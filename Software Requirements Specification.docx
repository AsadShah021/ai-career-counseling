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D8943B" w14:textId="2DD864F1" w:rsidR="00186309" w:rsidRPr="00186309" w:rsidRDefault="00186309" w:rsidP="00186309">
      <w:pPr>
        <w:pStyle w:val="Title"/>
        <w:pBdr>
          <w:top w:val="single" w:sz="24" w:space="1" w:color="000000"/>
        </w:pBdr>
        <w:rPr>
          <w:rFonts w:ascii="Times New Roman" w:hAnsi="Times New Roman" w:cs="Times New Roman"/>
          <w:sz w:val="60"/>
          <w:szCs w:val="60"/>
        </w:rPr>
      </w:pPr>
      <w:r w:rsidRPr="00186309">
        <w:rPr>
          <w:rFonts w:ascii="Times New Roman" w:hAnsi="Times New Roman" w:cs="Times New Roman"/>
          <w:sz w:val="60"/>
          <w:szCs w:val="60"/>
        </w:rPr>
        <w:t>Software Requirements Specification</w:t>
      </w:r>
    </w:p>
    <w:p w14:paraId="61A54099" w14:textId="149BF343" w:rsidR="00186309" w:rsidRPr="00186309" w:rsidRDefault="00186309" w:rsidP="00186309">
      <w:pPr>
        <w:jc w:val="right"/>
        <w:rPr>
          <w:rFonts w:cs="Times New Roman"/>
          <w:b/>
          <w:bCs/>
          <w:sz w:val="40"/>
          <w:szCs w:val="40"/>
          <w:lang w:val="en-CA"/>
        </w:rPr>
      </w:pPr>
      <w:r w:rsidRPr="00186309">
        <w:rPr>
          <w:rFonts w:cs="Times New Roman"/>
          <w:b/>
          <w:bCs/>
          <w:sz w:val="40"/>
          <w:szCs w:val="40"/>
          <w:lang w:val="en-CA"/>
        </w:rPr>
        <w:t xml:space="preserve">for </w:t>
      </w:r>
    </w:p>
    <w:p w14:paraId="3DD004BE" w14:textId="77777777" w:rsidR="00186309" w:rsidRPr="00186309" w:rsidRDefault="00186309" w:rsidP="00186309">
      <w:pPr>
        <w:jc w:val="right"/>
        <w:rPr>
          <w:rFonts w:cs="Times New Roman"/>
          <w:b/>
          <w:bCs/>
          <w:lang w:val="en-CA"/>
        </w:rPr>
      </w:pPr>
    </w:p>
    <w:p w14:paraId="027D121F" w14:textId="2A2361EC" w:rsidR="00186309" w:rsidRPr="00186309" w:rsidRDefault="00186309" w:rsidP="00186309">
      <w:pPr>
        <w:jc w:val="right"/>
        <w:rPr>
          <w:rFonts w:cs="Times New Roman"/>
          <w:b/>
          <w:bCs/>
          <w:iCs/>
          <w:sz w:val="56"/>
          <w:szCs w:val="56"/>
          <w:lang w:val="en-CA"/>
        </w:rPr>
      </w:pPr>
      <w:r w:rsidRPr="00186309">
        <w:rPr>
          <w:rFonts w:cs="Times New Roman"/>
          <w:b/>
          <w:bCs/>
          <w:iCs/>
          <w:sz w:val="56"/>
          <w:szCs w:val="56"/>
        </w:rPr>
        <w:t>AI Based Career Counselling and Career Transition Recommender System</w:t>
      </w:r>
    </w:p>
    <w:p w14:paraId="1C9A0394" w14:textId="45765085" w:rsidR="002D1762" w:rsidRPr="00F01DAB" w:rsidRDefault="00186309">
      <w:pPr>
        <w:jc w:val="right"/>
        <w:rPr>
          <w:rFonts w:cs="Times New Roman"/>
          <w:bCs/>
          <w:color w:val="auto"/>
          <w:sz w:val="28"/>
          <w:szCs w:val="28"/>
          <w:rPrChange w:id="3" w:author="Asad" w:date="2024-11-30T12:14:00Z">
            <w:rPr/>
          </w:rPrChange>
        </w:rPr>
        <w:pPrChange w:id="4" w:author="Asad" w:date="2024-11-30T12:14:00Z">
          <w:pPr>
            <w:pStyle w:val="Heading3"/>
            <w:jc w:val="right"/>
          </w:pPr>
        </w:pPrChange>
      </w:pPr>
      <w:r w:rsidRPr="00F01DAB">
        <w:rPr>
          <w:rFonts w:cs="Times New Roman"/>
          <w:b/>
          <w:bCs/>
          <w:color w:val="auto"/>
          <w:sz w:val="28"/>
          <w:szCs w:val="28"/>
          <w:rPrChange w:id="5" w:author="Asad" w:date="2024-11-30T12:14:00Z">
            <w:rPr/>
          </w:rPrChange>
        </w:rPr>
        <w:t>Version 1.1</w:t>
      </w:r>
    </w:p>
    <w:p w14:paraId="5337D1E2" w14:textId="5C1BC20E" w:rsidR="00186309" w:rsidRDefault="00186309" w:rsidP="00186309">
      <w:pPr>
        <w:jc w:val="right"/>
        <w:rPr>
          <w:ins w:id="6" w:author="Asad" w:date="2024-11-30T11:58:00Z"/>
          <w:rFonts w:cs="Times New Roman"/>
          <w:b/>
          <w:bCs/>
          <w:sz w:val="32"/>
          <w:szCs w:val="32"/>
        </w:rPr>
      </w:pPr>
      <w:r w:rsidRPr="00186309">
        <w:rPr>
          <w:rFonts w:cs="Times New Roman"/>
          <w:b/>
          <w:bCs/>
          <w:sz w:val="32"/>
          <w:szCs w:val="32"/>
        </w:rPr>
        <w:t>Prepared by</w:t>
      </w:r>
    </w:p>
    <w:p w14:paraId="2FF07F95" w14:textId="2F31C9A2" w:rsidR="0013106D" w:rsidRPr="0013106D" w:rsidRDefault="0013106D">
      <w:pPr>
        <w:jc w:val="center"/>
        <w:rPr>
          <w:rFonts w:cs="Times New Roman"/>
          <w:b/>
          <w:bCs/>
          <w:sz w:val="28"/>
          <w:szCs w:val="28"/>
          <w:rPrChange w:id="7" w:author="Asad" w:date="2024-11-30T11:59:00Z">
            <w:rPr>
              <w:rFonts w:cs="Times New Roman"/>
              <w:b/>
              <w:bCs/>
              <w:sz w:val="32"/>
              <w:szCs w:val="32"/>
            </w:rPr>
          </w:rPrChange>
        </w:rPr>
        <w:pPrChange w:id="8" w:author="Asad" w:date="2024-11-30T11:58:00Z">
          <w:pPr>
            <w:jc w:val="right"/>
          </w:pPr>
        </w:pPrChange>
      </w:pPr>
      <w:ins w:id="9" w:author="Asad" w:date="2024-11-30T11:58:00Z">
        <w:r w:rsidRPr="0013106D">
          <w:rPr>
            <w:rFonts w:cs="Times New Roman"/>
            <w:b/>
            <w:bCs/>
            <w:sz w:val="28"/>
            <w:szCs w:val="28"/>
            <w:rPrChange w:id="10" w:author="Asad" w:date="2024-11-30T11:59:00Z">
              <w:rPr>
                <w:rFonts w:cs="Times New Roman"/>
                <w:b/>
                <w:bCs/>
                <w:sz w:val="32"/>
                <w:szCs w:val="32"/>
              </w:rPr>
            </w:rPrChange>
          </w:rPr>
          <w:t xml:space="preserve">Group </w:t>
        </w:r>
        <w:proofErr w:type="gramStart"/>
        <w:r w:rsidRPr="0013106D">
          <w:rPr>
            <w:rFonts w:cs="Times New Roman"/>
            <w:b/>
            <w:bCs/>
            <w:sz w:val="28"/>
            <w:szCs w:val="28"/>
            <w:rPrChange w:id="11" w:author="Asad" w:date="2024-11-30T11:59:00Z">
              <w:rPr>
                <w:rFonts w:cs="Times New Roman"/>
                <w:b/>
                <w:bCs/>
                <w:sz w:val="32"/>
                <w:szCs w:val="32"/>
              </w:rPr>
            </w:rPrChange>
          </w:rPr>
          <w:t xml:space="preserve">name </w:t>
        </w:r>
      </w:ins>
      <w:ins w:id="12" w:author="Asad" w:date="2024-11-30T11:59:00Z">
        <w:r w:rsidRPr="0013106D">
          <w:rPr>
            <w:rFonts w:cs="Times New Roman"/>
            <w:b/>
            <w:bCs/>
            <w:sz w:val="28"/>
            <w:szCs w:val="28"/>
            <w:rPrChange w:id="13" w:author="Asad" w:date="2024-11-30T11:59:00Z">
              <w:rPr>
                <w:rFonts w:cs="Times New Roman"/>
                <w:b/>
                <w:bCs/>
                <w:sz w:val="32"/>
                <w:szCs w:val="32"/>
              </w:rPr>
            </w:rPrChange>
          </w:rPr>
          <w:t>:</w:t>
        </w:r>
        <w:proofErr w:type="gramEnd"/>
        <w:r w:rsidRPr="0013106D">
          <w:rPr>
            <w:rFonts w:cs="Times New Roman"/>
            <w:b/>
            <w:bCs/>
            <w:sz w:val="28"/>
            <w:szCs w:val="28"/>
            <w:rPrChange w:id="14" w:author="Asad" w:date="2024-11-30T11:59:00Z">
              <w:rPr>
                <w:rFonts w:cs="Times New Roman"/>
                <w:b/>
                <w:bCs/>
                <w:sz w:val="32"/>
                <w:szCs w:val="32"/>
              </w:rPr>
            </w:rPrChange>
          </w:rPr>
          <w:t xml:space="preserve"> </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5" w:author="Asad" w:date="2024-11-30T12:04:00Z">
          <w:tblPr>
            <w:tblStyle w:val="TableGrid"/>
            <w:tblW w:w="0" w:type="auto"/>
            <w:tblLook w:val="04A0" w:firstRow="1" w:lastRow="0" w:firstColumn="1" w:lastColumn="0" w:noHBand="0" w:noVBand="1"/>
          </w:tblPr>
        </w:tblPrChange>
      </w:tblPr>
      <w:tblGrid>
        <w:gridCol w:w="2570"/>
        <w:gridCol w:w="2523"/>
        <w:gridCol w:w="4257"/>
        <w:tblGridChange w:id="16">
          <w:tblGrid>
            <w:gridCol w:w="2570"/>
            <w:gridCol w:w="2523"/>
            <w:gridCol w:w="4257"/>
          </w:tblGrid>
        </w:tblGridChange>
      </w:tblGrid>
      <w:tr w:rsidR="00186309" w14:paraId="4F4DB161" w14:textId="77777777" w:rsidTr="00531ABF">
        <w:trPr>
          <w:ins w:id="17" w:author="Asad" w:date="2024-11-30T11:54:00Z"/>
        </w:trPr>
        <w:tc>
          <w:tcPr>
            <w:tcW w:w="2570" w:type="dxa"/>
            <w:vAlign w:val="center"/>
            <w:tcPrChange w:id="18" w:author="Asad" w:date="2024-11-30T12:04:00Z">
              <w:tcPr>
                <w:tcW w:w="2570" w:type="dxa"/>
              </w:tcPr>
            </w:tcPrChange>
          </w:tcPr>
          <w:p w14:paraId="044D46B6" w14:textId="5BEB20A6" w:rsidR="00186309" w:rsidRPr="00186309" w:rsidRDefault="00186309">
            <w:pPr>
              <w:rPr>
                <w:ins w:id="19" w:author="Asad" w:date="2024-11-30T11:54:00Z"/>
                <w:rFonts w:cs="Times New Roman"/>
                <w:b/>
                <w:bCs/>
                <w:sz w:val="22"/>
                <w:rPrChange w:id="20" w:author="Asad" w:date="2024-11-30T11:55:00Z">
                  <w:rPr>
                    <w:ins w:id="21" w:author="Asad" w:date="2024-11-30T11:54:00Z"/>
                    <w:rFonts w:cs="Times New Roman"/>
                    <w:b/>
                    <w:bCs/>
                    <w:sz w:val="32"/>
                    <w:szCs w:val="32"/>
                  </w:rPr>
                </w:rPrChange>
              </w:rPr>
              <w:pPrChange w:id="22" w:author="Asad" w:date="2024-11-30T11:55:00Z">
                <w:pPr>
                  <w:jc w:val="both"/>
                </w:pPr>
              </w:pPrChange>
            </w:pPr>
            <w:proofErr w:type="spellStart"/>
            <w:ins w:id="23" w:author="Asad" w:date="2024-11-30T11:54:00Z">
              <w:r w:rsidRPr="00186309">
                <w:rPr>
                  <w:rFonts w:cs="Times New Roman"/>
                  <w:b/>
                  <w:bCs/>
                  <w:sz w:val="22"/>
                  <w:rPrChange w:id="24" w:author="Asad" w:date="2024-11-30T11:55:00Z">
                    <w:rPr>
                      <w:rFonts w:cs="Times New Roman"/>
                      <w:b/>
                      <w:bCs/>
                      <w:sz w:val="32"/>
                      <w:szCs w:val="32"/>
                    </w:rPr>
                  </w:rPrChange>
                </w:rPr>
                <w:t>Fizza</w:t>
              </w:r>
              <w:proofErr w:type="spellEnd"/>
              <w:r w:rsidRPr="00186309">
                <w:rPr>
                  <w:rFonts w:cs="Times New Roman"/>
                  <w:b/>
                  <w:bCs/>
                  <w:sz w:val="22"/>
                  <w:rPrChange w:id="25" w:author="Asad" w:date="2024-11-30T11:55:00Z">
                    <w:rPr>
                      <w:rFonts w:cs="Times New Roman"/>
                      <w:b/>
                      <w:bCs/>
                      <w:sz w:val="32"/>
                      <w:szCs w:val="32"/>
                    </w:rPr>
                  </w:rPrChange>
                </w:rPr>
                <w:t xml:space="preserve"> Mazhar</w:t>
              </w:r>
            </w:ins>
          </w:p>
        </w:tc>
        <w:tc>
          <w:tcPr>
            <w:tcW w:w="2523" w:type="dxa"/>
            <w:vAlign w:val="center"/>
            <w:tcPrChange w:id="26" w:author="Asad" w:date="2024-11-30T12:04:00Z">
              <w:tcPr>
                <w:tcW w:w="2523" w:type="dxa"/>
              </w:tcPr>
            </w:tcPrChange>
          </w:tcPr>
          <w:p w14:paraId="239E5709" w14:textId="66506A1A" w:rsidR="00186309" w:rsidRPr="00186309" w:rsidRDefault="00186309">
            <w:pPr>
              <w:jc w:val="center"/>
              <w:rPr>
                <w:ins w:id="27" w:author="Asad" w:date="2024-11-30T11:54:00Z"/>
                <w:rFonts w:cs="Times New Roman"/>
                <w:b/>
                <w:bCs/>
                <w:sz w:val="22"/>
                <w:rPrChange w:id="28" w:author="Asad" w:date="2024-11-30T11:55:00Z">
                  <w:rPr>
                    <w:ins w:id="29" w:author="Asad" w:date="2024-11-30T11:54:00Z"/>
                    <w:rFonts w:cs="Times New Roman"/>
                    <w:b/>
                    <w:bCs/>
                    <w:sz w:val="32"/>
                    <w:szCs w:val="32"/>
                  </w:rPr>
                </w:rPrChange>
              </w:rPr>
              <w:pPrChange w:id="30" w:author="Asad" w:date="2024-12-01T12:29:00Z">
                <w:pPr>
                  <w:jc w:val="right"/>
                </w:pPr>
              </w:pPrChange>
            </w:pPr>
            <w:ins w:id="31" w:author="Asad" w:date="2024-11-30T11:54:00Z">
              <w:r w:rsidRPr="00186309">
                <w:rPr>
                  <w:rFonts w:cs="Times New Roman"/>
                  <w:b/>
                  <w:bCs/>
                  <w:sz w:val="22"/>
                  <w:rPrChange w:id="32" w:author="Asad" w:date="2024-11-30T11:55:00Z">
                    <w:rPr>
                      <w:rFonts w:cs="Times New Roman"/>
                      <w:b/>
                      <w:bCs/>
                      <w:sz w:val="32"/>
                      <w:szCs w:val="32"/>
                    </w:rPr>
                  </w:rPrChange>
                </w:rPr>
                <w:t>21-SE-017</w:t>
              </w:r>
            </w:ins>
          </w:p>
        </w:tc>
        <w:tc>
          <w:tcPr>
            <w:tcW w:w="4257" w:type="dxa"/>
            <w:vAlign w:val="center"/>
            <w:tcPrChange w:id="33" w:author="Asad" w:date="2024-11-30T12:04:00Z">
              <w:tcPr>
                <w:tcW w:w="4257" w:type="dxa"/>
              </w:tcPr>
            </w:tcPrChange>
          </w:tcPr>
          <w:p w14:paraId="0C7DC07A" w14:textId="36035391" w:rsidR="00186309" w:rsidRPr="00186309" w:rsidRDefault="00186309">
            <w:pPr>
              <w:jc w:val="right"/>
              <w:rPr>
                <w:ins w:id="34" w:author="Asad" w:date="2024-11-30T11:54:00Z"/>
                <w:rFonts w:cs="Times New Roman"/>
                <w:b/>
                <w:bCs/>
                <w:sz w:val="22"/>
                <w:rPrChange w:id="35" w:author="Asad" w:date="2024-11-30T11:55:00Z">
                  <w:rPr>
                    <w:ins w:id="36" w:author="Asad" w:date="2024-11-30T11:54:00Z"/>
                    <w:rFonts w:cs="Times New Roman"/>
                    <w:b/>
                    <w:bCs/>
                    <w:sz w:val="32"/>
                    <w:szCs w:val="32"/>
                  </w:rPr>
                </w:rPrChange>
              </w:rPr>
            </w:pPr>
            <w:ins w:id="37" w:author="Asad" w:date="2024-11-30T11:54:00Z">
              <w:r w:rsidRPr="00186309">
                <w:rPr>
                  <w:rFonts w:cs="Times New Roman"/>
                  <w:b/>
                  <w:bCs/>
                  <w:sz w:val="22"/>
                  <w:rPrChange w:id="38" w:author="Asad" w:date="2024-11-30T11:55:00Z">
                    <w:rPr>
                      <w:rFonts w:cs="Times New Roman"/>
                      <w:b/>
                      <w:bCs/>
                      <w:sz w:val="32"/>
                      <w:szCs w:val="32"/>
                    </w:rPr>
                  </w:rPrChange>
                </w:rPr>
                <w:t>21-SE-017@Student.hitecuni.edu.pk</w:t>
              </w:r>
            </w:ins>
          </w:p>
        </w:tc>
      </w:tr>
      <w:tr w:rsidR="00186309" w14:paraId="3BE7B177" w14:textId="77777777" w:rsidTr="00531ABF">
        <w:tc>
          <w:tcPr>
            <w:tcW w:w="2570" w:type="dxa"/>
            <w:vAlign w:val="center"/>
            <w:tcPrChange w:id="39" w:author="Asad" w:date="2024-11-30T12:04:00Z">
              <w:tcPr>
                <w:tcW w:w="2570" w:type="dxa"/>
              </w:tcPr>
            </w:tcPrChange>
          </w:tcPr>
          <w:p w14:paraId="43DEF96C" w14:textId="6798E378" w:rsidR="00186309" w:rsidRPr="00186309" w:rsidDel="00186309" w:rsidRDefault="00186309">
            <w:pPr>
              <w:rPr>
                <w:del w:id="40" w:author="Asad" w:date="2024-11-30T11:57:00Z"/>
                <w:rFonts w:cs="Times New Roman"/>
                <w:b/>
                <w:bCs/>
                <w:sz w:val="22"/>
                <w:rPrChange w:id="41" w:author="Asad" w:date="2024-11-30T11:55:00Z">
                  <w:rPr>
                    <w:del w:id="42" w:author="Asad" w:date="2024-11-30T11:57:00Z"/>
                    <w:rFonts w:cs="Times New Roman"/>
                    <w:b/>
                    <w:bCs/>
                    <w:sz w:val="32"/>
                    <w:szCs w:val="32"/>
                  </w:rPr>
                </w:rPrChange>
              </w:rPr>
              <w:pPrChange w:id="43" w:author="Asad" w:date="2024-11-30T11:55:00Z">
                <w:pPr>
                  <w:jc w:val="both"/>
                </w:pPr>
              </w:pPrChange>
            </w:pPr>
            <w:r w:rsidRPr="00186309">
              <w:rPr>
                <w:rFonts w:cs="Times New Roman"/>
                <w:b/>
                <w:bCs/>
                <w:sz w:val="22"/>
                <w:rPrChange w:id="44" w:author="Asad" w:date="2024-11-30T11:55:00Z">
                  <w:rPr>
                    <w:rFonts w:cs="Times New Roman"/>
                    <w:b/>
                    <w:bCs/>
                    <w:sz w:val="32"/>
                    <w:szCs w:val="32"/>
                  </w:rPr>
                </w:rPrChange>
              </w:rPr>
              <w:t xml:space="preserve">Asad Shah </w:t>
            </w:r>
          </w:p>
          <w:p w14:paraId="199E0945" w14:textId="77777777" w:rsidR="00186309" w:rsidRPr="00186309" w:rsidRDefault="00186309">
            <w:pPr>
              <w:rPr>
                <w:rFonts w:cs="Times New Roman"/>
                <w:b/>
                <w:bCs/>
                <w:sz w:val="22"/>
                <w:rPrChange w:id="45" w:author="Asad" w:date="2024-11-30T11:55:00Z">
                  <w:rPr>
                    <w:rFonts w:cs="Times New Roman"/>
                    <w:b/>
                    <w:bCs/>
                    <w:sz w:val="32"/>
                    <w:szCs w:val="32"/>
                  </w:rPr>
                </w:rPrChange>
              </w:rPr>
              <w:pPrChange w:id="46" w:author="Asad" w:date="2024-11-30T11:55:00Z">
                <w:pPr>
                  <w:jc w:val="right"/>
                </w:pPr>
              </w:pPrChange>
            </w:pPr>
          </w:p>
        </w:tc>
        <w:tc>
          <w:tcPr>
            <w:tcW w:w="2523" w:type="dxa"/>
            <w:vAlign w:val="center"/>
            <w:tcPrChange w:id="47" w:author="Asad" w:date="2024-11-30T12:04:00Z">
              <w:tcPr>
                <w:tcW w:w="2523" w:type="dxa"/>
              </w:tcPr>
            </w:tcPrChange>
          </w:tcPr>
          <w:p w14:paraId="5ED64FEA" w14:textId="51D70846" w:rsidR="00186309" w:rsidRPr="00186309" w:rsidRDefault="00186309">
            <w:pPr>
              <w:jc w:val="center"/>
              <w:rPr>
                <w:rFonts w:cs="Times New Roman"/>
                <w:b/>
                <w:bCs/>
                <w:sz w:val="22"/>
                <w:rPrChange w:id="48" w:author="Asad" w:date="2024-11-30T11:55:00Z">
                  <w:rPr>
                    <w:rFonts w:cs="Times New Roman"/>
                    <w:b/>
                    <w:bCs/>
                    <w:sz w:val="32"/>
                    <w:szCs w:val="32"/>
                  </w:rPr>
                </w:rPrChange>
              </w:rPr>
              <w:pPrChange w:id="49" w:author="Asad" w:date="2024-12-01T12:29:00Z">
                <w:pPr>
                  <w:jc w:val="right"/>
                </w:pPr>
              </w:pPrChange>
            </w:pPr>
            <w:r w:rsidRPr="00186309">
              <w:rPr>
                <w:rFonts w:cs="Times New Roman"/>
                <w:b/>
                <w:bCs/>
                <w:sz w:val="22"/>
                <w:rPrChange w:id="50" w:author="Asad" w:date="2024-11-30T11:55:00Z">
                  <w:rPr>
                    <w:rFonts w:cs="Times New Roman"/>
                    <w:b/>
                    <w:bCs/>
                    <w:sz w:val="32"/>
                    <w:szCs w:val="32"/>
                  </w:rPr>
                </w:rPrChange>
              </w:rPr>
              <w:t>21-SE-021</w:t>
            </w:r>
          </w:p>
        </w:tc>
        <w:tc>
          <w:tcPr>
            <w:tcW w:w="4257" w:type="dxa"/>
            <w:vAlign w:val="center"/>
            <w:tcPrChange w:id="51" w:author="Asad" w:date="2024-11-30T12:04:00Z">
              <w:tcPr>
                <w:tcW w:w="4257" w:type="dxa"/>
              </w:tcPr>
            </w:tcPrChange>
          </w:tcPr>
          <w:p w14:paraId="5EC4B885" w14:textId="08FE6310" w:rsidR="00186309" w:rsidRPr="00186309" w:rsidRDefault="00186309">
            <w:pPr>
              <w:jc w:val="right"/>
              <w:rPr>
                <w:rFonts w:cs="Times New Roman"/>
                <w:b/>
                <w:bCs/>
                <w:sz w:val="22"/>
                <w:rPrChange w:id="52" w:author="Asad" w:date="2024-11-30T11:55:00Z">
                  <w:rPr>
                    <w:rFonts w:cs="Times New Roman"/>
                    <w:b/>
                    <w:bCs/>
                    <w:sz w:val="32"/>
                    <w:szCs w:val="32"/>
                  </w:rPr>
                </w:rPrChange>
              </w:rPr>
            </w:pPr>
            <w:r w:rsidRPr="00186309">
              <w:rPr>
                <w:rFonts w:cs="Times New Roman"/>
                <w:b/>
                <w:bCs/>
                <w:sz w:val="22"/>
                <w:rPrChange w:id="53" w:author="Asad" w:date="2024-11-30T11:55:00Z">
                  <w:rPr>
                    <w:rFonts w:cs="Times New Roman"/>
                    <w:b/>
                    <w:bCs/>
                    <w:sz w:val="32"/>
                    <w:szCs w:val="32"/>
                  </w:rPr>
                </w:rPrChange>
              </w:rPr>
              <w:t>21-S</w:t>
            </w:r>
            <w:ins w:id="54" w:author="Asad" w:date="2024-11-30T11:53:00Z">
              <w:r w:rsidRPr="00186309">
                <w:rPr>
                  <w:rFonts w:cs="Times New Roman"/>
                  <w:b/>
                  <w:bCs/>
                  <w:sz w:val="22"/>
                  <w:rPrChange w:id="55" w:author="Asad" w:date="2024-11-30T11:55:00Z">
                    <w:rPr>
                      <w:rFonts w:cs="Times New Roman"/>
                      <w:b/>
                      <w:bCs/>
                      <w:sz w:val="32"/>
                      <w:szCs w:val="32"/>
                    </w:rPr>
                  </w:rPrChange>
                </w:rPr>
                <w:t>E-021@Student.hitecuni.edu</w:t>
              </w:r>
            </w:ins>
            <w:ins w:id="56" w:author="Asad" w:date="2024-11-30T11:54:00Z">
              <w:r w:rsidRPr="00186309">
                <w:rPr>
                  <w:rFonts w:cs="Times New Roman"/>
                  <w:b/>
                  <w:bCs/>
                  <w:sz w:val="22"/>
                  <w:rPrChange w:id="57" w:author="Asad" w:date="2024-11-30T11:55:00Z">
                    <w:rPr>
                      <w:rFonts w:cs="Times New Roman"/>
                      <w:b/>
                      <w:bCs/>
                      <w:sz w:val="32"/>
                      <w:szCs w:val="32"/>
                    </w:rPr>
                  </w:rPrChange>
                </w:rPr>
                <w:t>.pk</w:t>
              </w:r>
            </w:ins>
          </w:p>
        </w:tc>
      </w:tr>
      <w:tr w:rsidR="00186309" w:rsidDel="00186309" w14:paraId="0E007D98" w14:textId="6857038A" w:rsidTr="00531ABF">
        <w:trPr>
          <w:del w:id="58" w:author="Asad" w:date="2024-11-30T11:55:00Z"/>
        </w:trPr>
        <w:tc>
          <w:tcPr>
            <w:tcW w:w="2570" w:type="dxa"/>
            <w:vAlign w:val="center"/>
            <w:tcPrChange w:id="59" w:author="Asad" w:date="2024-11-30T12:04:00Z">
              <w:tcPr>
                <w:tcW w:w="2570" w:type="dxa"/>
              </w:tcPr>
            </w:tcPrChange>
          </w:tcPr>
          <w:p w14:paraId="428FF254" w14:textId="3E93773C" w:rsidR="00186309" w:rsidDel="00186309" w:rsidRDefault="00186309" w:rsidP="00186309">
            <w:pPr>
              <w:jc w:val="right"/>
              <w:rPr>
                <w:del w:id="60" w:author="Asad" w:date="2024-11-30T11:55:00Z"/>
                <w:rFonts w:cs="Times New Roman"/>
                <w:b/>
                <w:bCs/>
                <w:sz w:val="32"/>
                <w:szCs w:val="32"/>
              </w:rPr>
            </w:pPr>
          </w:p>
        </w:tc>
        <w:tc>
          <w:tcPr>
            <w:tcW w:w="2523" w:type="dxa"/>
            <w:vAlign w:val="center"/>
            <w:tcPrChange w:id="61" w:author="Asad" w:date="2024-11-30T12:04:00Z">
              <w:tcPr>
                <w:tcW w:w="2523" w:type="dxa"/>
              </w:tcPr>
            </w:tcPrChange>
          </w:tcPr>
          <w:p w14:paraId="27506106" w14:textId="3A520EBE" w:rsidR="00186309" w:rsidDel="00186309" w:rsidRDefault="00186309" w:rsidP="00186309">
            <w:pPr>
              <w:jc w:val="right"/>
              <w:rPr>
                <w:del w:id="62" w:author="Asad" w:date="2024-11-30T11:55:00Z"/>
                <w:rFonts w:cs="Times New Roman"/>
                <w:b/>
                <w:bCs/>
                <w:sz w:val="32"/>
                <w:szCs w:val="32"/>
              </w:rPr>
            </w:pPr>
          </w:p>
        </w:tc>
        <w:tc>
          <w:tcPr>
            <w:tcW w:w="4257" w:type="dxa"/>
            <w:vAlign w:val="center"/>
            <w:tcPrChange w:id="63" w:author="Asad" w:date="2024-11-30T12:04:00Z">
              <w:tcPr>
                <w:tcW w:w="4257" w:type="dxa"/>
              </w:tcPr>
            </w:tcPrChange>
          </w:tcPr>
          <w:p w14:paraId="51A6FB38" w14:textId="790C4F9C" w:rsidR="00186309" w:rsidDel="00186309" w:rsidRDefault="00186309" w:rsidP="00186309">
            <w:pPr>
              <w:jc w:val="right"/>
              <w:rPr>
                <w:del w:id="64" w:author="Asad" w:date="2024-11-30T11:55:00Z"/>
                <w:rFonts w:cs="Times New Roman"/>
                <w:b/>
                <w:bCs/>
                <w:sz w:val="32"/>
                <w:szCs w:val="32"/>
              </w:rPr>
            </w:pPr>
          </w:p>
        </w:tc>
      </w:tr>
    </w:tbl>
    <w:p w14:paraId="66FBE172" w14:textId="3930DD47" w:rsidR="00186309" w:rsidRDefault="00186309" w:rsidP="00186309">
      <w:pPr>
        <w:jc w:val="right"/>
        <w:rPr>
          <w:ins w:id="65" w:author="Asad" w:date="2024-11-30T12:00:00Z"/>
          <w:rFonts w:cs="Times New Roman"/>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66" w:author="Asad" w:date="2024-11-30T12:04:00Z">
          <w:tblPr>
            <w:tblStyle w:val="TableGrid"/>
            <w:tblW w:w="0" w:type="auto"/>
            <w:tblLook w:val="04A0" w:firstRow="1" w:lastRow="0" w:firstColumn="1" w:lastColumn="0" w:noHBand="0" w:noVBand="1"/>
          </w:tblPr>
        </w:tblPrChange>
      </w:tblPr>
      <w:tblGrid>
        <w:gridCol w:w="4675"/>
        <w:gridCol w:w="4675"/>
        <w:tblGridChange w:id="67">
          <w:tblGrid>
            <w:gridCol w:w="4675"/>
            <w:gridCol w:w="4675"/>
          </w:tblGrid>
        </w:tblGridChange>
      </w:tblGrid>
      <w:tr w:rsidR="00531ABF" w14:paraId="4082D47F" w14:textId="77777777" w:rsidTr="00531ABF">
        <w:trPr>
          <w:ins w:id="68" w:author="Asad" w:date="2024-11-30T12:00:00Z"/>
        </w:trPr>
        <w:tc>
          <w:tcPr>
            <w:tcW w:w="4675" w:type="dxa"/>
            <w:tcPrChange w:id="69" w:author="Asad" w:date="2024-11-30T12:04:00Z">
              <w:tcPr>
                <w:tcW w:w="4675" w:type="dxa"/>
              </w:tcPr>
            </w:tcPrChange>
          </w:tcPr>
          <w:p w14:paraId="4644C385" w14:textId="2B2619F0" w:rsidR="00531ABF" w:rsidRDefault="00531ABF" w:rsidP="00531ABF">
            <w:pPr>
              <w:jc w:val="right"/>
              <w:rPr>
                <w:ins w:id="70" w:author="Asad" w:date="2024-11-30T12:00:00Z"/>
                <w:rFonts w:cs="Times New Roman"/>
                <w:b/>
                <w:bCs/>
                <w:sz w:val="32"/>
                <w:szCs w:val="32"/>
              </w:rPr>
            </w:pPr>
            <w:ins w:id="71" w:author="Asad" w:date="2024-11-30T12:01:00Z">
              <w:r>
                <w:rPr>
                  <w:rFonts w:cs="Times New Roman"/>
                  <w:b/>
                  <w:bCs/>
                  <w:sz w:val="32"/>
                  <w:szCs w:val="32"/>
                </w:rPr>
                <w:t>Instructor:</w:t>
              </w:r>
            </w:ins>
          </w:p>
        </w:tc>
        <w:tc>
          <w:tcPr>
            <w:tcW w:w="4675" w:type="dxa"/>
            <w:vAlign w:val="center"/>
            <w:tcPrChange w:id="72" w:author="Asad" w:date="2024-11-30T12:04:00Z">
              <w:tcPr>
                <w:tcW w:w="4675" w:type="dxa"/>
              </w:tcPr>
            </w:tcPrChange>
          </w:tcPr>
          <w:p w14:paraId="570D9E68" w14:textId="59EFA84C" w:rsidR="00531ABF" w:rsidRPr="00531ABF" w:rsidRDefault="00531ABF">
            <w:pPr>
              <w:tabs>
                <w:tab w:val="left" w:pos="280"/>
              </w:tabs>
              <w:rPr>
                <w:ins w:id="73" w:author="Asad" w:date="2024-11-30T12:00:00Z"/>
                <w:rFonts w:cs="Times New Roman"/>
                <w:b/>
                <w:bCs/>
                <w:i/>
                <w:iCs/>
                <w:sz w:val="22"/>
                <w:rPrChange w:id="74" w:author="Asad" w:date="2024-11-30T12:04:00Z">
                  <w:rPr>
                    <w:ins w:id="75" w:author="Asad" w:date="2024-11-30T12:00:00Z"/>
                    <w:rFonts w:cs="Times New Roman"/>
                    <w:b/>
                    <w:bCs/>
                    <w:sz w:val="32"/>
                    <w:szCs w:val="32"/>
                  </w:rPr>
                </w:rPrChange>
              </w:rPr>
              <w:pPrChange w:id="76" w:author="Asad" w:date="2024-11-30T12:02:00Z">
                <w:pPr>
                  <w:jc w:val="right"/>
                </w:pPr>
              </w:pPrChange>
            </w:pPr>
            <w:ins w:id="77" w:author="Asad" w:date="2024-11-30T12:02:00Z">
              <w:r w:rsidRPr="00531ABF">
                <w:rPr>
                  <w:rFonts w:cs="Times New Roman"/>
                  <w:b/>
                  <w:bCs/>
                  <w:i/>
                  <w:iCs/>
                  <w:sz w:val="22"/>
                  <w:rPrChange w:id="78" w:author="Asad" w:date="2024-11-30T12:04:00Z">
                    <w:rPr>
                      <w:rFonts w:cs="Times New Roman"/>
                      <w:b/>
                      <w:bCs/>
                      <w:sz w:val="32"/>
                      <w:szCs w:val="32"/>
                    </w:rPr>
                  </w:rPrChange>
                </w:rPr>
                <w:t>Miss Amber Urooj</w:t>
              </w:r>
            </w:ins>
          </w:p>
        </w:tc>
      </w:tr>
      <w:tr w:rsidR="00531ABF" w14:paraId="2433ECD1" w14:textId="77777777" w:rsidTr="00531ABF">
        <w:trPr>
          <w:ins w:id="79" w:author="Asad" w:date="2024-11-30T12:00:00Z"/>
        </w:trPr>
        <w:tc>
          <w:tcPr>
            <w:tcW w:w="4675" w:type="dxa"/>
            <w:tcPrChange w:id="80" w:author="Asad" w:date="2024-11-30T12:04:00Z">
              <w:tcPr>
                <w:tcW w:w="4675" w:type="dxa"/>
              </w:tcPr>
            </w:tcPrChange>
          </w:tcPr>
          <w:p w14:paraId="761EE85F" w14:textId="7F206972" w:rsidR="00531ABF" w:rsidRDefault="00531ABF" w:rsidP="00531ABF">
            <w:pPr>
              <w:jc w:val="right"/>
              <w:rPr>
                <w:ins w:id="81" w:author="Asad" w:date="2024-11-30T12:00:00Z"/>
                <w:rFonts w:cs="Times New Roman"/>
                <w:b/>
                <w:bCs/>
                <w:sz w:val="32"/>
                <w:szCs w:val="32"/>
              </w:rPr>
            </w:pPr>
            <w:ins w:id="82" w:author="Asad" w:date="2024-11-30T12:01:00Z">
              <w:r>
                <w:rPr>
                  <w:rFonts w:cs="Times New Roman"/>
                  <w:b/>
                  <w:bCs/>
                  <w:sz w:val="32"/>
                  <w:szCs w:val="32"/>
                </w:rPr>
                <w:t>Course:</w:t>
              </w:r>
            </w:ins>
          </w:p>
        </w:tc>
        <w:tc>
          <w:tcPr>
            <w:tcW w:w="4675" w:type="dxa"/>
            <w:vAlign w:val="center"/>
            <w:tcPrChange w:id="83" w:author="Asad" w:date="2024-11-30T12:04:00Z">
              <w:tcPr>
                <w:tcW w:w="4675" w:type="dxa"/>
              </w:tcPr>
            </w:tcPrChange>
          </w:tcPr>
          <w:p w14:paraId="1AC5755B" w14:textId="752CFCEB" w:rsidR="00531ABF" w:rsidRPr="00531ABF" w:rsidRDefault="00531ABF">
            <w:pPr>
              <w:rPr>
                <w:ins w:id="84" w:author="Asad" w:date="2024-11-30T12:00:00Z"/>
                <w:rFonts w:cs="Times New Roman"/>
                <w:b/>
                <w:bCs/>
                <w:i/>
                <w:iCs/>
                <w:sz w:val="22"/>
                <w:rPrChange w:id="85" w:author="Asad" w:date="2024-11-30T12:04:00Z">
                  <w:rPr>
                    <w:ins w:id="86" w:author="Asad" w:date="2024-11-30T12:00:00Z"/>
                    <w:rFonts w:cs="Times New Roman"/>
                    <w:b/>
                    <w:bCs/>
                    <w:sz w:val="32"/>
                    <w:szCs w:val="32"/>
                  </w:rPr>
                </w:rPrChange>
              </w:rPr>
              <w:pPrChange w:id="87" w:author="Asad" w:date="2024-11-30T12:02:00Z">
                <w:pPr>
                  <w:jc w:val="right"/>
                </w:pPr>
              </w:pPrChange>
            </w:pPr>
            <w:ins w:id="88" w:author="Asad" w:date="2024-11-30T12:02:00Z">
              <w:r w:rsidRPr="00531ABF">
                <w:rPr>
                  <w:rFonts w:cs="Times New Roman"/>
                  <w:b/>
                  <w:bCs/>
                  <w:i/>
                  <w:iCs/>
                  <w:sz w:val="22"/>
                  <w:rPrChange w:id="89" w:author="Asad" w:date="2024-11-30T12:04:00Z">
                    <w:rPr>
                      <w:rFonts w:cs="Times New Roman"/>
                      <w:b/>
                      <w:bCs/>
                      <w:sz w:val="32"/>
                      <w:szCs w:val="32"/>
                    </w:rPr>
                  </w:rPrChange>
                </w:rPr>
                <w:t>FYP</w:t>
              </w:r>
            </w:ins>
          </w:p>
        </w:tc>
      </w:tr>
      <w:tr w:rsidR="00531ABF" w14:paraId="462772F0" w14:textId="77777777" w:rsidTr="00531ABF">
        <w:trPr>
          <w:ins w:id="90" w:author="Asad" w:date="2024-11-30T12:00:00Z"/>
        </w:trPr>
        <w:tc>
          <w:tcPr>
            <w:tcW w:w="4675" w:type="dxa"/>
            <w:tcPrChange w:id="91" w:author="Asad" w:date="2024-11-30T12:04:00Z">
              <w:tcPr>
                <w:tcW w:w="4675" w:type="dxa"/>
              </w:tcPr>
            </w:tcPrChange>
          </w:tcPr>
          <w:p w14:paraId="7710CFB6" w14:textId="0947F6F2" w:rsidR="00531ABF" w:rsidRDefault="00531ABF" w:rsidP="00531ABF">
            <w:pPr>
              <w:jc w:val="right"/>
              <w:rPr>
                <w:ins w:id="92" w:author="Asad" w:date="2024-11-30T12:00:00Z"/>
                <w:rFonts w:cs="Times New Roman"/>
                <w:b/>
                <w:bCs/>
                <w:sz w:val="32"/>
                <w:szCs w:val="32"/>
              </w:rPr>
            </w:pPr>
            <w:ins w:id="93" w:author="Asad" w:date="2024-11-30T12:01:00Z">
              <w:r>
                <w:rPr>
                  <w:rFonts w:cs="Times New Roman"/>
                  <w:b/>
                  <w:bCs/>
                  <w:sz w:val="32"/>
                  <w:szCs w:val="32"/>
                </w:rPr>
                <w:t>Lab Section:</w:t>
              </w:r>
            </w:ins>
          </w:p>
        </w:tc>
        <w:tc>
          <w:tcPr>
            <w:tcW w:w="4675" w:type="dxa"/>
            <w:vAlign w:val="center"/>
            <w:tcPrChange w:id="94" w:author="Asad" w:date="2024-11-30T12:04:00Z">
              <w:tcPr>
                <w:tcW w:w="4675" w:type="dxa"/>
              </w:tcPr>
            </w:tcPrChange>
          </w:tcPr>
          <w:p w14:paraId="5AFD6563" w14:textId="77777777" w:rsidR="00531ABF" w:rsidRPr="00531ABF" w:rsidRDefault="00531ABF" w:rsidP="00186309">
            <w:pPr>
              <w:jc w:val="right"/>
              <w:rPr>
                <w:ins w:id="95" w:author="Asad" w:date="2024-11-30T12:00:00Z"/>
                <w:rFonts w:cs="Times New Roman"/>
                <w:b/>
                <w:bCs/>
                <w:i/>
                <w:iCs/>
                <w:sz w:val="22"/>
                <w:rPrChange w:id="96" w:author="Asad" w:date="2024-11-30T12:04:00Z">
                  <w:rPr>
                    <w:ins w:id="97" w:author="Asad" w:date="2024-11-30T12:00:00Z"/>
                    <w:rFonts w:cs="Times New Roman"/>
                    <w:b/>
                    <w:bCs/>
                    <w:sz w:val="32"/>
                    <w:szCs w:val="32"/>
                  </w:rPr>
                </w:rPrChange>
              </w:rPr>
            </w:pPr>
          </w:p>
        </w:tc>
      </w:tr>
      <w:tr w:rsidR="00531ABF" w14:paraId="0880E0C6" w14:textId="77777777" w:rsidTr="00531ABF">
        <w:trPr>
          <w:ins w:id="98" w:author="Asad" w:date="2024-11-30T12:00:00Z"/>
        </w:trPr>
        <w:tc>
          <w:tcPr>
            <w:tcW w:w="4675" w:type="dxa"/>
            <w:tcPrChange w:id="99" w:author="Asad" w:date="2024-11-30T12:04:00Z">
              <w:tcPr>
                <w:tcW w:w="4675" w:type="dxa"/>
              </w:tcPr>
            </w:tcPrChange>
          </w:tcPr>
          <w:p w14:paraId="72713135" w14:textId="27308080" w:rsidR="00531ABF" w:rsidRDefault="00531ABF">
            <w:pPr>
              <w:tabs>
                <w:tab w:val="left" w:pos="940"/>
              </w:tabs>
              <w:jc w:val="right"/>
              <w:rPr>
                <w:ins w:id="100" w:author="Asad" w:date="2024-11-30T12:00:00Z"/>
                <w:rFonts w:cs="Times New Roman"/>
                <w:b/>
                <w:bCs/>
                <w:sz w:val="32"/>
                <w:szCs w:val="32"/>
              </w:rPr>
              <w:pPrChange w:id="101" w:author="Asad" w:date="2024-11-30T12:02:00Z">
                <w:pPr>
                  <w:jc w:val="right"/>
                </w:pPr>
              </w:pPrChange>
            </w:pPr>
            <w:ins w:id="102" w:author="Asad" w:date="2024-11-30T12:01:00Z">
              <w:r>
                <w:rPr>
                  <w:rFonts w:cs="Times New Roman"/>
                  <w:b/>
                  <w:bCs/>
                  <w:sz w:val="32"/>
                  <w:szCs w:val="32"/>
                </w:rPr>
                <w:t>Teaching Assistant:</w:t>
              </w:r>
            </w:ins>
          </w:p>
        </w:tc>
        <w:tc>
          <w:tcPr>
            <w:tcW w:w="4675" w:type="dxa"/>
            <w:vAlign w:val="center"/>
            <w:tcPrChange w:id="103" w:author="Asad" w:date="2024-11-30T12:04:00Z">
              <w:tcPr>
                <w:tcW w:w="4675" w:type="dxa"/>
              </w:tcPr>
            </w:tcPrChange>
          </w:tcPr>
          <w:p w14:paraId="7B79BE27" w14:textId="5D5BB202" w:rsidR="00531ABF" w:rsidRPr="00531ABF" w:rsidRDefault="00531ABF">
            <w:pPr>
              <w:tabs>
                <w:tab w:val="left" w:pos="227"/>
              </w:tabs>
              <w:rPr>
                <w:ins w:id="104" w:author="Asad" w:date="2024-11-30T12:00:00Z"/>
                <w:rFonts w:cs="Times New Roman"/>
                <w:b/>
                <w:bCs/>
                <w:i/>
                <w:iCs/>
                <w:sz w:val="22"/>
                <w:rPrChange w:id="105" w:author="Asad" w:date="2024-11-30T12:04:00Z">
                  <w:rPr>
                    <w:ins w:id="106" w:author="Asad" w:date="2024-11-30T12:00:00Z"/>
                    <w:rFonts w:cs="Times New Roman"/>
                    <w:b/>
                    <w:bCs/>
                    <w:sz w:val="32"/>
                    <w:szCs w:val="32"/>
                  </w:rPr>
                </w:rPrChange>
              </w:rPr>
              <w:pPrChange w:id="107" w:author="Asad" w:date="2024-11-30T12:03:00Z">
                <w:pPr>
                  <w:jc w:val="right"/>
                </w:pPr>
              </w:pPrChange>
            </w:pPr>
            <w:ins w:id="108" w:author="Asad" w:date="2024-11-30T12:03:00Z">
              <w:r w:rsidRPr="00531ABF">
                <w:rPr>
                  <w:rFonts w:cs="Times New Roman"/>
                  <w:b/>
                  <w:bCs/>
                  <w:i/>
                  <w:iCs/>
                  <w:sz w:val="22"/>
                  <w:rPrChange w:id="109" w:author="Asad" w:date="2024-11-30T12:04:00Z">
                    <w:rPr>
                      <w:rFonts w:cs="Times New Roman"/>
                      <w:b/>
                      <w:bCs/>
                      <w:sz w:val="32"/>
                      <w:szCs w:val="32"/>
                    </w:rPr>
                  </w:rPrChange>
                </w:rPr>
                <w:t>Miss Fatima Rani</w:t>
              </w:r>
            </w:ins>
          </w:p>
        </w:tc>
      </w:tr>
      <w:tr w:rsidR="00531ABF" w14:paraId="42893BD6" w14:textId="77777777" w:rsidTr="00531ABF">
        <w:trPr>
          <w:ins w:id="110" w:author="Asad" w:date="2024-11-30T12:00:00Z"/>
        </w:trPr>
        <w:tc>
          <w:tcPr>
            <w:tcW w:w="4675" w:type="dxa"/>
            <w:tcPrChange w:id="111" w:author="Asad" w:date="2024-11-30T12:04:00Z">
              <w:tcPr>
                <w:tcW w:w="4675" w:type="dxa"/>
              </w:tcPr>
            </w:tcPrChange>
          </w:tcPr>
          <w:p w14:paraId="533BB01F" w14:textId="71FA487C" w:rsidR="00531ABF" w:rsidRDefault="00531ABF" w:rsidP="00531ABF">
            <w:pPr>
              <w:jc w:val="right"/>
              <w:rPr>
                <w:ins w:id="112" w:author="Asad" w:date="2024-11-30T12:00:00Z"/>
                <w:rFonts w:cs="Times New Roman"/>
                <w:b/>
                <w:bCs/>
                <w:sz w:val="32"/>
                <w:szCs w:val="32"/>
              </w:rPr>
            </w:pPr>
            <w:ins w:id="113" w:author="Asad" w:date="2024-11-30T12:02:00Z">
              <w:r>
                <w:rPr>
                  <w:rFonts w:cs="Times New Roman"/>
                  <w:b/>
                  <w:bCs/>
                  <w:sz w:val="32"/>
                  <w:szCs w:val="32"/>
                </w:rPr>
                <w:t>Date:</w:t>
              </w:r>
            </w:ins>
          </w:p>
        </w:tc>
        <w:tc>
          <w:tcPr>
            <w:tcW w:w="4675" w:type="dxa"/>
            <w:vAlign w:val="center"/>
            <w:tcPrChange w:id="114" w:author="Asad" w:date="2024-11-30T12:04:00Z">
              <w:tcPr>
                <w:tcW w:w="4675" w:type="dxa"/>
              </w:tcPr>
            </w:tcPrChange>
          </w:tcPr>
          <w:p w14:paraId="33E064D6" w14:textId="600A2CF5" w:rsidR="00531ABF" w:rsidRPr="00531ABF" w:rsidRDefault="00531ABF">
            <w:pPr>
              <w:rPr>
                <w:ins w:id="115" w:author="Asad" w:date="2024-11-30T12:00:00Z"/>
                <w:rFonts w:cs="Times New Roman"/>
                <w:b/>
                <w:bCs/>
                <w:i/>
                <w:iCs/>
                <w:sz w:val="22"/>
                <w:rPrChange w:id="116" w:author="Asad" w:date="2024-11-30T12:04:00Z">
                  <w:rPr>
                    <w:ins w:id="117" w:author="Asad" w:date="2024-11-30T12:00:00Z"/>
                    <w:rFonts w:cs="Times New Roman"/>
                    <w:b/>
                    <w:bCs/>
                    <w:sz w:val="32"/>
                    <w:szCs w:val="32"/>
                  </w:rPr>
                </w:rPrChange>
              </w:rPr>
              <w:pPrChange w:id="118" w:author="Asad" w:date="2024-11-30T12:03:00Z">
                <w:pPr>
                  <w:jc w:val="right"/>
                </w:pPr>
              </w:pPrChange>
            </w:pPr>
            <w:ins w:id="119" w:author="Asad" w:date="2024-11-30T12:03:00Z">
              <w:r w:rsidRPr="00531ABF">
                <w:rPr>
                  <w:rFonts w:cs="Times New Roman"/>
                  <w:b/>
                  <w:bCs/>
                  <w:i/>
                  <w:iCs/>
                  <w:sz w:val="22"/>
                  <w:rPrChange w:id="120" w:author="Asad" w:date="2024-11-30T12:04:00Z">
                    <w:rPr>
                      <w:rFonts w:cs="Times New Roman"/>
                      <w:b/>
                      <w:bCs/>
                      <w:sz w:val="32"/>
                      <w:szCs w:val="32"/>
                    </w:rPr>
                  </w:rPrChange>
                </w:rPr>
                <w:t>19-12-2024</w:t>
              </w:r>
            </w:ins>
          </w:p>
        </w:tc>
      </w:tr>
    </w:tbl>
    <w:p w14:paraId="22A5B8EC" w14:textId="48421E39" w:rsidR="00531ABF" w:rsidRDefault="00531ABF" w:rsidP="00186309">
      <w:pPr>
        <w:jc w:val="right"/>
        <w:rPr>
          <w:ins w:id="121" w:author="Asad" w:date="2024-11-30T12:06:00Z"/>
          <w:rFonts w:cs="Times New Roman"/>
          <w:b/>
          <w:bCs/>
          <w:sz w:val="32"/>
          <w:szCs w:val="32"/>
        </w:rPr>
      </w:pPr>
    </w:p>
    <w:p w14:paraId="2B8E4D2C" w14:textId="0D334A02" w:rsidR="00531ABF" w:rsidRDefault="00531ABF" w:rsidP="00186309">
      <w:pPr>
        <w:jc w:val="right"/>
        <w:rPr>
          <w:ins w:id="122" w:author="Asad" w:date="2024-11-30T12:06:00Z"/>
          <w:rFonts w:cs="Times New Roman"/>
          <w:b/>
          <w:bCs/>
          <w:sz w:val="32"/>
          <w:szCs w:val="32"/>
        </w:rPr>
      </w:pPr>
    </w:p>
    <w:p w14:paraId="03AAEAF9" w14:textId="4F05076E" w:rsidR="00531ABF" w:rsidRDefault="00531ABF" w:rsidP="00186309">
      <w:pPr>
        <w:jc w:val="right"/>
        <w:rPr>
          <w:ins w:id="123" w:author="Asad" w:date="2024-11-30T12:06:00Z"/>
          <w:rFonts w:cs="Times New Roman"/>
          <w:b/>
          <w:bCs/>
          <w:sz w:val="32"/>
          <w:szCs w:val="32"/>
        </w:rPr>
      </w:pPr>
    </w:p>
    <w:p w14:paraId="0EFAF0EA" w14:textId="142464CC" w:rsidR="00531ABF" w:rsidDel="00CE3FC0" w:rsidRDefault="00531ABF">
      <w:pPr>
        <w:rPr>
          <w:del w:id="124" w:author="Asad Shah" w:date="2025-01-13T02:29:00Z"/>
          <w:rFonts w:cs="Times New Roman"/>
          <w:b/>
          <w:bCs/>
          <w:sz w:val="32"/>
          <w:szCs w:val="32"/>
        </w:rPr>
      </w:pPr>
    </w:p>
    <w:p w14:paraId="533BA87F" w14:textId="32BBE76E" w:rsidR="00CE3FC0" w:rsidRDefault="00CE3FC0" w:rsidP="00186309">
      <w:pPr>
        <w:jc w:val="right"/>
        <w:rPr>
          <w:ins w:id="125" w:author="Asad Shah" w:date="2025-01-13T02:30:00Z"/>
          <w:rFonts w:cs="Times New Roman"/>
          <w:b/>
          <w:bCs/>
          <w:sz w:val="32"/>
          <w:szCs w:val="32"/>
        </w:rPr>
      </w:pPr>
    </w:p>
    <w:p w14:paraId="18D3F277" w14:textId="17D2ACCE" w:rsidR="00870626" w:rsidDel="003E486C" w:rsidRDefault="00870626">
      <w:pPr>
        <w:rPr>
          <w:del w:id="126" w:author="Asad Shah" w:date="2025-01-13T02:28:00Z"/>
          <w:rFonts w:cs="Times New Roman"/>
          <w:b/>
          <w:bCs/>
          <w:sz w:val="32"/>
          <w:szCs w:val="32"/>
        </w:rPr>
      </w:pPr>
    </w:p>
    <w:p w14:paraId="7A03B5EF" w14:textId="77777777" w:rsidR="003E486C" w:rsidRDefault="003E486C">
      <w:pPr>
        <w:rPr>
          <w:ins w:id="127" w:author="Asad Shah" w:date="2025-01-13T02:43:00Z"/>
        </w:rPr>
        <w:sectPr w:rsidR="003E486C" w:rsidSect="003E486C">
          <w:headerReference w:type="default" r:id="rId8"/>
          <w:footerReference w:type="default" r:id="rId9"/>
          <w:footerReference w:type="first" r:id="rId10"/>
          <w:pgSz w:w="12240" w:h="15840"/>
          <w:pgMar w:top="1440" w:right="1296" w:bottom="1440" w:left="1296" w:header="720" w:footer="720" w:gutter="0"/>
          <w:pgNumType w:fmt="lowerRoman" w:start="1"/>
          <w:cols w:space="720"/>
          <w:titlePg/>
          <w:docGrid w:linePitch="360"/>
        </w:sectPr>
      </w:pPr>
    </w:p>
    <w:p w14:paraId="27DC5553" w14:textId="4FB533F8" w:rsidR="00531ABF" w:rsidRPr="00F01DAB" w:rsidDel="0061182E" w:rsidRDefault="00531ABF">
      <w:pPr>
        <w:rPr>
          <w:ins w:id="143" w:author="Asad" w:date="2024-11-30T12:06:00Z"/>
          <w:del w:id="144" w:author="Asad Shah" w:date="2025-01-13T02:44:00Z"/>
        </w:rPr>
        <w:pPrChange w:id="145" w:author="Asad" w:date="2024-11-30T12:10:00Z">
          <w:pPr>
            <w:jc w:val="right"/>
          </w:pPr>
        </w:pPrChange>
      </w:pPr>
    </w:p>
    <w:p w14:paraId="4AAA3857" w14:textId="5333C387" w:rsidR="00F01DAB" w:rsidRDefault="00F01DAB" w:rsidP="00F01DAB">
      <w:pPr>
        <w:shd w:val="clear" w:color="auto" w:fill="595959" w:themeFill="text1" w:themeFillTint="A6"/>
        <w:spacing w:after="240" w:line="240" w:lineRule="auto"/>
        <w:jc w:val="center"/>
        <w:rPr>
          <w:ins w:id="146" w:author="Asad" w:date="2024-11-30T12:14:00Z"/>
          <w:rFonts w:cs="Times New Roman"/>
          <w:b/>
          <w:bCs/>
          <w:color w:val="FFFFFF" w:themeColor="background1"/>
          <w:sz w:val="36"/>
          <w:szCs w:val="36"/>
        </w:rPr>
      </w:pPr>
      <w:ins w:id="147" w:author="Asad" w:date="2024-11-30T12:09:00Z">
        <w:del w:id="148" w:author="Asad Shah" w:date="2025-01-13T02:44:00Z">
          <w:r w:rsidRPr="00F01DAB" w:rsidDel="0061182E">
            <w:rPr>
              <w:rFonts w:cs="Times New Roman"/>
              <w:b/>
              <w:bCs/>
              <w:color w:val="FFFFFF" w:themeColor="background1"/>
              <w:sz w:val="36"/>
              <w:szCs w:val="36"/>
              <w:rPrChange w:id="149" w:author="Asad" w:date="2024-11-30T12:13:00Z">
                <w:rPr>
                  <w:rFonts w:cs="Times New Roman"/>
                  <w:b/>
                  <w:bCs/>
                  <w:sz w:val="32"/>
                  <w:szCs w:val="32"/>
                </w:rPr>
              </w:rPrChange>
            </w:rPr>
            <w:delText>C</w:delText>
          </w:r>
        </w:del>
      </w:ins>
      <w:ins w:id="150" w:author="Asad Shah" w:date="2025-01-13T02:44:00Z">
        <w:r w:rsidR="0061182E">
          <w:rPr>
            <w:rFonts w:cs="Times New Roman"/>
            <w:b/>
            <w:bCs/>
            <w:color w:val="FFFFFF" w:themeColor="background1"/>
            <w:sz w:val="36"/>
            <w:szCs w:val="36"/>
          </w:rPr>
          <w:t>C</w:t>
        </w:r>
      </w:ins>
      <w:ins w:id="151" w:author="Asad" w:date="2024-11-30T12:09:00Z">
        <w:r w:rsidRPr="00F01DAB">
          <w:rPr>
            <w:rFonts w:cs="Times New Roman"/>
            <w:b/>
            <w:bCs/>
            <w:color w:val="FFFFFF" w:themeColor="background1"/>
            <w:sz w:val="36"/>
            <w:szCs w:val="36"/>
            <w:rPrChange w:id="152" w:author="Asad" w:date="2024-11-30T12:13:00Z">
              <w:rPr>
                <w:rFonts w:cs="Times New Roman"/>
                <w:b/>
                <w:bCs/>
                <w:sz w:val="32"/>
                <w:szCs w:val="32"/>
              </w:rPr>
            </w:rPrChange>
          </w:rPr>
          <w:t>ontents</w:t>
        </w:r>
      </w:ins>
    </w:p>
    <w:customXmlInsRangeStart w:id="153" w:author="Asad" w:date="2024-11-30T12:14:00Z"/>
    <w:sdt>
      <w:sdtPr>
        <w:rPr>
          <w:rFonts w:asciiTheme="minorHAnsi" w:eastAsiaTheme="minorHAnsi" w:hAnsiTheme="minorHAnsi" w:cstheme="minorBidi"/>
          <w:color w:val="auto"/>
          <w:sz w:val="22"/>
          <w:szCs w:val="22"/>
        </w:rPr>
        <w:id w:val="-2069259292"/>
        <w:docPartObj>
          <w:docPartGallery w:val="Table of Contents"/>
          <w:docPartUnique/>
        </w:docPartObj>
      </w:sdtPr>
      <w:sdtEndPr>
        <w:rPr>
          <w:rFonts w:ascii="Times New Roman" w:hAnsi="Times New Roman"/>
          <w:b/>
          <w:bCs/>
          <w:noProof/>
          <w:color w:val="0D0D0D" w:themeColor="text1" w:themeTint="F2"/>
          <w:sz w:val="24"/>
        </w:rPr>
      </w:sdtEndPr>
      <w:sdtContent>
        <w:customXmlInsRangeEnd w:id="153"/>
        <w:p w14:paraId="50444094" w14:textId="1C213E04" w:rsidR="00F01DAB" w:rsidRDefault="00F01DAB">
          <w:pPr>
            <w:pStyle w:val="TOCHeading"/>
            <w:rPr>
              <w:ins w:id="154" w:author="Asad" w:date="2024-11-30T12:14:00Z"/>
            </w:rPr>
          </w:pPr>
          <w:ins w:id="155" w:author="Asad" w:date="2024-11-30T12:14:00Z">
            <w:r>
              <w:t>Contents</w:t>
            </w:r>
          </w:ins>
        </w:p>
        <w:p w14:paraId="5E33DD33" w14:textId="1D39E0EA" w:rsidR="00667A57" w:rsidRDefault="00F01DAB">
          <w:pPr>
            <w:pStyle w:val="TOC1"/>
            <w:tabs>
              <w:tab w:val="left" w:pos="440"/>
              <w:tab w:val="right" w:leader="dot" w:pos="9634"/>
            </w:tabs>
            <w:rPr>
              <w:ins w:id="156" w:author="Asad Shah" w:date="2025-01-13T02:15:00Z"/>
              <w:rFonts w:asciiTheme="minorHAnsi" w:eastAsiaTheme="minorEastAsia" w:hAnsiTheme="minorHAnsi"/>
              <w:noProof/>
              <w:color w:val="auto"/>
              <w:sz w:val="22"/>
              <w:lang/>
            </w:rPr>
          </w:pPr>
          <w:ins w:id="157" w:author="Asad" w:date="2024-11-30T12:14:00Z">
            <w:r>
              <w:fldChar w:fldCharType="begin"/>
            </w:r>
            <w:r>
              <w:instrText xml:space="preserve"> TOC \o "1-3" \h \z \u </w:instrText>
            </w:r>
            <w:r>
              <w:fldChar w:fldCharType="separate"/>
            </w:r>
          </w:ins>
          <w:ins w:id="158" w:author="Asad Shah" w:date="2025-01-13T02:15:00Z">
            <w:r w:rsidR="00667A57" w:rsidRPr="00DA31F8">
              <w:rPr>
                <w:rStyle w:val="Hyperlink"/>
                <w:noProof/>
              </w:rPr>
              <w:fldChar w:fldCharType="begin"/>
            </w:r>
            <w:r w:rsidR="00667A57" w:rsidRPr="00DA31F8">
              <w:rPr>
                <w:rStyle w:val="Hyperlink"/>
                <w:noProof/>
              </w:rPr>
              <w:instrText xml:space="preserve"> </w:instrText>
            </w:r>
            <w:r w:rsidR="00667A57">
              <w:rPr>
                <w:noProof/>
              </w:rPr>
              <w:instrText>HYPERLINK \l "_Toc187627437"</w:instrText>
            </w:r>
            <w:r w:rsidR="00667A57" w:rsidRPr="00DA31F8">
              <w:rPr>
                <w:rStyle w:val="Hyperlink"/>
                <w:noProof/>
              </w:rPr>
              <w:instrText xml:space="preserve"> </w:instrText>
            </w:r>
            <w:r w:rsidR="00667A57" w:rsidRPr="00DA31F8">
              <w:rPr>
                <w:rStyle w:val="Hyperlink"/>
                <w:noProof/>
              </w:rPr>
            </w:r>
            <w:r w:rsidR="00667A57" w:rsidRPr="00DA31F8">
              <w:rPr>
                <w:rStyle w:val="Hyperlink"/>
                <w:noProof/>
              </w:rPr>
              <w:fldChar w:fldCharType="separate"/>
            </w:r>
            <w:r w:rsidR="00667A57" w:rsidRPr="00DA31F8">
              <w:rPr>
                <w:rStyle w:val="Hyperlink"/>
                <w:noProof/>
              </w:rPr>
              <w:t>1</w:t>
            </w:r>
            <w:r w:rsidR="00667A57">
              <w:rPr>
                <w:rFonts w:asciiTheme="minorHAnsi" w:eastAsiaTheme="minorEastAsia" w:hAnsiTheme="minorHAnsi"/>
                <w:noProof/>
                <w:color w:val="auto"/>
                <w:sz w:val="22"/>
                <w:lang/>
              </w:rPr>
              <w:tab/>
            </w:r>
            <w:r w:rsidR="00667A57" w:rsidRPr="00DA31F8">
              <w:rPr>
                <w:rStyle w:val="Hyperlink"/>
                <w:noProof/>
              </w:rPr>
              <w:t>Introduction</w:t>
            </w:r>
            <w:r w:rsidR="00667A57">
              <w:rPr>
                <w:noProof/>
                <w:webHidden/>
              </w:rPr>
              <w:tab/>
            </w:r>
            <w:r w:rsidR="00667A57">
              <w:rPr>
                <w:noProof/>
                <w:webHidden/>
              </w:rPr>
              <w:fldChar w:fldCharType="begin"/>
            </w:r>
            <w:r w:rsidR="00667A57">
              <w:rPr>
                <w:noProof/>
                <w:webHidden/>
              </w:rPr>
              <w:instrText xml:space="preserve"> PAGEREF _Toc187627437 \h </w:instrText>
            </w:r>
            <w:r w:rsidR="00667A57">
              <w:rPr>
                <w:noProof/>
                <w:webHidden/>
              </w:rPr>
            </w:r>
          </w:ins>
          <w:r w:rsidR="00667A57">
            <w:rPr>
              <w:noProof/>
              <w:webHidden/>
            </w:rPr>
            <w:fldChar w:fldCharType="separate"/>
          </w:r>
          <w:ins w:id="159" w:author="Asad Shah" w:date="2025-01-13T02:15:00Z">
            <w:r w:rsidR="00667A57">
              <w:rPr>
                <w:noProof/>
                <w:webHidden/>
              </w:rPr>
              <w:t>8</w:t>
            </w:r>
            <w:r w:rsidR="00667A57">
              <w:rPr>
                <w:noProof/>
                <w:webHidden/>
              </w:rPr>
              <w:fldChar w:fldCharType="end"/>
            </w:r>
            <w:r w:rsidR="00667A57" w:rsidRPr="00DA31F8">
              <w:rPr>
                <w:rStyle w:val="Hyperlink"/>
                <w:noProof/>
              </w:rPr>
              <w:fldChar w:fldCharType="end"/>
            </w:r>
          </w:ins>
        </w:p>
        <w:p w14:paraId="06B9DCE0" w14:textId="51DAD04C" w:rsidR="00667A57" w:rsidRDefault="00667A57">
          <w:pPr>
            <w:pStyle w:val="TOC2"/>
            <w:tabs>
              <w:tab w:val="left" w:pos="880"/>
              <w:tab w:val="right" w:leader="dot" w:pos="9634"/>
            </w:tabs>
            <w:rPr>
              <w:ins w:id="160" w:author="Asad Shah" w:date="2025-01-13T02:15:00Z"/>
              <w:rFonts w:asciiTheme="minorHAnsi" w:eastAsiaTheme="minorEastAsia" w:hAnsiTheme="minorHAnsi"/>
              <w:noProof/>
              <w:color w:val="auto"/>
              <w:sz w:val="22"/>
              <w:lang/>
            </w:rPr>
          </w:pPr>
          <w:ins w:id="161"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"_Toc187627438"</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1.1</w:t>
            </w:r>
            <w:r>
              <w:rPr>
                <w:rFonts w:asciiTheme="minorHAnsi" w:eastAsiaTheme="minorEastAsia" w:hAnsiTheme="minorHAnsi"/>
                <w:noProof/>
                <w:color w:val="auto"/>
                <w:sz w:val="22"/>
                <w:lang/>
              </w:rPr>
              <w:tab/>
            </w:r>
            <w:r w:rsidRPr="00DA31F8">
              <w:rPr>
                <w:rStyle w:val="Hyperlink"/>
                <w:noProof/>
              </w:rPr>
              <w:t>Document Purpose</w:t>
            </w:r>
            <w:r>
              <w:rPr>
                <w:noProof/>
                <w:webHidden/>
              </w:rPr>
              <w:tab/>
            </w:r>
            <w:r>
              <w:rPr>
                <w:noProof/>
                <w:webHidden/>
              </w:rPr>
              <w:fldChar w:fldCharType="begin"/>
            </w:r>
            <w:r>
              <w:rPr>
                <w:noProof/>
                <w:webHidden/>
              </w:rPr>
              <w:instrText xml:space="preserve"> PAGEREF _Toc187627438 \h </w:instrText>
            </w:r>
            <w:r>
              <w:rPr>
                <w:noProof/>
                <w:webHidden/>
              </w:rPr>
            </w:r>
          </w:ins>
          <w:r>
            <w:rPr>
              <w:noProof/>
              <w:webHidden/>
            </w:rPr>
            <w:fldChar w:fldCharType="separate"/>
          </w:r>
          <w:ins w:id="162" w:author="Asad Shah" w:date="2025-01-13T02:15:00Z">
            <w:r>
              <w:rPr>
                <w:noProof/>
                <w:webHidden/>
              </w:rPr>
              <w:t>8</w:t>
            </w:r>
            <w:r>
              <w:rPr>
                <w:noProof/>
                <w:webHidden/>
              </w:rPr>
              <w:fldChar w:fldCharType="end"/>
            </w:r>
            <w:r w:rsidRPr="00DA31F8">
              <w:rPr>
                <w:rStyle w:val="Hyperlink"/>
                <w:noProof/>
              </w:rPr>
              <w:fldChar w:fldCharType="end"/>
            </w:r>
          </w:ins>
        </w:p>
        <w:p w14:paraId="235B2DB5" w14:textId="41550689" w:rsidR="00667A57" w:rsidRDefault="00667A57">
          <w:pPr>
            <w:pStyle w:val="TOC2"/>
            <w:tabs>
              <w:tab w:val="left" w:pos="880"/>
              <w:tab w:val="right" w:leader="dot" w:pos="9634"/>
            </w:tabs>
            <w:rPr>
              <w:ins w:id="163" w:author="Asad Shah" w:date="2025-01-13T02:15:00Z"/>
              <w:rFonts w:asciiTheme="minorHAnsi" w:eastAsiaTheme="minorEastAsia" w:hAnsiTheme="minorHAnsi"/>
              <w:noProof/>
              <w:color w:val="auto"/>
              <w:sz w:val="22"/>
              <w:lang/>
            </w:rPr>
          </w:pPr>
          <w:ins w:id="164"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"_Toc187627439"</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1.2</w:t>
            </w:r>
            <w:r>
              <w:rPr>
                <w:rFonts w:asciiTheme="minorHAnsi" w:eastAsiaTheme="minorEastAsia" w:hAnsiTheme="minorHAnsi"/>
                <w:noProof/>
                <w:color w:val="auto"/>
                <w:sz w:val="22"/>
                <w:lang/>
              </w:rPr>
              <w:tab/>
            </w:r>
            <w:r w:rsidRPr="00DA31F8">
              <w:rPr>
                <w:rStyle w:val="Hyperlink"/>
                <w:noProof/>
              </w:rPr>
              <w:t>Product Scope</w:t>
            </w:r>
            <w:r>
              <w:rPr>
                <w:noProof/>
                <w:webHidden/>
              </w:rPr>
              <w:tab/>
            </w:r>
            <w:r>
              <w:rPr>
                <w:noProof/>
                <w:webHidden/>
              </w:rPr>
              <w:fldChar w:fldCharType="begin"/>
            </w:r>
            <w:r>
              <w:rPr>
                <w:noProof/>
                <w:webHidden/>
              </w:rPr>
              <w:instrText xml:space="preserve"> PAGEREF _Toc187627439 \h </w:instrText>
            </w:r>
            <w:r>
              <w:rPr>
                <w:noProof/>
                <w:webHidden/>
              </w:rPr>
            </w:r>
          </w:ins>
          <w:r>
            <w:rPr>
              <w:noProof/>
              <w:webHidden/>
            </w:rPr>
            <w:fldChar w:fldCharType="separate"/>
          </w:r>
          <w:ins w:id="165" w:author="Asad Shah" w:date="2025-01-13T02:15:00Z">
            <w:r>
              <w:rPr>
                <w:noProof/>
                <w:webHidden/>
              </w:rPr>
              <w:t>9</w:t>
            </w:r>
            <w:r>
              <w:rPr>
                <w:noProof/>
                <w:webHidden/>
              </w:rPr>
              <w:fldChar w:fldCharType="end"/>
            </w:r>
            <w:r w:rsidRPr="00DA31F8">
              <w:rPr>
                <w:rStyle w:val="Hyperlink"/>
                <w:noProof/>
              </w:rPr>
              <w:fldChar w:fldCharType="end"/>
            </w:r>
          </w:ins>
        </w:p>
        <w:p w14:paraId="7BF5324C" w14:textId="7D5FA656" w:rsidR="00667A57" w:rsidRDefault="00667A57">
          <w:pPr>
            <w:pStyle w:val="TOC2"/>
            <w:tabs>
              <w:tab w:val="left" w:pos="880"/>
              <w:tab w:val="right" w:leader="dot" w:pos="9634"/>
            </w:tabs>
            <w:rPr>
              <w:ins w:id="166" w:author="Asad Shah" w:date="2025-01-13T02:15:00Z"/>
              <w:rFonts w:asciiTheme="minorHAnsi" w:eastAsiaTheme="minorEastAsia" w:hAnsiTheme="minorHAnsi"/>
              <w:noProof/>
              <w:color w:val="auto"/>
              <w:sz w:val="22"/>
              <w:lang/>
            </w:rPr>
          </w:pPr>
          <w:ins w:id="167"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"_Toc187627440"</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1.3</w:t>
            </w:r>
            <w:r>
              <w:rPr>
                <w:rFonts w:asciiTheme="minorHAnsi" w:eastAsiaTheme="minorEastAsia" w:hAnsiTheme="minorHAnsi"/>
                <w:noProof/>
                <w:color w:val="auto"/>
                <w:sz w:val="22"/>
                <w:lang/>
              </w:rPr>
              <w:tab/>
            </w:r>
            <w:r w:rsidRPr="00DA31F8">
              <w:rPr>
                <w:rStyle w:val="Hyperlink"/>
                <w:noProof/>
              </w:rPr>
              <w:t>Intended Audience and Document Overview</w:t>
            </w:r>
            <w:r>
              <w:rPr>
                <w:noProof/>
                <w:webHidden/>
              </w:rPr>
              <w:tab/>
            </w:r>
            <w:r>
              <w:rPr>
                <w:noProof/>
                <w:webHidden/>
              </w:rPr>
              <w:fldChar w:fldCharType="begin"/>
            </w:r>
            <w:r>
              <w:rPr>
                <w:noProof/>
                <w:webHidden/>
              </w:rPr>
              <w:instrText xml:space="preserve"> PAGEREF _Toc187627440 \h </w:instrText>
            </w:r>
            <w:r>
              <w:rPr>
                <w:noProof/>
                <w:webHidden/>
              </w:rPr>
            </w:r>
          </w:ins>
          <w:r>
            <w:rPr>
              <w:noProof/>
              <w:webHidden/>
            </w:rPr>
            <w:fldChar w:fldCharType="separate"/>
          </w:r>
          <w:ins w:id="168" w:author="Asad Shah" w:date="2025-01-13T02:15:00Z">
            <w:r>
              <w:rPr>
                <w:noProof/>
                <w:webHidden/>
              </w:rPr>
              <w:t>9</w:t>
            </w:r>
            <w:r>
              <w:rPr>
                <w:noProof/>
                <w:webHidden/>
              </w:rPr>
              <w:fldChar w:fldCharType="end"/>
            </w:r>
            <w:r w:rsidRPr="00DA31F8">
              <w:rPr>
                <w:rStyle w:val="Hyperlink"/>
                <w:noProof/>
              </w:rPr>
              <w:fldChar w:fldCharType="end"/>
            </w:r>
          </w:ins>
        </w:p>
        <w:p w14:paraId="08977AA2" w14:textId="089447EA" w:rsidR="00667A57" w:rsidRDefault="00667A57">
          <w:pPr>
            <w:pStyle w:val="TOC2"/>
            <w:tabs>
              <w:tab w:val="left" w:pos="880"/>
              <w:tab w:val="right" w:leader="dot" w:pos="9634"/>
            </w:tabs>
            <w:rPr>
              <w:ins w:id="169" w:author="Asad Shah" w:date="2025-01-13T02:15:00Z"/>
              <w:rFonts w:asciiTheme="minorHAnsi" w:eastAsiaTheme="minorEastAsia" w:hAnsiTheme="minorHAnsi"/>
              <w:noProof/>
              <w:color w:val="auto"/>
              <w:sz w:val="22"/>
              <w:lang/>
            </w:rPr>
          </w:pPr>
          <w:ins w:id="170"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"_Toc187627441"</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1.4</w:t>
            </w:r>
            <w:r>
              <w:rPr>
                <w:rFonts w:asciiTheme="minorHAnsi" w:eastAsiaTheme="minorEastAsia" w:hAnsiTheme="minorHAnsi"/>
                <w:noProof/>
                <w:color w:val="auto"/>
                <w:sz w:val="22"/>
                <w:lang/>
              </w:rPr>
              <w:tab/>
            </w:r>
            <w:r w:rsidRPr="00DA31F8">
              <w:rPr>
                <w:rStyle w:val="Hyperlink"/>
                <w:noProof/>
              </w:rPr>
              <w:t>Definitions, Acronyms and Abbreviations</w:t>
            </w:r>
            <w:r>
              <w:rPr>
                <w:noProof/>
                <w:webHidden/>
              </w:rPr>
              <w:tab/>
            </w:r>
            <w:r>
              <w:rPr>
                <w:noProof/>
                <w:webHidden/>
              </w:rPr>
              <w:fldChar w:fldCharType="begin"/>
            </w:r>
            <w:r>
              <w:rPr>
                <w:noProof/>
                <w:webHidden/>
              </w:rPr>
              <w:instrText xml:space="preserve"> PAGEREF _Toc187627441 \h </w:instrText>
            </w:r>
            <w:r>
              <w:rPr>
                <w:noProof/>
                <w:webHidden/>
              </w:rPr>
            </w:r>
          </w:ins>
          <w:r>
            <w:rPr>
              <w:noProof/>
              <w:webHidden/>
            </w:rPr>
            <w:fldChar w:fldCharType="separate"/>
          </w:r>
          <w:ins w:id="171" w:author="Asad Shah" w:date="2025-01-13T02:15:00Z">
            <w:r>
              <w:rPr>
                <w:noProof/>
                <w:webHidden/>
              </w:rPr>
              <w:t>10</w:t>
            </w:r>
            <w:r>
              <w:rPr>
                <w:noProof/>
                <w:webHidden/>
              </w:rPr>
              <w:fldChar w:fldCharType="end"/>
            </w:r>
            <w:r w:rsidRPr="00DA31F8">
              <w:rPr>
                <w:rStyle w:val="Hyperlink"/>
                <w:noProof/>
              </w:rPr>
              <w:fldChar w:fldCharType="end"/>
            </w:r>
          </w:ins>
        </w:p>
        <w:p w14:paraId="3648576B" w14:textId="295DE902" w:rsidR="00667A57" w:rsidRDefault="00667A57">
          <w:pPr>
            <w:pStyle w:val="TOC2"/>
            <w:tabs>
              <w:tab w:val="left" w:pos="880"/>
              <w:tab w:val="right" w:leader="dot" w:pos="9634"/>
            </w:tabs>
            <w:rPr>
              <w:ins w:id="172" w:author="Asad Shah" w:date="2025-01-13T02:15:00Z"/>
              <w:rFonts w:asciiTheme="minorHAnsi" w:eastAsiaTheme="minorEastAsia" w:hAnsiTheme="minorHAnsi"/>
              <w:noProof/>
              <w:color w:val="auto"/>
              <w:sz w:val="22"/>
              <w:lang/>
            </w:rPr>
          </w:pPr>
          <w:ins w:id="173"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"_Toc187627442"</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1.5</w:t>
            </w:r>
            <w:r>
              <w:rPr>
                <w:rFonts w:asciiTheme="minorHAnsi" w:eastAsiaTheme="minorEastAsia" w:hAnsiTheme="minorHAnsi"/>
                <w:noProof/>
                <w:color w:val="auto"/>
                <w:sz w:val="22"/>
                <w:lang/>
              </w:rPr>
              <w:tab/>
            </w:r>
            <w:r w:rsidRPr="00DA31F8">
              <w:rPr>
                <w:rStyle w:val="Hyperlink"/>
                <w:noProof/>
              </w:rPr>
              <w:t>Document Conventions</w:t>
            </w:r>
            <w:r>
              <w:rPr>
                <w:noProof/>
                <w:webHidden/>
              </w:rPr>
              <w:tab/>
            </w:r>
            <w:r>
              <w:rPr>
                <w:noProof/>
                <w:webHidden/>
              </w:rPr>
              <w:fldChar w:fldCharType="begin"/>
            </w:r>
            <w:r>
              <w:rPr>
                <w:noProof/>
                <w:webHidden/>
              </w:rPr>
              <w:instrText xml:space="preserve"> PAGEREF _Toc187627442 \h </w:instrText>
            </w:r>
            <w:r>
              <w:rPr>
                <w:noProof/>
                <w:webHidden/>
              </w:rPr>
            </w:r>
          </w:ins>
          <w:r>
            <w:rPr>
              <w:noProof/>
              <w:webHidden/>
            </w:rPr>
            <w:fldChar w:fldCharType="separate"/>
          </w:r>
          <w:ins w:id="174" w:author="Asad Shah" w:date="2025-01-13T02:15:00Z">
            <w:r>
              <w:rPr>
                <w:noProof/>
                <w:webHidden/>
              </w:rPr>
              <w:t>11</w:t>
            </w:r>
            <w:r>
              <w:rPr>
                <w:noProof/>
                <w:webHidden/>
              </w:rPr>
              <w:fldChar w:fldCharType="end"/>
            </w:r>
            <w:r w:rsidRPr="00DA31F8">
              <w:rPr>
                <w:rStyle w:val="Hyperlink"/>
                <w:noProof/>
              </w:rPr>
              <w:fldChar w:fldCharType="end"/>
            </w:r>
          </w:ins>
        </w:p>
        <w:p w14:paraId="104E710D" w14:textId="1747E28E" w:rsidR="00667A57" w:rsidRDefault="00667A57">
          <w:pPr>
            <w:pStyle w:val="TOC2"/>
            <w:tabs>
              <w:tab w:val="left" w:pos="880"/>
              <w:tab w:val="right" w:leader="dot" w:pos="9634"/>
            </w:tabs>
            <w:rPr>
              <w:ins w:id="175" w:author="Asad Shah" w:date="2025-01-13T02:15:00Z"/>
              <w:rFonts w:asciiTheme="minorHAnsi" w:eastAsiaTheme="minorEastAsia" w:hAnsiTheme="minorHAnsi"/>
              <w:noProof/>
              <w:color w:val="auto"/>
              <w:sz w:val="22"/>
              <w:lang/>
            </w:rPr>
          </w:pPr>
          <w:ins w:id="176"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"_Toc187627443"</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1.6</w:t>
            </w:r>
            <w:r>
              <w:rPr>
                <w:rFonts w:asciiTheme="minorHAnsi" w:eastAsiaTheme="minorEastAsia" w:hAnsiTheme="minorHAnsi"/>
                <w:noProof/>
                <w:color w:val="auto"/>
                <w:sz w:val="22"/>
                <w:lang/>
              </w:rPr>
              <w:tab/>
            </w:r>
            <w:r w:rsidRPr="00DA31F8">
              <w:rPr>
                <w:rStyle w:val="Hyperlink"/>
                <w:noProof/>
              </w:rPr>
              <w:t>References and Acknowledgements</w:t>
            </w:r>
            <w:r>
              <w:rPr>
                <w:noProof/>
                <w:webHidden/>
              </w:rPr>
              <w:tab/>
            </w:r>
            <w:r>
              <w:rPr>
                <w:noProof/>
                <w:webHidden/>
              </w:rPr>
              <w:fldChar w:fldCharType="begin"/>
            </w:r>
            <w:r>
              <w:rPr>
                <w:noProof/>
                <w:webHidden/>
              </w:rPr>
              <w:instrText xml:space="preserve"> PAGEREF _Toc187627443 \h </w:instrText>
            </w:r>
            <w:r>
              <w:rPr>
                <w:noProof/>
                <w:webHidden/>
              </w:rPr>
            </w:r>
          </w:ins>
          <w:r>
            <w:rPr>
              <w:noProof/>
              <w:webHidden/>
            </w:rPr>
            <w:fldChar w:fldCharType="separate"/>
          </w:r>
          <w:ins w:id="177" w:author="Asad Shah" w:date="2025-01-13T02:15:00Z">
            <w:r>
              <w:rPr>
                <w:noProof/>
                <w:webHidden/>
              </w:rPr>
              <w:t>12</w:t>
            </w:r>
            <w:r>
              <w:rPr>
                <w:noProof/>
                <w:webHidden/>
              </w:rPr>
              <w:fldChar w:fldCharType="end"/>
            </w:r>
            <w:r w:rsidRPr="00DA31F8">
              <w:rPr>
                <w:rStyle w:val="Hyperlink"/>
                <w:noProof/>
              </w:rPr>
              <w:fldChar w:fldCharType="end"/>
            </w:r>
          </w:ins>
        </w:p>
        <w:p w14:paraId="2C53B6A6" w14:textId="61FE8758" w:rsidR="00667A57" w:rsidRDefault="00667A57">
          <w:pPr>
            <w:pStyle w:val="TOC1"/>
            <w:tabs>
              <w:tab w:val="left" w:pos="440"/>
              <w:tab w:val="right" w:leader="dot" w:pos="9634"/>
            </w:tabs>
            <w:rPr>
              <w:ins w:id="178" w:author="Asad Shah" w:date="2025-01-13T02:15:00Z"/>
              <w:rFonts w:asciiTheme="minorHAnsi" w:eastAsiaTheme="minorEastAsia" w:hAnsiTheme="minorHAnsi"/>
              <w:noProof/>
              <w:color w:val="auto"/>
              <w:sz w:val="22"/>
              <w:lang/>
            </w:rPr>
          </w:pPr>
          <w:ins w:id="179"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"_Toc187627444"</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2</w:t>
            </w:r>
            <w:r>
              <w:rPr>
                <w:rFonts w:asciiTheme="minorHAnsi" w:eastAsiaTheme="minorEastAsia" w:hAnsiTheme="minorHAnsi"/>
                <w:noProof/>
                <w:color w:val="auto"/>
                <w:sz w:val="22"/>
                <w:lang/>
              </w:rPr>
              <w:tab/>
            </w:r>
            <w:r w:rsidRPr="00DA31F8">
              <w:rPr>
                <w:rStyle w:val="Hyperlink"/>
                <w:noProof/>
              </w:rPr>
              <w:t>Overall Description</w:t>
            </w:r>
            <w:r>
              <w:rPr>
                <w:noProof/>
                <w:webHidden/>
              </w:rPr>
              <w:tab/>
            </w:r>
            <w:r>
              <w:rPr>
                <w:noProof/>
                <w:webHidden/>
              </w:rPr>
              <w:fldChar w:fldCharType="begin"/>
            </w:r>
            <w:r>
              <w:rPr>
                <w:noProof/>
                <w:webHidden/>
              </w:rPr>
              <w:instrText xml:space="preserve"> PAGEREF _Toc187627444 \h </w:instrText>
            </w:r>
            <w:r>
              <w:rPr>
                <w:noProof/>
                <w:webHidden/>
              </w:rPr>
            </w:r>
          </w:ins>
          <w:r>
            <w:rPr>
              <w:noProof/>
              <w:webHidden/>
            </w:rPr>
            <w:fldChar w:fldCharType="separate"/>
          </w:r>
          <w:ins w:id="180" w:author="Asad Shah" w:date="2025-01-13T02:15:00Z">
            <w:r>
              <w:rPr>
                <w:noProof/>
                <w:webHidden/>
              </w:rPr>
              <w:t>13</w:t>
            </w:r>
            <w:r>
              <w:rPr>
                <w:noProof/>
                <w:webHidden/>
              </w:rPr>
              <w:fldChar w:fldCharType="end"/>
            </w:r>
            <w:r w:rsidRPr="00DA31F8">
              <w:rPr>
                <w:rStyle w:val="Hyperlink"/>
                <w:noProof/>
              </w:rPr>
              <w:fldChar w:fldCharType="end"/>
            </w:r>
          </w:ins>
        </w:p>
        <w:p w14:paraId="2292B741" w14:textId="0531F077" w:rsidR="00667A57" w:rsidRDefault="00667A57">
          <w:pPr>
            <w:pStyle w:val="TOC2"/>
            <w:tabs>
              <w:tab w:val="right" w:leader="dot" w:pos="9634"/>
            </w:tabs>
            <w:rPr>
              <w:ins w:id="181" w:author="Asad Shah" w:date="2025-01-13T02:15:00Z"/>
              <w:rFonts w:asciiTheme="minorHAnsi" w:eastAsiaTheme="minorEastAsia" w:hAnsiTheme="minorHAnsi"/>
              <w:noProof/>
              <w:color w:val="auto"/>
              <w:sz w:val="22"/>
              <w:lang/>
            </w:rPr>
          </w:pPr>
          <w:ins w:id="182"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"_Toc187627445"</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2.1 Project Overview</w:t>
            </w:r>
            <w:r>
              <w:rPr>
                <w:noProof/>
                <w:webHidden/>
              </w:rPr>
              <w:tab/>
            </w:r>
            <w:r>
              <w:rPr>
                <w:noProof/>
                <w:webHidden/>
              </w:rPr>
              <w:fldChar w:fldCharType="begin"/>
            </w:r>
            <w:r>
              <w:rPr>
                <w:noProof/>
                <w:webHidden/>
              </w:rPr>
              <w:instrText xml:space="preserve"> PAGEREF _Toc187627445 \h </w:instrText>
            </w:r>
            <w:r>
              <w:rPr>
                <w:noProof/>
                <w:webHidden/>
              </w:rPr>
            </w:r>
          </w:ins>
          <w:r>
            <w:rPr>
              <w:noProof/>
              <w:webHidden/>
            </w:rPr>
            <w:fldChar w:fldCharType="separate"/>
          </w:r>
          <w:ins w:id="183" w:author="Asad Shah" w:date="2025-01-13T02:15:00Z">
            <w:r>
              <w:rPr>
                <w:noProof/>
                <w:webHidden/>
              </w:rPr>
              <w:t>13</w:t>
            </w:r>
            <w:r>
              <w:rPr>
                <w:noProof/>
                <w:webHidden/>
              </w:rPr>
              <w:fldChar w:fldCharType="end"/>
            </w:r>
            <w:r w:rsidRPr="00DA31F8">
              <w:rPr>
                <w:rStyle w:val="Hyperlink"/>
                <w:noProof/>
              </w:rPr>
              <w:fldChar w:fldCharType="end"/>
            </w:r>
          </w:ins>
        </w:p>
        <w:p w14:paraId="718CEDE2" w14:textId="7E02FB6F" w:rsidR="00667A57" w:rsidRDefault="00667A57">
          <w:pPr>
            <w:pStyle w:val="TOC2"/>
            <w:tabs>
              <w:tab w:val="right" w:leader="dot" w:pos="9634"/>
            </w:tabs>
            <w:rPr>
              <w:ins w:id="184" w:author="Asad Shah" w:date="2025-01-13T02:15:00Z"/>
              <w:rFonts w:asciiTheme="minorHAnsi" w:eastAsiaTheme="minorEastAsia" w:hAnsiTheme="minorHAnsi"/>
              <w:noProof/>
              <w:color w:val="auto"/>
              <w:sz w:val="22"/>
              <w:lang/>
            </w:rPr>
          </w:pPr>
          <w:ins w:id="185"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"_Toc187627446"</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2.3 Design and Implementation Constraints</w:t>
            </w:r>
            <w:r>
              <w:rPr>
                <w:noProof/>
                <w:webHidden/>
              </w:rPr>
              <w:tab/>
            </w:r>
            <w:r>
              <w:rPr>
                <w:noProof/>
                <w:webHidden/>
              </w:rPr>
              <w:fldChar w:fldCharType="begin"/>
            </w:r>
            <w:r>
              <w:rPr>
                <w:noProof/>
                <w:webHidden/>
              </w:rPr>
              <w:instrText xml:space="preserve"> PAGEREF _Toc187627446 \h </w:instrText>
            </w:r>
            <w:r>
              <w:rPr>
                <w:noProof/>
                <w:webHidden/>
              </w:rPr>
            </w:r>
          </w:ins>
          <w:r>
            <w:rPr>
              <w:noProof/>
              <w:webHidden/>
            </w:rPr>
            <w:fldChar w:fldCharType="separate"/>
          </w:r>
          <w:ins w:id="186" w:author="Asad Shah" w:date="2025-01-13T02:15:00Z">
            <w:r>
              <w:rPr>
                <w:noProof/>
                <w:webHidden/>
              </w:rPr>
              <w:t>15</w:t>
            </w:r>
            <w:r>
              <w:rPr>
                <w:noProof/>
                <w:webHidden/>
              </w:rPr>
              <w:fldChar w:fldCharType="end"/>
            </w:r>
            <w:r w:rsidRPr="00DA31F8">
              <w:rPr>
                <w:rStyle w:val="Hyperlink"/>
                <w:noProof/>
              </w:rPr>
              <w:fldChar w:fldCharType="end"/>
            </w:r>
          </w:ins>
        </w:p>
        <w:p w14:paraId="468EFCEC" w14:textId="1A109471" w:rsidR="00667A57" w:rsidRDefault="00667A57">
          <w:pPr>
            <w:pStyle w:val="TOC3"/>
            <w:tabs>
              <w:tab w:val="right" w:leader="dot" w:pos="9634"/>
            </w:tabs>
            <w:rPr>
              <w:ins w:id="187" w:author="Asad Shah" w:date="2025-01-13T02:15:00Z"/>
              <w:rFonts w:asciiTheme="minorHAnsi" w:eastAsiaTheme="minorEastAsia" w:hAnsiTheme="minorHAnsi"/>
              <w:noProof/>
              <w:color w:val="auto"/>
              <w:sz w:val="22"/>
              <w:lang/>
            </w:rPr>
          </w:pPr>
          <w:ins w:id="188"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"_Toc187627447"</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rFonts w:eastAsia="Times New Roman"/>
                <w:noProof/>
              </w:rPr>
              <w:t>2.3.1 Hardware Limitations</w:t>
            </w:r>
            <w:r>
              <w:rPr>
                <w:noProof/>
                <w:webHidden/>
              </w:rPr>
              <w:tab/>
            </w:r>
            <w:r>
              <w:rPr>
                <w:noProof/>
                <w:webHidden/>
              </w:rPr>
              <w:fldChar w:fldCharType="begin"/>
            </w:r>
            <w:r>
              <w:rPr>
                <w:noProof/>
                <w:webHidden/>
              </w:rPr>
              <w:instrText xml:space="preserve"> PAGEREF _Toc187627447 \h </w:instrText>
            </w:r>
            <w:r>
              <w:rPr>
                <w:noProof/>
                <w:webHidden/>
              </w:rPr>
            </w:r>
          </w:ins>
          <w:r>
            <w:rPr>
              <w:noProof/>
              <w:webHidden/>
            </w:rPr>
            <w:fldChar w:fldCharType="separate"/>
          </w:r>
          <w:ins w:id="189" w:author="Asad Shah" w:date="2025-01-13T02:15:00Z">
            <w:r>
              <w:rPr>
                <w:noProof/>
                <w:webHidden/>
              </w:rPr>
              <w:t>15</w:t>
            </w:r>
            <w:r>
              <w:rPr>
                <w:noProof/>
                <w:webHidden/>
              </w:rPr>
              <w:fldChar w:fldCharType="end"/>
            </w:r>
            <w:r w:rsidRPr="00DA31F8">
              <w:rPr>
                <w:rStyle w:val="Hyperlink"/>
                <w:noProof/>
              </w:rPr>
              <w:fldChar w:fldCharType="end"/>
            </w:r>
          </w:ins>
        </w:p>
        <w:p w14:paraId="7689D375" w14:textId="650A4CB4" w:rsidR="00667A57" w:rsidRDefault="00667A57">
          <w:pPr>
            <w:pStyle w:val="TOC3"/>
            <w:tabs>
              <w:tab w:val="right" w:leader="dot" w:pos="9634"/>
            </w:tabs>
            <w:rPr>
              <w:ins w:id="190" w:author="Asad Shah" w:date="2025-01-13T02:15:00Z"/>
              <w:rFonts w:asciiTheme="minorHAnsi" w:eastAsiaTheme="minorEastAsia" w:hAnsiTheme="minorHAnsi"/>
              <w:noProof/>
              <w:color w:val="auto"/>
              <w:sz w:val="22"/>
              <w:lang/>
            </w:rPr>
          </w:pPr>
          <w:ins w:id="191"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"_Toc187627448"</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rFonts w:eastAsia="Times New Roman"/>
                <w:noProof/>
              </w:rPr>
              <w:t>2.3.2 Technologies and Tools</w:t>
            </w:r>
            <w:r>
              <w:rPr>
                <w:noProof/>
                <w:webHidden/>
              </w:rPr>
              <w:tab/>
            </w:r>
            <w:r>
              <w:rPr>
                <w:noProof/>
                <w:webHidden/>
              </w:rPr>
              <w:fldChar w:fldCharType="begin"/>
            </w:r>
            <w:r>
              <w:rPr>
                <w:noProof/>
                <w:webHidden/>
              </w:rPr>
              <w:instrText xml:space="preserve"> PAGEREF _Toc187627448 \h </w:instrText>
            </w:r>
            <w:r>
              <w:rPr>
                <w:noProof/>
                <w:webHidden/>
              </w:rPr>
            </w:r>
          </w:ins>
          <w:r>
            <w:rPr>
              <w:noProof/>
              <w:webHidden/>
            </w:rPr>
            <w:fldChar w:fldCharType="separate"/>
          </w:r>
          <w:ins w:id="192" w:author="Asad Shah" w:date="2025-01-13T02:15:00Z">
            <w:r>
              <w:rPr>
                <w:noProof/>
                <w:webHidden/>
              </w:rPr>
              <w:t>15</w:t>
            </w:r>
            <w:r>
              <w:rPr>
                <w:noProof/>
                <w:webHidden/>
              </w:rPr>
              <w:fldChar w:fldCharType="end"/>
            </w:r>
            <w:r w:rsidRPr="00DA31F8">
              <w:rPr>
                <w:rStyle w:val="Hyperlink"/>
                <w:noProof/>
              </w:rPr>
              <w:fldChar w:fldCharType="end"/>
            </w:r>
          </w:ins>
        </w:p>
        <w:p w14:paraId="208214A9" w14:textId="10FD8682" w:rsidR="00667A57" w:rsidRDefault="00667A57">
          <w:pPr>
            <w:pStyle w:val="TOC3"/>
            <w:tabs>
              <w:tab w:val="right" w:leader="dot" w:pos="9634"/>
            </w:tabs>
            <w:rPr>
              <w:ins w:id="193" w:author="Asad Shah" w:date="2025-01-13T02:15:00Z"/>
              <w:rFonts w:asciiTheme="minorHAnsi" w:eastAsiaTheme="minorEastAsia" w:hAnsiTheme="minorHAnsi"/>
              <w:noProof/>
              <w:color w:val="auto"/>
              <w:sz w:val="22"/>
              <w:lang/>
            </w:rPr>
          </w:pPr>
          <w:ins w:id="194"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"_Toc187627449"</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rFonts w:eastAsia="Times New Roman"/>
                <w:noProof/>
              </w:rPr>
              <w:t>2.3.3 Interfaces</w:t>
            </w:r>
            <w:r>
              <w:rPr>
                <w:noProof/>
                <w:webHidden/>
              </w:rPr>
              <w:tab/>
            </w:r>
            <w:r>
              <w:rPr>
                <w:noProof/>
                <w:webHidden/>
              </w:rPr>
              <w:fldChar w:fldCharType="begin"/>
            </w:r>
            <w:r>
              <w:rPr>
                <w:noProof/>
                <w:webHidden/>
              </w:rPr>
              <w:instrText xml:space="preserve"> PAGEREF _Toc187627449 \h </w:instrText>
            </w:r>
            <w:r>
              <w:rPr>
                <w:noProof/>
                <w:webHidden/>
              </w:rPr>
            </w:r>
          </w:ins>
          <w:r>
            <w:rPr>
              <w:noProof/>
              <w:webHidden/>
            </w:rPr>
            <w:fldChar w:fldCharType="separate"/>
          </w:r>
          <w:ins w:id="195" w:author="Asad Shah" w:date="2025-01-13T02:15:00Z">
            <w:r>
              <w:rPr>
                <w:noProof/>
                <w:webHidden/>
              </w:rPr>
              <w:t>15</w:t>
            </w:r>
            <w:r>
              <w:rPr>
                <w:noProof/>
                <w:webHidden/>
              </w:rPr>
              <w:fldChar w:fldCharType="end"/>
            </w:r>
            <w:r w:rsidRPr="00DA31F8">
              <w:rPr>
                <w:rStyle w:val="Hyperlink"/>
                <w:noProof/>
              </w:rPr>
              <w:fldChar w:fldCharType="end"/>
            </w:r>
          </w:ins>
        </w:p>
        <w:p w14:paraId="395F5343" w14:textId="0B3BEE23" w:rsidR="00667A57" w:rsidRDefault="00667A57">
          <w:pPr>
            <w:pStyle w:val="TOC3"/>
            <w:tabs>
              <w:tab w:val="right" w:leader="dot" w:pos="9634"/>
            </w:tabs>
            <w:rPr>
              <w:ins w:id="196" w:author="Asad Shah" w:date="2025-01-13T02:15:00Z"/>
              <w:rFonts w:asciiTheme="minorHAnsi" w:eastAsiaTheme="minorEastAsia" w:hAnsiTheme="minorHAnsi"/>
              <w:noProof/>
              <w:color w:val="auto"/>
              <w:sz w:val="22"/>
              <w:lang/>
            </w:rPr>
          </w:pPr>
          <w:ins w:id="197"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"_Toc187627450"</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rFonts w:eastAsia="Times New Roman"/>
                <w:noProof/>
              </w:rPr>
              <w:t>2.3.4 Programming Standards</w:t>
            </w:r>
            <w:r>
              <w:rPr>
                <w:noProof/>
                <w:webHidden/>
              </w:rPr>
              <w:tab/>
            </w:r>
            <w:r>
              <w:rPr>
                <w:noProof/>
                <w:webHidden/>
              </w:rPr>
              <w:fldChar w:fldCharType="begin"/>
            </w:r>
            <w:r>
              <w:rPr>
                <w:noProof/>
                <w:webHidden/>
              </w:rPr>
              <w:instrText xml:space="preserve"> PAGEREF _Toc187627450 \h </w:instrText>
            </w:r>
            <w:r>
              <w:rPr>
                <w:noProof/>
                <w:webHidden/>
              </w:rPr>
            </w:r>
          </w:ins>
          <w:r>
            <w:rPr>
              <w:noProof/>
              <w:webHidden/>
            </w:rPr>
            <w:fldChar w:fldCharType="separate"/>
          </w:r>
          <w:ins w:id="198" w:author="Asad Shah" w:date="2025-01-13T02:15:00Z">
            <w:r>
              <w:rPr>
                <w:noProof/>
                <w:webHidden/>
              </w:rPr>
              <w:t>15</w:t>
            </w:r>
            <w:r>
              <w:rPr>
                <w:noProof/>
                <w:webHidden/>
              </w:rPr>
              <w:fldChar w:fldCharType="end"/>
            </w:r>
            <w:r w:rsidRPr="00DA31F8">
              <w:rPr>
                <w:rStyle w:val="Hyperlink"/>
                <w:noProof/>
              </w:rPr>
              <w:fldChar w:fldCharType="end"/>
            </w:r>
          </w:ins>
        </w:p>
        <w:p w14:paraId="190A1034" w14:textId="5D9A1E2C" w:rsidR="00667A57" w:rsidRDefault="00667A57">
          <w:pPr>
            <w:pStyle w:val="TOC3"/>
            <w:tabs>
              <w:tab w:val="right" w:leader="dot" w:pos="9634"/>
            </w:tabs>
            <w:rPr>
              <w:ins w:id="199" w:author="Asad Shah" w:date="2025-01-13T02:15:00Z"/>
              <w:rFonts w:asciiTheme="minorHAnsi" w:eastAsiaTheme="minorEastAsia" w:hAnsiTheme="minorHAnsi"/>
              <w:noProof/>
              <w:color w:val="auto"/>
              <w:sz w:val="22"/>
              <w:lang/>
            </w:rPr>
          </w:pPr>
          <w:ins w:id="200"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"_Toc187627451"</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rFonts w:eastAsia="Times New Roman"/>
                <w:noProof/>
              </w:rPr>
              <w:t>2.3.5 Language and Protocols</w:t>
            </w:r>
            <w:r>
              <w:rPr>
                <w:noProof/>
                <w:webHidden/>
              </w:rPr>
              <w:tab/>
            </w:r>
            <w:r>
              <w:rPr>
                <w:noProof/>
                <w:webHidden/>
              </w:rPr>
              <w:fldChar w:fldCharType="begin"/>
            </w:r>
            <w:r>
              <w:rPr>
                <w:noProof/>
                <w:webHidden/>
              </w:rPr>
              <w:instrText xml:space="preserve"> PAGEREF _Toc187627451 \h </w:instrText>
            </w:r>
            <w:r>
              <w:rPr>
                <w:noProof/>
                <w:webHidden/>
              </w:rPr>
            </w:r>
          </w:ins>
          <w:r>
            <w:rPr>
              <w:noProof/>
              <w:webHidden/>
            </w:rPr>
            <w:fldChar w:fldCharType="separate"/>
          </w:r>
          <w:ins w:id="201" w:author="Asad Shah" w:date="2025-01-13T02:15:00Z">
            <w:r>
              <w:rPr>
                <w:noProof/>
                <w:webHidden/>
              </w:rPr>
              <w:t>15</w:t>
            </w:r>
            <w:r>
              <w:rPr>
                <w:noProof/>
                <w:webHidden/>
              </w:rPr>
              <w:fldChar w:fldCharType="end"/>
            </w:r>
            <w:r w:rsidRPr="00DA31F8">
              <w:rPr>
                <w:rStyle w:val="Hyperlink"/>
                <w:noProof/>
              </w:rPr>
              <w:fldChar w:fldCharType="end"/>
            </w:r>
          </w:ins>
        </w:p>
        <w:p w14:paraId="321C4CB8" w14:textId="08C72176" w:rsidR="00667A57" w:rsidRDefault="00667A57">
          <w:pPr>
            <w:pStyle w:val="TOC3"/>
            <w:tabs>
              <w:tab w:val="right" w:leader="dot" w:pos="9634"/>
            </w:tabs>
            <w:rPr>
              <w:ins w:id="202" w:author="Asad Shah" w:date="2025-01-13T02:15:00Z"/>
              <w:rFonts w:asciiTheme="minorHAnsi" w:eastAsiaTheme="minorEastAsia" w:hAnsiTheme="minorHAnsi"/>
              <w:noProof/>
              <w:color w:val="auto"/>
              <w:sz w:val="22"/>
              <w:lang/>
            </w:rPr>
          </w:pPr>
          <w:ins w:id="203"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"_Toc187627452"</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rFonts w:eastAsia="Times New Roman"/>
                <w:noProof/>
              </w:rPr>
              <w:t>2.3.6 Security Considerations</w:t>
            </w:r>
            <w:r>
              <w:rPr>
                <w:noProof/>
                <w:webHidden/>
              </w:rPr>
              <w:tab/>
            </w:r>
            <w:r>
              <w:rPr>
                <w:noProof/>
                <w:webHidden/>
              </w:rPr>
              <w:fldChar w:fldCharType="begin"/>
            </w:r>
            <w:r>
              <w:rPr>
                <w:noProof/>
                <w:webHidden/>
              </w:rPr>
              <w:instrText xml:space="preserve"> PAGEREF _Toc187627452 \h </w:instrText>
            </w:r>
            <w:r>
              <w:rPr>
                <w:noProof/>
                <w:webHidden/>
              </w:rPr>
            </w:r>
          </w:ins>
          <w:r>
            <w:rPr>
              <w:noProof/>
              <w:webHidden/>
            </w:rPr>
            <w:fldChar w:fldCharType="separate"/>
          </w:r>
          <w:ins w:id="204" w:author="Asad Shah" w:date="2025-01-13T02:15:00Z">
            <w:r>
              <w:rPr>
                <w:noProof/>
                <w:webHidden/>
              </w:rPr>
              <w:t>16</w:t>
            </w:r>
            <w:r>
              <w:rPr>
                <w:noProof/>
                <w:webHidden/>
              </w:rPr>
              <w:fldChar w:fldCharType="end"/>
            </w:r>
            <w:r w:rsidRPr="00DA31F8">
              <w:rPr>
                <w:rStyle w:val="Hyperlink"/>
                <w:noProof/>
              </w:rPr>
              <w:fldChar w:fldCharType="end"/>
            </w:r>
          </w:ins>
        </w:p>
        <w:p w14:paraId="02B800AB" w14:textId="2440FF86" w:rsidR="00667A57" w:rsidRDefault="00667A57">
          <w:pPr>
            <w:pStyle w:val="TOC3"/>
            <w:tabs>
              <w:tab w:val="right" w:leader="dot" w:pos="9634"/>
            </w:tabs>
            <w:rPr>
              <w:ins w:id="205" w:author="Asad Shah" w:date="2025-01-13T02:15:00Z"/>
              <w:rFonts w:asciiTheme="minorHAnsi" w:eastAsiaTheme="minorEastAsia" w:hAnsiTheme="minorHAnsi"/>
              <w:noProof/>
              <w:color w:val="auto"/>
              <w:sz w:val="22"/>
              <w:lang/>
            </w:rPr>
          </w:pPr>
          <w:ins w:id="206"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"_Toc187627453"</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rFonts w:eastAsia="Times New Roman"/>
                <w:noProof/>
              </w:rPr>
              <w:t>2.3.7 Design Conventions</w:t>
            </w:r>
            <w:r>
              <w:rPr>
                <w:noProof/>
                <w:webHidden/>
              </w:rPr>
              <w:tab/>
            </w:r>
            <w:r>
              <w:rPr>
                <w:noProof/>
                <w:webHidden/>
              </w:rPr>
              <w:fldChar w:fldCharType="begin"/>
            </w:r>
            <w:r>
              <w:rPr>
                <w:noProof/>
                <w:webHidden/>
              </w:rPr>
              <w:instrText xml:space="preserve"> PAGEREF _Toc187627453 \h </w:instrText>
            </w:r>
            <w:r>
              <w:rPr>
                <w:noProof/>
                <w:webHidden/>
              </w:rPr>
            </w:r>
          </w:ins>
          <w:r>
            <w:rPr>
              <w:noProof/>
              <w:webHidden/>
            </w:rPr>
            <w:fldChar w:fldCharType="separate"/>
          </w:r>
          <w:ins w:id="207" w:author="Asad Shah" w:date="2025-01-13T02:15:00Z">
            <w:r>
              <w:rPr>
                <w:noProof/>
                <w:webHidden/>
              </w:rPr>
              <w:t>16</w:t>
            </w:r>
            <w:r>
              <w:rPr>
                <w:noProof/>
                <w:webHidden/>
              </w:rPr>
              <w:fldChar w:fldCharType="end"/>
            </w:r>
            <w:r w:rsidRPr="00DA31F8">
              <w:rPr>
                <w:rStyle w:val="Hyperlink"/>
                <w:noProof/>
              </w:rPr>
              <w:fldChar w:fldCharType="end"/>
            </w:r>
          </w:ins>
        </w:p>
        <w:p w14:paraId="67FE6115" w14:textId="367C37D6" w:rsidR="00667A57" w:rsidRDefault="00667A57">
          <w:pPr>
            <w:pStyle w:val="TOC3"/>
            <w:tabs>
              <w:tab w:val="right" w:leader="dot" w:pos="9634"/>
            </w:tabs>
            <w:rPr>
              <w:ins w:id="208" w:author="Asad Shah" w:date="2025-01-13T02:15:00Z"/>
              <w:rFonts w:asciiTheme="minorHAnsi" w:eastAsiaTheme="minorEastAsia" w:hAnsiTheme="minorHAnsi"/>
              <w:noProof/>
              <w:color w:val="auto"/>
              <w:sz w:val="22"/>
              <w:lang/>
            </w:rPr>
          </w:pPr>
          <w:ins w:id="209"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"_Toc187627454"</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rFonts w:eastAsia="Times New Roman"/>
                <w:noProof/>
              </w:rPr>
              <w:t>2.3.8 Parallel Operations</w:t>
            </w:r>
            <w:r>
              <w:rPr>
                <w:noProof/>
                <w:webHidden/>
              </w:rPr>
              <w:tab/>
            </w:r>
            <w:r>
              <w:rPr>
                <w:noProof/>
                <w:webHidden/>
              </w:rPr>
              <w:fldChar w:fldCharType="begin"/>
            </w:r>
            <w:r>
              <w:rPr>
                <w:noProof/>
                <w:webHidden/>
              </w:rPr>
              <w:instrText xml:space="preserve"> PAGEREF _Toc187627454 \h </w:instrText>
            </w:r>
            <w:r>
              <w:rPr>
                <w:noProof/>
                <w:webHidden/>
              </w:rPr>
            </w:r>
          </w:ins>
          <w:r>
            <w:rPr>
              <w:noProof/>
              <w:webHidden/>
            </w:rPr>
            <w:fldChar w:fldCharType="separate"/>
          </w:r>
          <w:ins w:id="210" w:author="Asad Shah" w:date="2025-01-13T02:15:00Z">
            <w:r>
              <w:rPr>
                <w:noProof/>
                <w:webHidden/>
              </w:rPr>
              <w:t>16</w:t>
            </w:r>
            <w:r>
              <w:rPr>
                <w:noProof/>
                <w:webHidden/>
              </w:rPr>
              <w:fldChar w:fldCharType="end"/>
            </w:r>
            <w:r w:rsidRPr="00DA31F8">
              <w:rPr>
                <w:rStyle w:val="Hyperlink"/>
                <w:noProof/>
              </w:rPr>
              <w:fldChar w:fldCharType="end"/>
            </w:r>
          </w:ins>
        </w:p>
        <w:p w14:paraId="24DF4EFB" w14:textId="237325E5" w:rsidR="00667A57" w:rsidRDefault="00667A57">
          <w:pPr>
            <w:pStyle w:val="TOC2"/>
            <w:tabs>
              <w:tab w:val="right" w:leader="dot" w:pos="9634"/>
            </w:tabs>
            <w:rPr>
              <w:ins w:id="211" w:author="Asad Shah" w:date="2025-01-13T02:15:00Z"/>
              <w:rFonts w:asciiTheme="minorHAnsi" w:eastAsiaTheme="minorEastAsia" w:hAnsiTheme="minorHAnsi"/>
              <w:noProof/>
              <w:color w:val="auto"/>
              <w:sz w:val="22"/>
              <w:lang/>
            </w:rPr>
          </w:pPr>
          <w:ins w:id="212"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"_Toc187627455"</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2.4 Assumptions and Dependencies</w:t>
            </w:r>
            <w:r>
              <w:rPr>
                <w:noProof/>
                <w:webHidden/>
              </w:rPr>
              <w:tab/>
            </w:r>
            <w:r>
              <w:rPr>
                <w:noProof/>
                <w:webHidden/>
              </w:rPr>
              <w:fldChar w:fldCharType="begin"/>
            </w:r>
            <w:r>
              <w:rPr>
                <w:noProof/>
                <w:webHidden/>
              </w:rPr>
              <w:instrText xml:space="preserve"> PAGEREF _Toc187627455 \h </w:instrText>
            </w:r>
            <w:r>
              <w:rPr>
                <w:noProof/>
                <w:webHidden/>
              </w:rPr>
            </w:r>
          </w:ins>
          <w:r>
            <w:rPr>
              <w:noProof/>
              <w:webHidden/>
            </w:rPr>
            <w:fldChar w:fldCharType="separate"/>
          </w:r>
          <w:ins w:id="213" w:author="Asad Shah" w:date="2025-01-13T02:15:00Z">
            <w:r>
              <w:rPr>
                <w:noProof/>
                <w:webHidden/>
              </w:rPr>
              <w:t>16</w:t>
            </w:r>
            <w:r>
              <w:rPr>
                <w:noProof/>
                <w:webHidden/>
              </w:rPr>
              <w:fldChar w:fldCharType="end"/>
            </w:r>
            <w:r w:rsidRPr="00DA31F8">
              <w:rPr>
                <w:rStyle w:val="Hyperlink"/>
                <w:noProof/>
              </w:rPr>
              <w:fldChar w:fldCharType="end"/>
            </w:r>
          </w:ins>
        </w:p>
        <w:p w14:paraId="25E5B054" w14:textId="5D4496BB" w:rsidR="00667A57" w:rsidRDefault="00667A57">
          <w:pPr>
            <w:pStyle w:val="TOC1"/>
            <w:tabs>
              <w:tab w:val="left" w:pos="440"/>
              <w:tab w:val="right" w:leader="dot" w:pos="9634"/>
            </w:tabs>
            <w:rPr>
              <w:ins w:id="214" w:author="Asad Shah" w:date="2025-01-13T02:15:00Z"/>
              <w:rFonts w:asciiTheme="minorHAnsi" w:eastAsiaTheme="minorEastAsia" w:hAnsiTheme="minorHAnsi"/>
              <w:noProof/>
              <w:color w:val="auto"/>
              <w:sz w:val="22"/>
              <w:lang/>
            </w:rPr>
          </w:pPr>
          <w:ins w:id="215"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"_Toc187627456"</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3</w:t>
            </w:r>
            <w:r>
              <w:rPr>
                <w:rFonts w:asciiTheme="minorHAnsi" w:eastAsiaTheme="minorEastAsia" w:hAnsiTheme="minorHAnsi"/>
                <w:noProof/>
                <w:color w:val="auto"/>
                <w:sz w:val="22"/>
                <w:lang/>
              </w:rPr>
              <w:tab/>
            </w:r>
            <w:r w:rsidRPr="00DA31F8">
              <w:rPr>
                <w:rStyle w:val="Hyperlink"/>
                <w:noProof/>
              </w:rPr>
              <w:t>Specific Requirements</w:t>
            </w:r>
            <w:r>
              <w:rPr>
                <w:noProof/>
                <w:webHidden/>
              </w:rPr>
              <w:tab/>
            </w:r>
            <w:r>
              <w:rPr>
                <w:noProof/>
                <w:webHidden/>
              </w:rPr>
              <w:fldChar w:fldCharType="begin"/>
            </w:r>
            <w:r>
              <w:rPr>
                <w:noProof/>
                <w:webHidden/>
              </w:rPr>
              <w:instrText xml:space="preserve"> PAGEREF _Toc187627456 \h </w:instrText>
            </w:r>
            <w:r>
              <w:rPr>
                <w:noProof/>
                <w:webHidden/>
              </w:rPr>
            </w:r>
          </w:ins>
          <w:r>
            <w:rPr>
              <w:noProof/>
              <w:webHidden/>
            </w:rPr>
            <w:fldChar w:fldCharType="separate"/>
          </w:r>
          <w:ins w:id="216" w:author="Asad Shah" w:date="2025-01-13T02:15:00Z">
            <w:r>
              <w:rPr>
                <w:noProof/>
                <w:webHidden/>
              </w:rPr>
              <w:t>17</w:t>
            </w:r>
            <w:r>
              <w:rPr>
                <w:noProof/>
                <w:webHidden/>
              </w:rPr>
              <w:fldChar w:fldCharType="end"/>
            </w:r>
            <w:r w:rsidRPr="00DA31F8">
              <w:rPr>
                <w:rStyle w:val="Hyperlink"/>
                <w:noProof/>
              </w:rPr>
              <w:fldChar w:fldCharType="end"/>
            </w:r>
          </w:ins>
        </w:p>
        <w:p w14:paraId="77AA4261" w14:textId="60E8F284" w:rsidR="00667A57" w:rsidRDefault="00667A57">
          <w:pPr>
            <w:pStyle w:val="TOC2"/>
            <w:tabs>
              <w:tab w:val="right" w:leader="dot" w:pos="9634"/>
            </w:tabs>
            <w:rPr>
              <w:ins w:id="217" w:author="Asad Shah" w:date="2025-01-13T02:15:00Z"/>
              <w:rFonts w:asciiTheme="minorHAnsi" w:eastAsiaTheme="minorEastAsia" w:hAnsiTheme="minorHAnsi"/>
              <w:noProof/>
              <w:color w:val="auto"/>
              <w:sz w:val="22"/>
              <w:lang/>
            </w:rPr>
          </w:pPr>
          <w:ins w:id="218"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"_Toc187627457"</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3.1 External Interface Requirements</w:t>
            </w:r>
            <w:r>
              <w:rPr>
                <w:noProof/>
                <w:webHidden/>
              </w:rPr>
              <w:tab/>
            </w:r>
            <w:r>
              <w:rPr>
                <w:noProof/>
                <w:webHidden/>
              </w:rPr>
              <w:fldChar w:fldCharType="begin"/>
            </w:r>
            <w:r>
              <w:rPr>
                <w:noProof/>
                <w:webHidden/>
              </w:rPr>
              <w:instrText xml:space="preserve"> PAGEREF _Toc187627457 \h </w:instrText>
            </w:r>
            <w:r>
              <w:rPr>
                <w:noProof/>
                <w:webHidden/>
              </w:rPr>
            </w:r>
          </w:ins>
          <w:r>
            <w:rPr>
              <w:noProof/>
              <w:webHidden/>
            </w:rPr>
            <w:fldChar w:fldCharType="separate"/>
          </w:r>
          <w:ins w:id="219" w:author="Asad Shah" w:date="2025-01-13T02:15:00Z">
            <w:r>
              <w:rPr>
                <w:noProof/>
                <w:webHidden/>
              </w:rPr>
              <w:t>17</w:t>
            </w:r>
            <w:r>
              <w:rPr>
                <w:noProof/>
                <w:webHidden/>
              </w:rPr>
              <w:fldChar w:fldCharType="end"/>
            </w:r>
            <w:r w:rsidRPr="00DA31F8">
              <w:rPr>
                <w:rStyle w:val="Hyperlink"/>
                <w:noProof/>
              </w:rPr>
              <w:fldChar w:fldCharType="end"/>
            </w:r>
          </w:ins>
        </w:p>
        <w:p w14:paraId="59C18876" w14:textId="771FA4EF" w:rsidR="00667A57" w:rsidRDefault="00667A57">
          <w:pPr>
            <w:pStyle w:val="TOC3"/>
            <w:tabs>
              <w:tab w:val="right" w:leader="dot" w:pos="9634"/>
            </w:tabs>
            <w:rPr>
              <w:ins w:id="220" w:author="Asad Shah" w:date="2025-01-13T02:15:00Z"/>
              <w:rFonts w:asciiTheme="minorHAnsi" w:eastAsiaTheme="minorEastAsia" w:hAnsiTheme="minorHAnsi"/>
              <w:noProof/>
              <w:color w:val="auto"/>
              <w:sz w:val="22"/>
              <w:lang/>
            </w:rPr>
          </w:pPr>
          <w:ins w:id="221"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"_Toc187627458"</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3.1.1 User Interfaces</w:t>
            </w:r>
            <w:r>
              <w:rPr>
                <w:noProof/>
                <w:webHidden/>
              </w:rPr>
              <w:tab/>
            </w:r>
            <w:r>
              <w:rPr>
                <w:noProof/>
                <w:webHidden/>
              </w:rPr>
              <w:fldChar w:fldCharType="begin"/>
            </w:r>
            <w:r>
              <w:rPr>
                <w:noProof/>
                <w:webHidden/>
              </w:rPr>
              <w:instrText xml:space="preserve"> PAGEREF _Toc187627458 \h </w:instrText>
            </w:r>
            <w:r>
              <w:rPr>
                <w:noProof/>
                <w:webHidden/>
              </w:rPr>
            </w:r>
          </w:ins>
          <w:r>
            <w:rPr>
              <w:noProof/>
              <w:webHidden/>
            </w:rPr>
            <w:fldChar w:fldCharType="separate"/>
          </w:r>
          <w:ins w:id="222" w:author="Asad Shah" w:date="2025-01-13T02:15:00Z">
            <w:r>
              <w:rPr>
                <w:noProof/>
                <w:webHidden/>
              </w:rPr>
              <w:t>17</w:t>
            </w:r>
            <w:r>
              <w:rPr>
                <w:noProof/>
                <w:webHidden/>
              </w:rPr>
              <w:fldChar w:fldCharType="end"/>
            </w:r>
            <w:r w:rsidRPr="00DA31F8">
              <w:rPr>
                <w:rStyle w:val="Hyperlink"/>
                <w:noProof/>
              </w:rPr>
              <w:fldChar w:fldCharType="end"/>
            </w:r>
          </w:ins>
        </w:p>
        <w:p w14:paraId="709CEF34" w14:textId="49BC0190" w:rsidR="00667A57" w:rsidRDefault="00667A57">
          <w:pPr>
            <w:pStyle w:val="TOC3"/>
            <w:tabs>
              <w:tab w:val="right" w:leader="dot" w:pos="9634"/>
            </w:tabs>
            <w:rPr>
              <w:ins w:id="223" w:author="Asad Shah" w:date="2025-01-13T02:15:00Z"/>
              <w:rFonts w:asciiTheme="minorHAnsi" w:eastAsiaTheme="minorEastAsia" w:hAnsiTheme="minorHAnsi"/>
              <w:noProof/>
              <w:color w:val="auto"/>
              <w:sz w:val="22"/>
              <w:lang/>
            </w:rPr>
          </w:pPr>
          <w:ins w:id="224"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"_Toc187627459"</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3.1.2 Hardware Interfaces</w:t>
            </w:r>
            <w:r>
              <w:rPr>
                <w:noProof/>
                <w:webHidden/>
              </w:rPr>
              <w:tab/>
            </w:r>
            <w:r>
              <w:rPr>
                <w:noProof/>
                <w:webHidden/>
              </w:rPr>
              <w:fldChar w:fldCharType="begin"/>
            </w:r>
            <w:r>
              <w:rPr>
                <w:noProof/>
                <w:webHidden/>
              </w:rPr>
              <w:instrText xml:space="preserve"> PAGEREF _Toc187627459 \h </w:instrText>
            </w:r>
            <w:r>
              <w:rPr>
                <w:noProof/>
                <w:webHidden/>
              </w:rPr>
            </w:r>
          </w:ins>
          <w:r>
            <w:rPr>
              <w:noProof/>
              <w:webHidden/>
            </w:rPr>
            <w:fldChar w:fldCharType="separate"/>
          </w:r>
          <w:ins w:id="225" w:author="Asad Shah" w:date="2025-01-13T02:15:00Z">
            <w:r>
              <w:rPr>
                <w:noProof/>
                <w:webHidden/>
              </w:rPr>
              <w:t>21</w:t>
            </w:r>
            <w:r>
              <w:rPr>
                <w:noProof/>
                <w:webHidden/>
              </w:rPr>
              <w:fldChar w:fldCharType="end"/>
            </w:r>
            <w:r w:rsidRPr="00DA31F8">
              <w:rPr>
                <w:rStyle w:val="Hyperlink"/>
                <w:noProof/>
              </w:rPr>
              <w:fldChar w:fldCharType="end"/>
            </w:r>
          </w:ins>
        </w:p>
        <w:p w14:paraId="4F91A403" w14:textId="596260E4" w:rsidR="00667A57" w:rsidRDefault="00667A57">
          <w:pPr>
            <w:pStyle w:val="TOC3"/>
            <w:tabs>
              <w:tab w:val="right" w:leader="dot" w:pos="9634"/>
            </w:tabs>
            <w:rPr>
              <w:ins w:id="226" w:author="Asad Shah" w:date="2025-01-13T02:15:00Z"/>
              <w:rFonts w:asciiTheme="minorHAnsi" w:eastAsiaTheme="minorEastAsia" w:hAnsiTheme="minorHAnsi"/>
              <w:noProof/>
              <w:color w:val="auto"/>
              <w:sz w:val="22"/>
              <w:lang/>
            </w:rPr>
          </w:pPr>
          <w:ins w:id="227"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"_Toc187627460"</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rFonts w:eastAsia="Times New Roman"/>
                <w:noProof/>
              </w:rPr>
              <w:t>3.1.3 Software Interfaces</w:t>
            </w:r>
            <w:r>
              <w:rPr>
                <w:noProof/>
                <w:webHidden/>
              </w:rPr>
              <w:tab/>
            </w:r>
            <w:r>
              <w:rPr>
                <w:noProof/>
                <w:webHidden/>
              </w:rPr>
              <w:fldChar w:fldCharType="begin"/>
            </w:r>
            <w:r>
              <w:rPr>
                <w:noProof/>
                <w:webHidden/>
              </w:rPr>
              <w:instrText xml:space="preserve"> PAGEREF _Toc187627460 \h </w:instrText>
            </w:r>
            <w:r>
              <w:rPr>
                <w:noProof/>
                <w:webHidden/>
              </w:rPr>
            </w:r>
          </w:ins>
          <w:r>
            <w:rPr>
              <w:noProof/>
              <w:webHidden/>
            </w:rPr>
            <w:fldChar w:fldCharType="separate"/>
          </w:r>
          <w:ins w:id="228" w:author="Asad Shah" w:date="2025-01-13T02:15:00Z">
            <w:r>
              <w:rPr>
                <w:noProof/>
                <w:webHidden/>
              </w:rPr>
              <w:t>22</w:t>
            </w:r>
            <w:r>
              <w:rPr>
                <w:noProof/>
                <w:webHidden/>
              </w:rPr>
              <w:fldChar w:fldCharType="end"/>
            </w:r>
            <w:r w:rsidRPr="00DA31F8">
              <w:rPr>
                <w:rStyle w:val="Hyperlink"/>
                <w:noProof/>
              </w:rPr>
              <w:fldChar w:fldCharType="end"/>
            </w:r>
          </w:ins>
        </w:p>
        <w:p w14:paraId="214DE653" w14:textId="70FC6618" w:rsidR="00667A57" w:rsidRDefault="00667A57">
          <w:pPr>
            <w:pStyle w:val="TOC2"/>
            <w:tabs>
              <w:tab w:val="right" w:leader="dot" w:pos="9634"/>
            </w:tabs>
            <w:rPr>
              <w:ins w:id="229" w:author="Asad Shah" w:date="2025-01-13T02:15:00Z"/>
              <w:rFonts w:asciiTheme="minorHAnsi" w:eastAsiaTheme="minorEastAsia" w:hAnsiTheme="minorHAnsi"/>
              <w:noProof/>
              <w:color w:val="auto"/>
              <w:sz w:val="22"/>
              <w:lang/>
            </w:rPr>
          </w:pPr>
          <w:ins w:id="230"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"_Toc187627461"</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3.2 Functional Requirements</w:t>
            </w:r>
            <w:r>
              <w:rPr>
                <w:noProof/>
                <w:webHidden/>
              </w:rPr>
              <w:tab/>
            </w:r>
            <w:r>
              <w:rPr>
                <w:noProof/>
                <w:webHidden/>
              </w:rPr>
              <w:fldChar w:fldCharType="begin"/>
            </w:r>
            <w:r>
              <w:rPr>
                <w:noProof/>
                <w:webHidden/>
              </w:rPr>
              <w:instrText xml:space="preserve"> PAGEREF _Toc187627461 \h </w:instrText>
            </w:r>
            <w:r>
              <w:rPr>
                <w:noProof/>
                <w:webHidden/>
              </w:rPr>
            </w:r>
          </w:ins>
          <w:r>
            <w:rPr>
              <w:noProof/>
              <w:webHidden/>
            </w:rPr>
            <w:fldChar w:fldCharType="separate"/>
          </w:r>
          <w:ins w:id="231" w:author="Asad Shah" w:date="2025-01-13T02:15:00Z">
            <w:r>
              <w:rPr>
                <w:noProof/>
                <w:webHidden/>
              </w:rPr>
              <w:t>22</w:t>
            </w:r>
            <w:r>
              <w:rPr>
                <w:noProof/>
                <w:webHidden/>
              </w:rPr>
              <w:fldChar w:fldCharType="end"/>
            </w:r>
            <w:r w:rsidRPr="00DA31F8">
              <w:rPr>
                <w:rStyle w:val="Hyperlink"/>
                <w:noProof/>
              </w:rPr>
              <w:fldChar w:fldCharType="end"/>
            </w:r>
          </w:ins>
        </w:p>
        <w:p w14:paraId="4489D2D2" w14:textId="49804E7D" w:rsidR="00667A57" w:rsidRDefault="00667A57">
          <w:pPr>
            <w:pStyle w:val="TOC3"/>
            <w:tabs>
              <w:tab w:val="right" w:leader="dot" w:pos="9634"/>
            </w:tabs>
            <w:rPr>
              <w:ins w:id="232" w:author="Asad Shah" w:date="2025-01-13T02:15:00Z"/>
              <w:rFonts w:asciiTheme="minorHAnsi" w:eastAsiaTheme="minorEastAsia" w:hAnsiTheme="minorHAnsi"/>
              <w:noProof/>
              <w:color w:val="auto"/>
              <w:sz w:val="22"/>
              <w:lang/>
            </w:rPr>
          </w:pPr>
          <w:ins w:id="233"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"_Toc187627462"</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rFonts w:eastAsia="Times New Roman"/>
                <w:noProof/>
              </w:rPr>
              <w:t>3.2.1 F1: User Registration and Login</w:t>
            </w:r>
            <w:r>
              <w:rPr>
                <w:noProof/>
                <w:webHidden/>
              </w:rPr>
              <w:tab/>
            </w:r>
            <w:r>
              <w:rPr>
                <w:noProof/>
                <w:webHidden/>
              </w:rPr>
              <w:fldChar w:fldCharType="begin"/>
            </w:r>
            <w:r>
              <w:rPr>
                <w:noProof/>
                <w:webHidden/>
              </w:rPr>
              <w:instrText xml:space="preserve"> PAGEREF _Toc187627462 \h </w:instrText>
            </w:r>
            <w:r>
              <w:rPr>
                <w:noProof/>
                <w:webHidden/>
              </w:rPr>
            </w:r>
          </w:ins>
          <w:r>
            <w:rPr>
              <w:noProof/>
              <w:webHidden/>
            </w:rPr>
            <w:fldChar w:fldCharType="separate"/>
          </w:r>
          <w:ins w:id="234" w:author="Asad Shah" w:date="2025-01-13T02:15:00Z">
            <w:r>
              <w:rPr>
                <w:noProof/>
                <w:webHidden/>
              </w:rPr>
              <w:t>22</w:t>
            </w:r>
            <w:r>
              <w:rPr>
                <w:noProof/>
                <w:webHidden/>
              </w:rPr>
              <w:fldChar w:fldCharType="end"/>
            </w:r>
            <w:r w:rsidRPr="00DA31F8">
              <w:rPr>
                <w:rStyle w:val="Hyperlink"/>
                <w:noProof/>
              </w:rPr>
              <w:fldChar w:fldCharType="end"/>
            </w:r>
          </w:ins>
        </w:p>
        <w:p w14:paraId="7669A5DE" w14:textId="153D5B84" w:rsidR="00667A57" w:rsidRDefault="00667A57">
          <w:pPr>
            <w:pStyle w:val="TOC3"/>
            <w:tabs>
              <w:tab w:val="right" w:leader="dot" w:pos="9634"/>
            </w:tabs>
            <w:rPr>
              <w:ins w:id="235" w:author="Asad Shah" w:date="2025-01-13T02:15:00Z"/>
              <w:rFonts w:asciiTheme="minorHAnsi" w:eastAsiaTheme="minorEastAsia" w:hAnsiTheme="minorHAnsi"/>
              <w:noProof/>
              <w:color w:val="auto"/>
              <w:sz w:val="22"/>
              <w:lang/>
            </w:rPr>
          </w:pPr>
          <w:ins w:id="236"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"_Toc187627463"</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rFonts w:eastAsia="Times New Roman"/>
                <w:noProof/>
              </w:rPr>
              <w:t>3.2.2 F2: Data Input and Validation</w:t>
            </w:r>
            <w:r>
              <w:rPr>
                <w:noProof/>
                <w:webHidden/>
              </w:rPr>
              <w:tab/>
            </w:r>
            <w:r>
              <w:rPr>
                <w:noProof/>
                <w:webHidden/>
              </w:rPr>
              <w:fldChar w:fldCharType="begin"/>
            </w:r>
            <w:r>
              <w:rPr>
                <w:noProof/>
                <w:webHidden/>
              </w:rPr>
              <w:instrText xml:space="preserve"> PAGEREF _Toc187627463 \h </w:instrText>
            </w:r>
            <w:r>
              <w:rPr>
                <w:noProof/>
                <w:webHidden/>
              </w:rPr>
            </w:r>
          </w:ins>
          <w:r>
            <w:rPr>
              <w:noProof/>
              <w:webHidden/>
            </w:rPr>
            <w:fldChar w:fldCharType="separate"/>
          </w:r>
          <w:ins w:id="237" w:author="Asad Shah" w:date="2025-01-13T02:15:00Z">
            <w:r>
              <w:rPr>
                <w:noProof/>
                <w:webHidden/>
              </w:rPr>
              <w:t>22</w:t>
            </w:r>
            <w:r>
              <w:rPr>
                <w:noProof/>
                <w:webHidden/>
              </w:rPr>
              <w:fldChar w:fldCharType="end"/>
            </w:r>
            <w:r w:rsidRPr="00DA31F8">
              <w:rPr>
                <w:rStyle w:val="Hyperlink"/>
                <w:noProof/>
              </w:rPr>
              <w:fldChar w:fldCharType="end"/>
            </w:r>
          </w:ins>
        </w:p>
        <w:p w14:paraId="4E0D1ED9" w14:textId="43B07864" w:rsidR="00667A57" w:rsidRDefault="00667A57">
          <w:pPr>
            <w:pStyle w:val="TOC3"/>
            <w:tabs>
              <w:tab w:val="right" w:leader="dot" w:pos="9634"/>
            </w:tabs>
            <w:rPr>
              <w:ins w:id="238" w:author="Asad Shah" w:date="2025-01-13T02:15:00Z"/>
              <w:rFonts w:asciiTheme="minorHAnsi" w:eastAsiaTheme="minorEastAsia" w:hAnsiTheme="minorHAnsi"/>
              <w:noProof/>
              <w:color w:val="auto"/>
              <w:sz w:val="22"/>
              <w:lang/>
            </w:rPr>
          </w:pPr>
          <w:ins w:id="239"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"_Toc187627464"</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rFonts w:eastAsia="Times New Roman"/>
                <w:noProof/>
              </w:rPr>
              <w:t>3.2.3 F3: Field Recommendation</w:t>
            </w:r>
            <w:r>
              <w:rPr>
                <w:noProof/>
                <w:webHidden/>
              </w:rPr>
              <w:tab/>
            </w:r>
            <w:r>
              <w:rPr>
                <w:noProof/>
                <w:webHidden/>
              </w:rPr>
              <w:fldChar w:fldCharType="begin"/>
            </w:r>
            <w:r>
              <w:rPr>
                <w:noProof/>
                <w:webHidden/>
              </w:rPr>
              <w:instrText xml:space="preserve"> PAGEREF _Toc187627464 \h </w:instrText>
            </w:r>
            <w:r>
              <w:rPr>
                <w:noProof/>
                <w:webHidden/>
              </w:rPr>
            </w:r>
          </w:ins>
          <w:r>
            <w:rPr>
              <w:noProof/>
              <w:webHidden/>
            </w:rPr>
            <w:fldChar w:fldCharType="separate"/>
          </w:r>
          <w:ins w:id="240" w:author="Asad Shah" w:date="2025-01-13T02:15:00Z">
            <w:r>
              <w:rPr>
                <w:noProof/>
                <w:webHidden/>
              </w:rPr>
              <w:t>23</w:t>
            </w:r>
            <w:r>
              <w:rPr>
                <w:noProof/>
                <w:webHidden/>
              </w:rPr>
              <w:fldChar w:fldCharType="end"/>
            </w:r>
            <w:r w:rsidRPr="00DA31F8">
              <w:rPr>
                <w:rStyle w:val="Hyperlink"/>
                <w:noProof/>
              </w:rPr>
              <w:fldChar w:fldCharType="end"/>
            </w:r>
          </w:ins>
        </w:p>
        <w:p w14:paraId="68654591" w14:textId="11B467EB" w:rsidR="00667A57" w:rsidRDefault="00667A57">
          <w:pPr>
            <w:pStyle w:val="TOC3"/>
            <w:tabs>
              <w:tab w:val="right" w:leader="dot" w:pos="9634"/>
            </w:tabs>
            <w:rPr>
              <w:ins w:id="241" w:author="Asad Shah" w:date="2025-01-13T02:15:00Z"/>
              <w:rFonts w:asciiTheme="minorHAnsi" w:eastAsiaTheme="minorEastAsia" w:hAnsiTheme="minorHAnsi"/>
              <w:noProof/>
              <w:color w:val="auto"/>
              <w:sz w:val="22"/>
              <w:lang/>
            </w:rPr>
          </w:pPr>
          <w:ins w:id="242"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"_Toc187627465"</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rFonts w:eastAsia="Times New Roman"/>
                <w:noProof/>
              </w:rPr>
              <w:t>3.2.4 F4: Interest Finding Chatbot</w:t>
            </w:r>
            <w:r>
              <w:rPr>
                <w:noProof/>
                <w:webHidden/>
              </w:rPr>
              <w:tab/>
            </w:r>
            <w:r>
              <w:rPr>
                <w:noProof/>
                <w:webHidden/>
              </w:rPr>
              <w:fldChar w:fldCharType="begin"/>
            </w:r>
            <w:r>
              <w:rPr>
                <w:noProof/>
                <w:webHidden/>
              </w:rPr>
              <w:instrText xml:space="preserve"> PAGEREF _Toc187627465 \h </w:instrText>
            </w:r>
            <w:r>
              <w:rPr>
                <w:noProof/>
                <w:webHidden/>
              </w:rPr>
            </w:r>
          </w:ins>
          <w:r>
            <w:rPr>
              <w:noProof/>
              <w:webHidden/>
            </w:rPr>
            <w:fldChar w:fldCharType="separate"/>
          </w:r>
          <w:ins w:id="243" w:author="Asad Shah" w:date="2025-01-13T02:15:00Z">
            <w:r>
              <w:rPr>
                <w:noProof/>
                <w:webHidden/>
              </w:rPr>
              <w:t>23</w:t>
            </w:r>
            <w:r>
              <w:rPr>
                <w:noProof/>
                <w:webHidden/>
              </w:rPr>
              <w:fldChar w:fldCharType="end"/>
            </w:r>
            <w:r w:rsidRPr="00DA31F8">
              <w:rPr>
                <w:rStyle w:val="Hyperlink"/>
                <w:noProof/>
              </w:rPr>
              <w:fldChar w:fldCharType="end"/>
            </w:r>
          </w:ins>
        </w:p>
        <w:p w14:paraId="102ACA9C" w14:textId="7BD6ACB1" w:rsidR="00667A57" w:rsidRDefault="00667A57">
          <w:pPr>
            <w:pStyle w:val="TOC3"/>
            <w:tabs>
              <w:tab w:val="right" w:leader="dot" w:pos="9634"/>
            </w:tabs>
            <w:rPr>
              <w:ins w:id="244" w:author="Asad Shah" w:date="2025-01-13T02:15:00Z"/>
              <w:rFonts w:asciiTheme="minorHAnsi" w:eastAsiaTheme="minorEastAsia" w:hAnsiTheme="minorHAnsi"/>
              <w:noProof/>
              <w:color w:val="auto"/>
              <w:sz w:val="22"/>
              <w:lang/>
            </w:rPr>
          </w:pPr>
          <w:ins w:id="245" w:author="Asad Shah" w:date="2025-01-13T02:15:00Z">
            <w:r w:rsidRPr="00DA31F8">
              <w:rPr>
                <w:rStyle w:val="Hyperlink"/>
                <w:noProof/>
              </w:rPr>
              <w:lastRenderedPageBreak/>
              <w:fldChar w:fldCharType="begin"/>
            </w:r>
            <w:r w:rsidRPr="00DA31F8">
              <w:rPr>
                <w:rStyle w:val="Hyperlink"/>
                <w:noProof/>
              </w:rPr>
              <w:instrText xml:space="preserve"> </w:instrText>
            </w:r>
            <w:r>
              <w:rPr>
                <w:noProof/>
              </w:rPr>
              <w:instrText>HYPERLINK \l "_Toc187627466"</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rFonts w:eastAsia="Times New Roman"/>
                <w:noProof/>
              </w:rPr>
              <w:t>3.2.5 F5: Aggregate Calculation</w:t>
            </w:r>
            <w:r>
              <w:rPr>
                <w:noProof/>
                <w:webHidden/>
              </w:rPr>
              <w:tab/>
            </w:r>
            <w:r>
              <w:rPr>
                <w:noProof/>
                <w:webHidden/>
              </w:rPr>
              <w:fldChar w:fldCharType="begin"/>
            </w:r>
            <w:r>
              <w:rPr>
                <w:noProof/>
                <w:webHidden/>
              </w:rPr>
              <w:instrText xml:space="preserve"> PAGEREF _Toc187627466 \h </w:instrText>
            </w:r>
            <w:r>
              <w:rPr>
                <w:noProof/>
                <w:webHidden/>
              </w:rPr>
            </w:r>
          </w:ins>
          <w:r>
            <w:rPr>
              <w:noProof/>
              <w:webHidden/>
            </w:rPr>
            <w:fldChar w:fldCharType="separate"/>
          </w:r>
          <w:ins w:id="246" w:author="Asad Shah" w:date="2025-01-13T02:15:00Z">
            <w:r>
              <w:rPr>
                <w:noProof/>
                <w:webHidden/>
              </w:rPr>
              <w:t>23</w:t>
            </w:r>
            <w:r>
              <w:rPr>
                <w:noProof/>
                <w:webHidden/>
              </w:rPr>
              <w:fldChar w:fldCharType="end"/>
            </w:r>
            <w:r w:rsidRPr="00DA31F8">
              <w:rPr>
                <w:rStyle w:val="Hyperlink"/>
                <w:noProof/>
              </w:rPr>
              <w:fldChar w:fldCharType="end"/>
            </w:r>
          </w:ins>
        </w:p>
        <w:p w14:paraId="54AB6A9C" w14:textId="24F6B4C1" w:rsidR="00667A57" w:rsidRDefault="00667A57">
          <w:pPr>
            <w:pStyle w:val="TOC3"/>
            <w:tabs>
              <w:tab w:val="right" w:leader="dot" w:pos="9634"/>
            </w:tabs>
            <w:rPr>
              <w:ins w:id="247" w:author="Asad Shah" w:date="2025-01-13T02:15:00Z"/>
              <w:rFonts w:asciiTheme="minorHAnsi" w:eastAsiaTheme="minorEastAsia" w:hAnsiTheme="minorHAnsi"/>
              <w:noProof/>
              <w:color w:val="auto"/>
              <w:sz w:val="22"/>
              <w:lang/>
            </w:rPr>
          </w:pPr>
          <w:ins w:id="248"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"_Toc187627467"</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rFonts w:eastAsia="Times New Roman"/>
                <w:noProof/>
              </w:rPr>
              <w:t>3.2.6 F6: University Recommendation</w:t>
            </w:r>
            <w:r>
              <w:rPr>
                <w:noProof/>
                <w:webHidden/>
              </w:rPr>
              <w:tab/>
            </w:r>
            <w:r>
              <w:rPr>
                <w:noProof/>
                <w:webHidden/>
              </w:rPr>
              <w:fldChar w:fldCharType="begin"/>
            </w:r>
            <w:r>
              <w:rPr>
                <w:noProof/>
                <w:webHidden/>
              </w:rPr>
              <w:instrText xml:space="preserve"> PAGEREF _Toc187627467 \h </w:instrText>
            </w:r>
            <w:r>
              <w:rPr>
                <w:noProof/>
                <w:webHidden/>
              </w:rPr>
            </w:r>
          </w:ins>
          <w:r>
            <w:rPr>
              <w:noProof/>
              <w:webHidden/>
            </w:rPr>
            <w:fldChar w:fldCharType="separate"/>
          </w:r>
          <w:ins w:id="249" w:author="Asad Shah" w:date="2025-01-13T02:15:00Z">
            <w:r>
              <w:rPr>
                <w:noProof/>
                <w:webHidden/>
              </w:rPr>
              <w:t>23</w:t>
            </w:r>
            <w:r>
              <w:rPr>
                <w:noProof/>
                <w:webHidden/>
              </w:rPr>
              <w:fldChar w:fldCharType="end"/>
            </w:r>
            <w:r w:rsidRPr="00DA31F8">
              <w:rPr>
                <w:rStyle w:val="Hyperlink"/>
                <w:noProof/>
              </w:rPr>
              <w:fldChar w:fldCharType="end"/>
            </w:r>
          </w:ins>
        </w:p>
        <w:p w14:paraId="4F25B564" w14:textId="092B48FD" w:rsidR="00667A57" w:rsidRDefault="00667A57">
          <w:pPr>
            <w:pStyle w:val="TOC3"/>
            <w:tabs>
              <w:tab w:val="right" w:leader="dot" w:pos="9634"/>
            </w:tabs>
            <w:rPr>
              <w:ins w:id="250" w:author="Asad Shah" w:date="2025-01-13T02:15:00Z"/>
              <w:rFonts w:asciiTheme="minorHAnsi" w:eastAsiaTheme="minorEastAsia" w:hAnsiTheme="minorHAnsi"/>
              <w:noProof/>
              <w:color w:val="auto"/>
              <w:sz w:val="22"/>
              <w:lang/>
            </w:rPr>
          </w:pPr>
          <w:ins w:id="251"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"_Toc187627468"</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rFonts w:eastAsia="Times New Roman"/>
                <w:noProof/>
              </w:rPr>
              <w:t>3.2.7 F7: Trend Visualization</w:t>
            </w:r>
            <w:r>
              <w:rPr>
                <w:noProof/>
                <w:webHidden/>
              </w:rPr>
              <w:tab/>
            </w:r>
            <w:r>
              <w:rPr>
                <w:noProof/>
                <w:webHidden/>
              </w:rPr>
              <w:fldChar w:fldCharType="begin"/>
            </w:r>
            <w:r>
              <w:rPr>
                <w:noProof/>
                <w:webHidden/>
              </w:rPr>
              <w:instrText xml:space="preserve"> PAGEREF _Toc187627468 \h </w:instrText>
            </w:r>
            <w:r>
              <w:rPr>
                <w:noProof/>
                <w:webHidden/>
              </w:rPr>
            </w:r>
          </w:ins>
          <w:r>
            <w:rPr>
              <w:noProof/>
              <w:webHidden/>
            </w:rPr>
            <w:fldChar w:fldCharType="separate"/>
          </w:r>
          <w:ins w:id="252" w:author="Asad Shah" w:date="2025-01-13T02:15:00Z">
            <w:r>
              <w:rPr>
                <w:noProof/>
                <w:webHidden/>
              </w:rPr>
              <w:t>23</w:t>
            </w:r>
            <w:r>
              <w:rPr>
                <w:noProof/>
                <w:webHidden/>
              </w:rPr>
              <w:fldChar w:fldCharType="end"/>
            </w:r>
            <w:r w:rsidRPr="00DA31F8">
              <w:rPr>
                <w:rStyle w:val="Hyperlink"/>
                <w:noProof/>
              </w:rPr>
              <w:fldChar w:fldCharType="end"/>
            </w:r>
          </w:ins>
        </w:p>
        <w:p w14:paraId="74ACAB8B" w14:textId="5A87BC2D" w:rsidR="00667A57" w:rsidRDefault="00667A57">
          <w:pPr>
            <w:pStyle w:val="TOC3"/>
            <w:tabs>
              <w:tab w:val="right" w:leader="dot" w:pos="9634"/>
            </w:tabs>
            <w:rPr>
              <w:ins w:id="253" w:author="Asad Shah" w:date="2025-01-13T02:15:00Z"/>
              <w:rFonts w:asciiTheme="minorHAnsi" w:eastAsiaTheme="minorEastAsia" w:hAnsiTheme="minorHAnsi"/>
              <w:noProof/>
              <w:color w:val="auto"/>
              <w:sz w:val="22"/>
              <w:lang/>
            </w:rPr>
          </w:pPr>
          <w:ins w:id="254"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"_Toc187627469"</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rFonts w:eastAsia="Times New Roman"/>
                <w:noProof/>
              </w:rPr>
              <w:t>3.2.8 F8: Dashboard for Insights</w:t>
            </w:r>
            <w:r>
              <w:rPr>
                <w:noProof/>
                <w:webHidden/>
              </w:rPr>
              <w:tab/>
            </w:r>
            <w:r>
              <w:rPr>
                <w:noProof/>
                <w:webHidden/>
              </w:rPr>
              <w:fldChar w:fldCharType="begin"/>
            </w:r>
            <w:r>
              <w:rPr>
                <w:noProof/>
                <w:webHidden/>
              </w:rPr>
              <w:instrText xml:space="preserve"> PAGEREF _Toc187627469 \h </w:instrText>
            </w:r>
            <w:r>
              <w:rPr>
                <w:noProof/>
                <w:webHidden/>
              </w:rPr>
            </w:r>
          </w:ins>
          <w:r>
            <w:rPr>
              <w:noProof/>
              <w:webHidden/>
            </w:rPr>
            <w:fldChar w:fldCharType="separate"/>
          </w:r>
          <w:ins w:id="255" w:author="Asad Shah" w:date="2025-01-13T02:15:00Z">
            <w:r>
              <w:rPr>
                <w:noProof/>
                <w:webHidden/>
              </w:rPr>
              <w:t>23</w:t>
            </w:r>
            <w:r>
              <w:rPr>
                <w:noProof/>
                <w:webHidden/>
              </w:rPr>
              <w:fldChar w:fldCharType="end"/>
            </w:r>
            <w:r w:rsidRPr="00DA31F8">
              <w:rPr>
                <w:rStyle w:val="Hyperlink"/>
                <w:noProof/>
              </w:rPr>
              <w:fldChar w:fldCharType="end"/>
            </w:r>
          </w:ins>
        </w:p>
        <w:p w14:paraId="1F3DFB1E" w14:textId="54346882" w:rsidR="00667A57" w:rsidRDefault="00667A57">
          <w:pPr>
            <w:pStyle w:val="TOC3"/>
            <w:tabs>
              <w:tab w:val="right" w:leader="dot" w:pos="9634"/>
            </w:tabs>
            <w:rPr>
              <w:ins w:id="256" w:author="Asad Shah" w:date="2025-01-13T02:15:00Z"/>
              <w:rFonts w:asciiTheme="minorHAnsi" w:eastAsiaTheme="minorEastAsia" w:hAnsiTheme="minorHAnsi"/>
              <w:noProof/>
              <w:color w:val="auto"/>
              <w:sz w:val="22"/>
              <w:lang/>
            </w:rPr>
          </w:pPr>
          <w:ins w:id="257"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"_Toc187627470"</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rFonts w:eastAsia="Times New Roman"/>
                <w:noProof/>
              </w:rPr>
              <w:t>3.2.9 F9: Search and Filter Options</w:t>
            </w:r>
            <w:r>
              <w:rPr>
                <w:noProof/>
                <w:webHidden/>
              </w:rPr>
              <w:tab/>
            </w:r>
            <w:r>
              <w:rPr>
                <w:noProof/>
                <w:webHidden/>
              </w:rPr>
              <w:fldChar w:fldCharType="begin"/>
            </w:r>
            <w:r>
              <w:rPr>
                <w:noProof/>
                <w:webHidden/>
              </w:rPr>
              <w:instrText xml:space="preserve"> PAGEREF _Toc187627470 \h </w:instrText>
            </w:r>
            <w:r>
              <w:rPr>
                <w:noProof/>
                <w:webHidden/>
              </w:rPr>
            </w:r>
          </w:ins>
          <w:r>
            <w:rPr>
              <w:noProof/>
              <w:webHidden/>
            </w:rPr>
            <w:fldChar w:fldCharType="separate"/>
          </w:r>
          <w:ins w:id="258" w:author="Asad Shah" w:date="2025-01-13T02:15:00Z">
            <w:r>
              <w:rPr>
                <w:noProof/>
                <w:webHidden/>
              </w:rPr>
              <w:t>24</w:t>
            </w:r>
            <w:r>
              <w:rPr>
                <w:noProof/>
                <w:webHidden/>
              </w:rPr>
              <w:fldChar w:fldCharType="end"/>
            </w:r>
            <w:r w:rsidRPr="00DA31F8">
              <w:rPr>
                <w:rStyle w:val="Hyperlink"/>
                <w:noProof/>
              </w:rPr>
              <w:fldChar w:fldCharType="end"/>
            </w:r>
          </w:ins>
        </w:p>
        <w:p w14:paraId="27D77F0C" w14:textId="649EA381" w:rsidR="00667A57" w:rsidRDefault="00667A57">
          <w:pPr>
            <w:pStyle w:val="TOC3"/>
            <w:tabs>
              <w:tab w:val="right" w:leader="dot" w:pos="9634"/>
            </w:tabs>
            <w:rPr>
              <w:ins w:id="259" w:author="Asad Shah" w:date="2025-01-13T02:15:00Z"/>
              <w:rFonts w:asciiTheme="minorHAnsi" w:eastAsiaTheme="minorEastAsia" w:hAnsiTheme="minorHAnsi"/>
              <w:noProof/>
              <w:color w:val="auto"/>
              <w:sz w:val="22"/>
              <w:lang/>
            </w:rPr>
          </w:pPr>
          <w:ins w:id="260"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"_Toc187627471"</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rFonts w:eastAsia="Times New Roman"/>
                <w:noProof/>
              </w:rPr>
              <w:t>3.2.10 F10: User-Friendly Interface</w:t>
            </w:r>
            <w:r>
              <w:rPr>
                <w:noProof/>
                <w:webHidden/>
              </w:rPr>
              <w:tab/>
            </w:r>
            <w:r>
              <w:rPr>
                <w:noProof/>
                <w:webHidden/>
              </w:rPr>
              <w:fldChar w:fldCharType="begin"/>
            </w:r>
            <w:r>
              <w:rPr>
                <w:noProof/>
                <w:webHidden/>
              </w:rPr>
              <w:instrText xml:space="preserve"> PAGEREF _Toc187627471 \h </w:instrText>
            </w:r>
            <w:r>
              <w:rPr>
                <w:noProof/>
                <w:webHidden/>
              </w:rPr>
            </w:r>
          </w:ins>
          <w:r>
            <w:rPr>
              <w:noProof/>
              <w:webHidden/>
            </w:rPr>
            <w:fldChar w:fldCharType="separate"/>
          </w:r>
          <w:ins w:id="261" w:author="Asad Shah" w:date="2025-01-13T02:15:00Z">
            <w:r>
              <w:rPr>
                <w:noProof/>
                <w:webHidden/>
              </w:rPr>
              <w:t>24</w:t>
            </w:r>
            <w:r>
              <w:rPr>
                <w:noProof/>
                <w:webHidden/>
              </w:rPr>
              <w:fldChar w:fldCharType="end"/>
            </w:r>
            <w:r w:rsidRPr="00DA31F8">
              <w:rPr>
                <w:rStyle w:val="Hyperlink"/>
                <w:noProof/>
              </w:rPr>
              <w:fldChar w:fldCharType="end"/>
            </w:r>
          </w:ins>
        </w:p>
        <w:p w14:paraId="1131BE56" w14:textId="37FD5EF4" w:rsidR="00667A57" w:rsidRDefault="00667A57">
          <w:pPr>
            <w:pStyle w:val="TOC2"/>
            <w:tabs>
              <w:tab w:val="right" w:leader="dot" w:pos="9634"/>
            </w:tabs>
            <w:rPr>
              <w:ins w:id="262" w:author="Asad Shah" w:date="2025-01-13T02:15:00Z"/>
              <w:rFonts w:asciiTheme="minorHAnsi" w:eastAsiaTheme="minorEastAsia" w:hAnsiTheme="minorHAnsi"/>
              <w:noProof/>
              <w:color w:val="auto"/>
              <w:sz w:val="22"/>
              <w:lang/>
            </w:rPr>
          </w:pPr>
          <w:ins w:id="263"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"_Toc187627472"</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rFonts w:eastAsia="Times New Roman"/>
                <w:noProof/>
              </w:rPr>
              <w:t>3.3 Use Case Model</w:t>
            </w:r>
            <w:r>
              <w:rPr>
                <w:noProof/>
                <w:webHidden/>
              </w:rPr>
              <w:tab/>
            </w:r>
            <w:r>
              <w:rPr>
                <w:noProof/>
                <w:webHidden/>
              </w:rPr>
              <w:fldChar w:fldCharType="begin"/>
            </w:r>
            <w:r>
              <w:rPr>
                <w:noProof/>
                <w:webHidden/>
              </w:rPr>
              <w:instrText xml:space="preserve"> PAGEREF _Toc187627472 \h </w:instrText>
            </w:r>
            <w:r>
              <w:rPr>
                <w:noProof/>
                <w:webHidden/>
              </w:rPr>
            </w:r>
          </w:ins>
          <w:r>
            <w:rPr>
              <w:noProof/>
              <w:webHidden/>
            </w:rPr>
            <w:fldChar w:fldCharType="separate"/>
          </w:r>
          <w:ins w:id="264" w:author="Asad Shah" w:date="2025-01-13T02:15:00Z">
            <w:r>
              <w:rPr>
                <w:noProof/>
                <w:webHidden/>
              </w:rPr>
              <w:t>24</w:t>
            </w:r>
            <w:r>
              <w:rPr>
                <w:noProof/>
                <w:webHidden/>
              </w:rPr>
              <w:fldChar w:fldCharType="end"/>
            </w:r>
            <w:r w:rsidRPr="00DA31F8">
              <w:rPr>
                <w:rStyle w:val="Hyperlink"/>
                <w:noProof/>
              </w:rPr>
              <w:fldChar w:fldCharType="end"/>
            </w:r>
          </w:ins>
        </w:p>
        <w:p w14:paraId="3C5FADF4" w14:textId="5397CD19" w:rsidR="00667A57" w:rsidRDefault="00667A57">
          <w:pPr>
            <w:pStyle w:val="TOC3"/>
            <w:tabs>
              <w:tab w:val="right" w:leader="dot" w:pos="9634"/>
            </w:tabs>
            <w:rPr>
              <w:ins w:id="265" w:author="Asad Shah" w:date="2025-01-13T02:15:00Z"/>
              <w:rFonts w:asciiTheme="minorHAnsi" w:eastAsiaTheme="minorEastAsia" w:hAnsiTheme="minorHAnsi"/>
              <w:noProof/>
              <w:color w:val="auto"/>
              <w:sz w:val="22"/>
              <w:lang/>
            </w:rPr>
          </w:pPr>
          <w:ins w:id="266"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"_Toc187627473"</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3.3.1 Use Case # 1.1</w:t>
            </w:r>
            <w:r>
              <w:rPr>
                <w:noProof/>
                <w:webHidden/>
              </w:rPr>
              <w:tab/>
            </w:r>
            <w:r>
              <w:rPr>
                <w:noProof/>
                <w:webHidden/>
              </w:rPr>
              <w:fldChar w:fldCharType="begin"/>
            </w:r>
            <w:r>
              <w:rPr>
                <w:noProof/>
                <w:webHidden/>
              </w:rPr>
              <w:instrText xml:space="preserve"> PAGEREF _Toc187627473 \h </w:instrText>
            </w:r>
            <w:r>
              <w:rPr>
                <w:noProof/>
                <w:webHidden/>
              </w:rPr>
            </w:r>
          </w:ins>
          <w:r>
            <w:rPr>
              <w:noProof/>
              <w:webHidden/>
            </w:rPr>
            <w:fldChar w:fldCharType="separate"/>
          </w:r>
          <w:ins w:id="267" w:author="Asad Shah" w:date="2025-01-13T02:15:00Z">
            <w:r>
              <w:rPr>
                <w:noProof/>
                <w:webHidden/>
              </w:rPr>
              <w:t>24</w:t>
            </w:r>
            <w:r>
              <w:rPr>
                <w:noProof/>
                <w:webHidden/>
              </w:rPr>
              <w:fldChar w:fldCharType="end"/>
            </w:r>
            <w:r w:rsidRPr="00DA31F8">
              <w:rPr>
                <w:rStyle w:val="Hyperlink"/>
                <w:noProof/>
              </w:rPr>
              <w:fldChar w:fldCharType="end"/>
            </w:r>
          </w:ins>
        </w:p>
        <w:p w14:paraId="3DA132C5" w14:textId="3BF78F6E" w:rsidR="00667A57" w:rsidRDefault="00667A57">
          <w:pPr>
            <w:pStyle w:val="TOC3"/>
            <w:tabs>
              <w:tab w:val="right" w:leader="dot" w:pos="9634"/>
            </w:tabs>
            <w:rPr>
              <w:ins w:id="268" w:author="Asad Shah" w:date="2025-01-13T02:15:00Z"/>
              <w:rFonts w:asciiTheme="minorHAnsi" w:eastAsiaTheme="minorEastAsia" w:hAnsiTheme="minorHAnsi"/>
              <w:noProof/>
              <w:color w:val="auto"/>
              <w:sz w:val="22"/>
              <w:lang/>
            </w:rPr>
          </w:pPr>
          <w:ins w:id="269"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"_Toc187627474"</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3.3.2 Use Case # 1.2</w:t>
            </w:r>
            <w:r>
              <w:rPr>
                <w:noProof/>
                <w:webHidden/>
              </w:rPr>
              <w:tab/>
            </w:r>
            <w:r>
              <w:rPr>
                <w:noProof/>
                <w:webHidden/>
              </w:rPr>
              <w:fldChar w:fldCharType="begin"/>
            </w:r>
            <w:r>
              <w:rPr>
                <w:noProof/>
                <w:webHidden/>
              </w:rPr>
              <w:instrText xml:space="preserve"> PAGEREF _Toc187627474 \h </w:instrText>
            </w:r>
            <w:r>
              <w:rPr>
                <w:noProof/>
                <w:webHidden/>
              </w:rPr>
            </w:r>
          </w:ins>
          <w:r>
            <w:rPr>
              <w:noProof/>
              <w:webHidden/>
            </w:rPr>
            <w:fldChar w:fldCharType="separate"/>
          </w:r>
          <w:ins w:id="270" w:author="Asad Shah" w:date="2025-01-13T02:15:00Z">
            <w:r>
              <w:rPr>
                <w:noProof/>
                <w:webHidden/>
              </w:rPr>
              <w:t>25</w:t>
            </w:r>
            <w:r>
              <w:rPr>
                <w:noProof/>
                <w:webHidden/>
              </w:rPr>
              <w:fldChar w:fldCharType="end"/>
            </w:r>
            <w:r w:rsidRPr="00DA31F8">
              <w:rPr>
                <w:rStyle w:val="Hyperlink"/>
                <w:noProof/>
              </w:rPr>
              <w:fldChar w:fldCharType="end"/>
            </w:r>
          </w:ins>
        </w:p>
        <w:p w14:paraId="6C259431" w14:textId="54FF41C7" w:rsidR="00667A57" w:rsidRDefault="00667A57">
          <w:pPr>
            <w:pStyle w:val="TOC3"/>
            <w:tabs>
              <w:tab w:val="right" w:leader="dot" w:pos="9634"/>
            </w:tabs>
            <w:rPr>
              <w:ins w:id="271" w:author="Asad Shah" w:date="2025-01-13T02:15:00Z"/>
              <w:rFonts w:asciiTheme="minorHAnsi" w:eastAsiaTheme="minorEastAsia" w:hAnsiTheme="minorHAnsi"/>
              <w:noProof/>
              <w:color w:val="auto"/>
              <w:sz w:val="22"/>
              <w:lang/>
            </w:rPr>
          </w:pPr>
          <w:ins w:id="272"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"_Toc187627475"</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3.3.3 Use Case # 1.3</w:t>
            </w:r>
            <w:r>
              <w:rPr>
                <w:noProof/>
                <w:webHidden/>
              </w:rPr>
              <w:tab/>
            </w:r>
            <w:r>
              <w:rPr>
                <w:noProof/>
                <w:webHidden/>
              </w:rPr>
              <w:fldChar w:fldCharType="begin"/>
            </w:r>
            <w:r>
              <w:rPr>
                <w:noProof/>
                <w:webHidden/>
              </w:rPr>
              <w:instrText xml:space="preserve"> PAGEREF _Toc187627475 \h </w:instrText>
            </w:r>
            <w:r>
              <w:rPr>
                <w:noProof/>
                <w:webHidden/>
              </w:rPr>
            </w:r>
          </w:ins>
          <w:r>
            <w:rPr>
              <w:noProof/>
              <w:webHidden/>
            </w:rPr>
            <w:fldChar w:fldCharType="separate"/>
          </w:r>
          <w:ins w:id="273" w:author="Asad Shah" w:date="2025-01-13T02:15:00Z">
            <w:r>
              <w:rPr>
                <w:noProof/>
                <w:webHidden/>
              </w:rPr>
              <w:t>25</w:t>
            </w:r>
            <w:r>
              <w:rPr>
                <w:noProof/>
                <w:webHidden/>
              </w:rPr>
              <w:fldChar w:fldCharType="end"/>
            </w:r>
            <w:r w:rsidRPr="00DA31F8">
              <w:rPr>
                <w:rStyle w:val="Hyperlink"/>
                <w:noProof/>
              </w:rPr>
              <w:fldChar w:fldCharType="end"/>
            </w:r>
          </w:ins>
        </w:p>
        <w:p w14:paraId="78B319D4" w14:textId="361FEEC3" w:rsidR="00667A57" w:rsidRDefault="00667A57">
          <w:pPr>
            <w:pStyle w:val="TOC3"/>
            <w:tabs>
              <w:tab w:val="right" w:leader="dot" w:pos="9634"/>
            </w:tabs>
            <w:rPr>
              <w:ins w:id="274" w:author="Asad Shah" w:date="2025-01-13T02:15:00Z"/>
              <w:rFonts w:asciiTheme="minorHAnsi" w:eastAsiaTheme="minorEastAsia" w:hAnsiTheme="minorHAnsi"/>
              <w:noProof/>
              <w:color w:val="auto"/>
              <w:sz w:val="22"/>
              <w:lang/>
            </w:rPr>
          </w:pPr>
          <w:ins w:id="275"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"_Toc187627476"</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3.3.4 Use Case # 2.1</w:t>
            </w:r>
            <w:r>
              <w:rPr>
                <w:noProof/>
                <w:webHidden/>
              </w:rPr>
              <w:tab/>
            </w:r>
            <w:r>
              <w:rPr>
                <w:noProof/>
                <w:webHidden/>
              </w:rPr>
              <w:fldChar w:fldCharType="begin"/>
            </w:r>
            <w:r>
              <w:rPr>
                <w:noProof/>
                <w:webHidden/>
              </w:rPr>
              <w:instrText xml:space="preserve"> PAGEREF _Toc187627476 \h </w:instrText>
            </w:r>
            <w:r>
              <w:rPr>
                <w:noProof/>
                <w:webHidden/>
              </w:rPr>
            </w:r>
          </w:ins>
          <w:r>
            <w:rPr>
              <w:noProof/>
              <w:webHidden/>
            </w:rPr>
            <w:fldChar w:fldCharType="separate"/>
          </w:r>
          <w:ins w:id="276" w:author="Asad Shah" w:date="2025-01-13T02:15:00Z">
            <w:r>
              <w:rPr>
                <w:noProof/>
                <w:webHidden/>
              </w:rPr>
              <w:t>26</w:t>
            </w:r>
            <w:r>
              <w:rPr>
                <w:noProof/>
                <w:webHidden/>
              </w:rPr>
              <w:fldChar w:fldCharType="end"/>
            </w:r>
            <w:r w:rsidRPr="00DA31F8">
              <w:rPr>
                <w:rStyle w:val="Hyperlink"/>
                <w:noProof/>
              </w:rPr>
              <w:fldChar w:fldCharType="end"/>
            </w:r>
          </w:ins>
        </w:p>
        <w:p w14:paraId="09F2C7F0" w14:textId="0A0C227A" w:rsidR="00667A57" w:rsidRDefault="00667A57">
          <w:pPr>
            <w:pStyle w:val="TOC3"/>
            <w:tabs>
              <w:tab w:val="right" w:leader="dot" w:pos="9634"/>
            </w:tabs>
            <w:rPr>
              <w:ins w:id="277" w:author="Asad Shah" w:date="2025-01-13T02:15:00Z"/>
              <w:rFonts w:asciiTheme="minorHAnsi" w:eastAsiaTheme="minorEastAsia" w:hAnsiTheme="minorHAnsi"/>
              <w:noProof/>
              <w:color w:val="auto"/>
              <w:sz w:val="22"/>
              <w:lang/>
            </w:rPr>
          </w:pPr>
          <w:ins w:id="278"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"_Toc187627477"</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3.3.5 Use Case # 2.2</w:t>
            </w:r>
            <w:r>
              <w:rPr>
                <w:noProof/>
                <w:webHidden/>
              </w:rPr>
              <w:tab/>
            </w:r>
            <w:r>
              <w:rPr>
                <w:noProof/>
                <w:webHidden/>
              </w:rPr>
              <w:fldChar w:fldCharType="begin"/>
            </w:r>
            <w:r>
              <w:rPr>
                <w:noProof/>
                <w:webHidden/>
              </w:rPr>
              <w:instrText xml:space="preserve"> PAGEREF _Toc187627477 \h </w:instrText>
            </w:r>
            <w:r>
              <w:rPr>
                <w:noProof/>
                <w:webHidden/>
              </w:rPr>
            </w:r>
          </w:ins>
          <w:r>
            <w:rPr>
              <w:noProof/>
              <w:webHidden/>
            </w:rPr>
            <w:fldChar w:fldCharType="separate"/>
          </w:r>
          <w:ins w:id="279" w:author="Asad Shah" w:date="2025-01-13T02:15:00Z">
            <w:r>
              <w:rPr>
                <w:noProof/>
                <w:webHidden/>
              </w:rPr>
              <w:t>26</w:t>
            </w:r>
            <w:r>
              <w:rPr>
                <w:noProof/>
                <w:webHidden/>
              </w:rPr>
              <w:fldChar w:fldCharType="end"/>
            </w:r>
            <w:r w:rsidRPr="00DA31F8">
              <w:rPr>
                <w:rStyle w:val="Hyperlink"/>
                <w:noProof/>
              </w:rPr>
              <w:fldChar w:fldCharType="end"/>
            </w:r>
          </w:ins>
        </w:p>
        <w:p w14:paraId="41ED07A5" w14:textId="590C7EB1" w:rsidR="00667A57" w:rsidRDefault="00667A57">
          <w:pPr>
            <w:pStyle w:val="TOC3"/>
            <w:tabs>
              <w:tab w:val="right" w:leader="dot" w:pos="9634"/>
            </w:tabs>
            <w:rPr>
              <w:ins w:id="280" w:author="Asad Shah" w:date="2025-01-13T02:15:00Z"/>
              <w:rFonts w:asciiTheme="minorHAnsi" w:eastAsiaTheme="minorEastAsia" w:hAnsiTheme="minorHAnsi"/>
              <w:noProof/>
              <w:color w:val="auto"/>
              <w:sz w:val="22"/>
              <w:lang/>
            </w:rPr>
          </w:pPr>
          <w:ins w:id="281"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"_Toc187627478"</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3.3.6 Use Case # 2.3</w:t>
            </w:r>
            <w:r>
              <w:rPr>
                <w:noProof/>
                <w:webHidden/>
              </w:rPr>
              <w:tab/>
            </w:r>
            <w:r>
              <w:rPr>
                <w:noProof/>
                <w:webHidden/>
              </w:rPr>
              <w:fldChar w:fldCharType="begin"/>
            </w:r>
            <w:r>
              <w:rPr>
                <w:noProof/>
                <w:webHidden/>
              </w:rPr>
              <w:instrText xml:space="preserve"> PAGEREF _Toc187627478 \h </w:instrText>
            </w:r>
            <w:r>
              <w:rPr>
                <w:noProof/>
                <w:webHidden/>
              </w:rPr>
            </w:r>
          </w:ins>
          <w:r>
            <w:rPr>
              <w:noProof/>
              <w:webHidden/>
            </w:rPr>
            <w:fldChar w:fldCharType="separate"/>
          </w:r>
          <w:ins w:id="282" w:author="Asad Shah" w:date="2025-01-13T02:15:00Z">
            <w:r>
              <w:rPr>
                <w:noProof/>
                <w:webHidden/>
              </w:rPr>
              <w:t>26</w:t>
            </w:r>
            <w:r>
              <w:rPr>
                <w:noProof/>
                <w:webHidden/>
              </w:rPr>
              <w:fldChar w:fldCharType="end"/>
            </w:r>
            <w:r w:rsidRPr="00DA31F8">
              <w:rPr>
                <w:rStyle w:val="Hyperlink"/>
                <w:noProof/>
              </w:rPr>
              <w:fldChar w:fldCharType="end"/>
            </w:r>
          </w:ins>
        </w:p>
        <w:p w14:paraId="3D4B2D64" w14:textId="3CB808CC" w:rsidR="00667A57" w:rsidRDefault="00667A57">
          <w:pPr>
            <w:pStyle w:val="TOC3"/>
            <w:tabs>
              <w:tab w:val="right" w:leader="dot" w:pos="9634"/>
            </w:tabs>
            <w:rPr>
              <w:ins w:id="283" w:author="Asad Shah" w:date="2025-01-13T02:15:00Z"/>
              <w:rFonts w:asciiTheme="minorHAnsi" w:eastAsiaTheme="minorEastAsia" w:hAnsiTheme="minorHAnsi"/>
              <w:noProof/>
              <w:color w:val="auto"/>
              <w:sz w:val="22"/>
              <w:lang/>
            </w:rPr>
          </w:pPr>
          <w:ins w:id="284"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"_Toc187627479"</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3.3.7 Use Case # 2.4</w:t>
            </w:r>
            <w:r>
              <w:rPr>
                <w:noProof/>
                <w:webHidden/>
              </w:rPr>
              <w:tab/>
            </w:r>
            <w:r>
              <w:rPr>
                <w:noProof/>
                <w:webHidden/>
              </w:rPr>
              <w:fldChar w:fldCharType="begin"/>
            </w:r>
            <w:r>
              <w:rPr>
                <w:noProof/>
                <w:webHidden/>
              </w:rPr>
              <w:instrText xml:space="preserve"> PAGEREF _Toc187627479 \h </w:instrText>
            </w:r>
            <w:r>
              <w:rPr>
                <w:noProof/>
                <w:webHidden/>
              </w:rPr>
            </w:r>
          </w:ins>
          <w:r>
            <w:rPr>
              <w:noProof/>
              <w:webHidden/>
            </w:rPr>
            <w:fldChar w:fldCharType="separate"/>
          </w:r>
          <w:ins w:id="285" w:author="Asad Shah" w:date="2025-01-13T02:15:00Z">
            <w:r>
              <w:rPr>
                <w:noProof/>
                <w:webHidden/>
              </w:rPr>
              <w:t>27</w:t>
            </w:r>
            <w:r>
              <w:rPr>
                <w:noProof/>
                <w:webHidden/>
              </w:rPr>
              <w:fldChar w:fldCharType="end"/>
            </w:r>
            <w:r w:rsidRPr="00DA31F8">
              <w:rPr>
                <w:rStyle w:val="Hyperlink"/>
                <w:noProof/>
              </w:rPr>
              <w:fldChar w:fldCharType="end"/>
            </w:r>
          </w:ins>
        </w:p>
        <w:p w14:paraId="0819371D" w14:textId="652AFF12" w:rsidR="00667A57" w:rsidRDefault="00667A57">
          <w:pPr>
            <w:pStyle w:val="TOC3"/>
            <w:tabs>
              <w:tab w:val="right" w:leader="dot" w:pos="9634"/>
            </w:tabs>
            <w:rPr>
              <w:ins w:id="286" w:author="Asad Shah" w:date="2025-01-13T02:15:00Z"/>
              <w:rFonts w:asciiTheme="minorHAnsi" w:eastAsiaTheme="minorEastAsia" w:hAnsiTheme="minorHAnsi"/>
              <w:noProof/>
              <w:color w:val="auto"/>
              <w:sz w:val="22"/>
              <w:lang/>
            </w:rPr>
          </w:pPr>
          <w:ins w:id="287"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"_Toc187627480"</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3.3.8 Use Case # 3.1</w:t>
            </w:r>
            <w:r>
              <w:rPr>
                <w:noProof/>
                <w:webHidden/>
              </w:rPr>
              <w:tab/>
            </w:r>
            <w:r>
              <w:rPr>
                <w:noProof/>
                <w:webHidden/>
              </w:rPr>
              <w:fldChar w:fldCharType="begin"/>
            </w:r>
            <w:r>
              <w:rPr>
                <w:noProof/>
                <w:webHidden/>
              </w:rPr>
              <w:instrText xml:space="preserve"> PAGEREF _Toc187627480 \h </w:instrText>
            </w:r>
            <w:r>
              <w:rPr>
                <w:noProof/>
                <w:webHidden/>
              </w:rPr>
            </w:r>
          </w:ins>
          <w:r>
            <w:rPr>
              <w:noProof/>
              <w:webHidden/>
            </w:rPr>
            <w:fldChar w:fldCharType="separate"/>
          </w:r>
          <w:ins w:id="288" w:author="Asad Shah" w:date="2025-01-13T02:15:00Z">
            <w:r>
              <w:rPr>
                <w:noProof/>
                <w:webHidden/>
              </w:rPr>
              <w:t>27</w:t>
            </w:r>
            <w:r>
              <w:rPr>
                <w:noProof/>
                <w:webHidden/>
              </w:rPr>
              <w:fldChar w:fldCharType="end"/>
            </w:r>
            <w:r w:rsidRPr="00DA31F8">
              <w:rPr>
                <w:rStyle w:val="Hyperlink"/>
                <w:noProof/>
              </w:rPr>
              <w:fldChar w:fldCharType="end"/>
            </w:r>
          </w:ins>
        </w:p>
        <w:p w14:paraId="4A640896" w14:textId="5626ECF1" w:rsidR="00667A57" w:rsidRDefault="00667A57">
          <w:pPr>
            <w:pStyle w:val="TOC3"/>
            <w:tabs>
              <w:tab w:val="right" w:leader="dot" w:pos="9634"/>
            </w:tabs>
            <w:rPr>
              <w:ins w:id="289" w:author="Asad Shah" w:date="2025-01-13T02:15:00Z"/>
              <w:rFonts w:asciiTheme="minorHAnsi" w:eastAsiaTheme="minorEastAsia" w:hAnsiTheme="minorHAnsi"/>
              <w:noProof/>
              <w:color w:val="auto"/>
              <w:sz w:val="22"/>
              <w:lang/>
            </w:rPr>
          </w:pPr>
          <w:ins w:id="290"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"_Toc187627481"</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3.3.9 Use Case # 3.2</w:t>
            </w:r>
            <w:r>
              <w:rPr>
                <w:noProof/>
                <w:webHidden/>
              </w:rPr>
              <w:tab/>
            </w:r>
            <w:r>
              <w:rPr>
                <w:noProof/>
                <w:webHidden/>
              </w:rPr>
              <w:fldChar w:fldCharType="begin"/>
            </w:r>
            <w:r>
              <w:rPr>
                <w:noProof/>
                <w:webHidden/>
              </w:rPr>
              <w:instrText xml:space="preserve"> PAGEREF _Toc187627481 \h </w:instrText>
            </w:r>
            <w:r>
              <w:rPr>
                <w:noProof/>
                <w:webHidden/>
              </w:rPr>
            </w:r>
          </w:ins>
          <w:r>
            <w:rPr>
              <w:noProof/>
              <w:webHidden/>
            </w:rPr>
            <w:fldChar w:fldCharType="separate"/>
          </w:r>
          <w:ins w:id="291" w:author="Asad Shah" w:date="2025-01-13T02:15:00Z">
            <w:r>
              <w:rPr>
                <w:noProof/>
                <w:webHidden/>
              </w:rPr>
              <w:t>28</w:t>
            </w:r>
            <w:r>
              <w:rPr>
                <w:noProof/>
                <w:webHidden/>
              </w:rPr>
              <w:fldChar w:fldCharType="end"/>
            </w:r>
            <w:r w:rsidRPr="00DA31F8">
              <w:rPr>
                <w:rStyle w:val="Hyperlink"/>
                <w:noProof/>
              </w:rPr>
              <w:fldChar w:fldCharType="end"/>
            </w:r>
          </w:ins>
        </w:p>
        <w:p w14:paraId="7AAA2D0B" w14:textId="04E8651E" w:rsidR="00667A57" w:rsidRDefault="00667A57">
          <w:pPr>
            <w:pStyle w:val="TOC3"/>
            <w:tabs>
              <w:tab w:val="right" w:leader="dot" w:pos="9634"/>
            </w:tabs>
            <w:rPr>
              <w:ins w:id="292" w:author="Asad Shah" w:date="2025-01-13T02:15:00Z"/>
              <w:rFonts w:asciiTheme="minorHAnsi" w:eastAsiaTheme="minorEastAsia" w:hAnsiTheme="minorHAnsi"/>
              <w:noProof/>
              <w:color w:val="auto"/>
              <w:sz w:val="22"/>
              <w:lang/>
            </w:rPr>
          </w:pPr>
          <w:ins w:id="293"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"_Toc187627482"</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3.3.10 Use Case # 4</w:t>
            </w:r>
            <w:r>
              <w:rPr>
                <w:noProof/>
                <w:webHidden/>
              </w:rPr>
              <w:tab/>
            </w:r>
            <w:r>
              <w:rPr>
                <w:noProof/>
                <w:webHidden/>
              </w:rPr>
              <w:fldChar w:fldCharType="begin"/>
            </w:r>
            <w:r>
              <w:rPr>
                <w:noProof/>
                <w:webHidden/>
              </w:rPr>
              <w:instrText xml:space="preserve"> PAGEREF _Toc187627482 \h </w:instrText>
            </w:r>
            <w:r>
              <w:rPr>
                <w:noProof/>
                <w:webHidden/>
              </w:rPr>
            </w:r>
          </w:ins>
          <w:r>
            <w:rPr>
              <w:noProof/>
              <w:webHidden/>
            </w:rPr>
            <w:fldChar w:fldCharType="separate"/>
          </w:r>
          <w:ins w:id="294" w:author="Asad Shah" w:date="2025-01-13T02:15:00Z">
            <w:r>
              <w:rPr>
                <w:noProof/>
                <w:webHidden/>
              </w:rPr>
              <w:t>28</w:t>
            </w:r>
            <w:r>
              <w:rPr>
                <w:noProof/>
                <w:webHidden/>
              </w:rPr>
              <w:fldChar w:fldCharType="end"/>
            </w:r>
            <w:r w:rsidRPr="00DA31F8">
              <w:rPr>
                <w:rStyle w:val="Hyperlink"/>
                <w:noProof/>
              </w:rPr>
              <w:fldChar w:fldCharType="end"/>
            </w:r>
          </w:ins>
        </w:p>
        <w:p w14:paraId="6D8EF4EE" w14:textId="387DB946" w:rsidR="00667A57" w:rsidRDefault="00667A57">
          <w:pPr>
            <w:pStyle w:val="TOC3"/>
            <w:tabs>
              <w:tab w:val="right" w:leader="dot" w:pos="9634"/>
            </w:tabs>
            <w:rPr>
              <w:ins w:id="295" w:author="Asad Shah" w:date="2025-01-13T02:15:00Z"/>
              <w:rFonts w:asciiTheme="minorHAnsi" w:eastAsiaTheme="minorEastAsia" w:hAnsiTheme="minorHAnsi"/>
              <w:noProof/>
              <w:color w:val="auto"/>
              <w:sz w:val="22"/>
              <w:lang/>
            </w:rPr>
          </w:pPr>
          <w:ins w:id="296"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"_Toc187627483"</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3.3.10 Use Case # 5.1</w:t>
            </w:r>
            <w:r>
              <w:rPr>
                <w:noProof/>
                <w:webHidden/>
              </w:rPr>
              <w:tab/>
            </w:r>
            <w:r>
              <w:rPr>
                <w:noProof/>
                <w:webHidden/>
              </w:rPr>
              <w:fldChar w:fldCharType="begin"/>
            </w:r>
            <w:r>
              <w:rPr>
                <w:noProof/>
                <w:webHidden/>
              </w:rPr>
              <w:instrText xml:space="preserve"> PAGEREF _Toc187627483 \h </w:instrText>
            </w:r>
            <w:r>
              <w:rPr>
                <w:noProof/>
                <w:webHidden/>
              </w:rPr>
            </w:r>
          </w:ins>
          <w:r>
            <w:rPr>
              <w:noProof/>
              <w:webHidden/>
            </w:rPr>
            <w:fldChar w:fldCharType="separate"/>
          </w:r>
          <w:ins w:id="297" w:author="Asad Shah" w:date="2025-01-13T02:15:00Z">
            <w:r>
              <w:rPr>
                <w:noProof/>
                <w:webHidden/>
              </w:rPr>
              <w:t>29</w:t>
            </w:r>
            <w:r>
              <w:rPr>
                <w:noProof/>
                <w:webHidden/>
              </w:rPr>
              <w:fldChar w:fldCharType="end"/>
            </w:r>
            <w:r w:rsidRPr="00DA31F8">
              <w:rPr>
                <w:rStyle w:val="Hyperlink"/>
                <w:noProof/>
              </w:rPr>
              <w:fldChar w:fldCharType="end"/>
            </w:r>
          </w:ins>
        </w:p>
        <w:p w14:paraId="20574B12" w14:textId="4B7674E2" w:rsidR="00667A57" w:rsidRDefault="00667A57">
          <w:pPr>
            <w:pStyle w:val="TOC3"/>
            <w:tabs>
              <w:tab w:val="right" w:leader="dot" w:pos="9634"/>
            </w:tabs>
            <w:rPr>
              <w:ins w:id="298" w:author="Asad Shah" w:date="2025-01-13T02:15:00Z"/>
              <w:rFonts w:asciiTheme="minorHAnsi" w:eastAsiaTheme="minorEastAsia" w:hAnsiTheme="minorHAnsi"/>
              <w:noProof/>
              <w:color w:val="auto"/>
              <w:sz w:val="22"/>
              <w:lang/>
            </w:rPr>
          </w:pPr>
          <w:ins w:id="299"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"_Toc187627484"</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3.3.11 Use Case # 5.2</w:t>
            </w:r>
            <w:r>
              <w:rPr>
                <w:noProof/>
                <w:webHidden/>
              </w:rPr>
              <w:tab/>
            </w:r>
            <w:r>
              <w:rPr>
                <w:noProof/>
                <w:webHidden/>
              </w:rPr>
              <w:fldChar w:fldCharType="begin"/>
            </w:r>
            <w:r>
              <w:rPr>
                <w:noProof/>
                <w:webHidden/>
              </w:rPr>
              <w:instrText xml:space="preserve"> PAGEREF _Toc187627484 \h </w:instrText>
            </w:r>
            <w:r>
              <w:rPr>
                <w:noProof/>
                <w:webHidden/>
              </w:rPr>
            </w:r>
          </w:ins>
          <w:r>
            <w:rPr>
              <w:noProof/>
              <w:webHidden/>
            </w:rPr>
            <w:fldChar w:fldCharType="separate"/>
          </w:r>
          <w:ins w:id="300" w:author="Asad Shah" w:date="2025-01-13T02:15:00Z">
            <w:r>
              <w:rPr>
                <w:noProof/>
                <w:webHidden/>
              </w:rPr>
              <w:t>29</w:t>
            </w:r>
            <w:r>
              <w:rPr>
                <w:noProof/>
                <w:webHidden/>
              </w:rPr>
              <w:fldChar w:fldCharType="end"/>
            </w:r>
            <w:r w:rsidRPr="00DA31F8">
              <w:rPr>
                <w:rStyle w:val="Hyperlink"/>
                <w:noProof/>
              </w:rPr>
              <w:fldChar w:fldCharType="end"/>
            </w:r>
          </w:ins>
        </w:p>
        <w:p w14:paraId="4FE7A7B6" w14:textId="5A4498E0" w:rsidR="00667A57" w:rsidRDefault="00667A57">
          <w:pPr>
            <w:pStyle w:val="TOC3"/>
            <w:tabs>
              <w:tab w:val="right" w:leader="dot" w:pos="9634"/>
            </w:tabs>
            <w:rPr>
              <w:ins w:id="301" w:author="Asad Shah" w:date="2025-01-13T02:15:00Z"/>
              <w:rFonts w:asciiTheme="minorHAnsi" w:eastAsiaTheme="minorEastAsia" w:hAnsiTheme="minorHAnsi"/>
              <w:noProof/>
              <w:color w:val="auto"/>
              <w:sz w:val="22"/>
              <w:lang/>
            </w:rPr>
          </w:pPr>
          <w:ins w:id="302"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"_Toc187627485"</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3.3.12 Use Case # 6.1</w:t>
            </w:r>
            <w:r>
              <w:rPr>
                <w:noProof/>
                <w:webHidden/>
              </w:rPr>
              <w:tab/>
            </w:r>
            <w:r>
              <w:rPr>
                <w:noProof/>
                <w:webHidden/>
              </w:rPr>
              <w:fldChar w:fldCharType="begin"/>
            </w:r>
            <w:r>
              <w:rPr>
                <w:noProof/>
                <w:webHidden/>
              </w:rPr>
              <w:instrText xml:space="preserve"> PAGEREF _Toc187627485 \h </w:instrText>
            </w:r>
            <w:r>
              <w:rPr>
                <w:noProof/>
                <w:webHidden/>
              </w:rPr>
            </w:r>
          </w:ins>
          <w:r>
            <w:rPr>
              <w:noProof/>
              <w:webHidden/>
            </w:rPr>
            <w:fldChar w:fldCharType="separate"/>
          </w:r>
          <w:ins w:id="303" w:author="Asad Shah" w:date="2025-01-13T02:15:00Z">
            <w:r>
              <w:rPr>
                <w:noProof/>
                <w:webHidden/>
              </w:rPr>
              <w:t>30</w:t>
            </w:r>
            <w:r>
              <w:rPr>
                <w:noProof/>
                <w:webHidden/>
              </w:rPr>
              <w:fldChar w:fldCharType="end"/>
            </w:r>
            <w:r w:rsidRPr="00DA31F8">
              <w:rPr>
                <w:rStyle w:val="Hyperlink"/>
                <w:noProof/>
              </w:rPr>
              <w:fldChar w:fldCharType="end"/>
            </w:r>
          </w:ins>
        </w:p>
        <w:p w14:paraId="0519D779" w14:textId="6C5E7F10" w:rsidR="00667A57" w:rsidRDefault="00667A57">
          <w:pPr>
            <w:pStyle w:val="TOC3"/>
            <w:tabs>
              <w:tab w:val="right" w:leader="dot" w:pos="9634"/>
            </w:tabs>
            <w:rPr>
              <w:ins w:id="304" w:author="Asad Shah" w:date="2025-01-13T02:15:00Z"/>
              <w:rFonts w:asciiTheme="minorHAnsi" w:eastAsiaTheme="minorEastAsia" w:hAnsiTheme="minorHAnsi"/>
              <w:noProof/>
              <w:color w:val="auto"/>
              <w:sz w:val="22"/>
              <w:lang/>
            </w:rPr>
          </w:pPr>
          <w:ins w:id="305"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"_Toc187627486"</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3.3.13 Use Case # 6.2</w:t>
            </w:r>
            <w:r>
              <w:rPr>
                <w:noProof/>
                <w:webHidden/>
              </w:rPr>
              <w:tab/>
            </w:r>
            <w:r>
              <w:rPr>
                <w:noProof/>
                <w:webHidden/>
              </w:rPr>
              <w:fldChar w:fldCharType="begin"/>
            </w:r>
            <w:r>
              <w:rPr>
                <w:noProof/>
                <w:webHidden/>
              </w:rPr>
              <w:instrText xml:space="preserve"> PAGEREF _Toc187627486 \h </w:instrText>
            </w:r>
            <w:r>
              <w:rPr>
                <w:noProof/>
                <w:webHidden/>
              </w:rPr>
            </w:r>
          </w:ins>
          <w:r>
            <w:rPr>
              <w:noProof/>
              <w:webHidden/>
            </w:rPr>
            <w:fldChar w:fldCharType="separate"/>
          </w:r>
          <w:ins w:id="306" w:author="Asad Shah" w:date="2025-01-13T02:15:00Z">
            <w:r>
              <w:rPr>
                <w:noProof/>
                <w:webHidden/>
              </w:rPr>
              <w:t>30</w:t>
            </w:r>
            <w:r>
              <w:rPr>
                <w:noProof/>
                <w:webHidden/>
              </w:rPr>
              <w:fldChar w:fldCharType="end"/>
            </w:r>
            <w:r w:rsidRPr="00DA31F8">
              <w:rPr>
                <w:rStyle w:val="Hyperlink"/>
                <w:noProof/>
              </w:rPr>
              <w:fldChar w:fldCharType="end"/>
            </w:r>
          </w:ins>
        </w:p>
        <w:p w14:paraId="4B6BF514" w14:textId="711B9F8D" w:rsidR="00667A57" w:rsidRDefault="00667A57">
          <w:pPr>
            <w:pStyle w:val="TOC3"/>
            <w:tabs>
              <w:tab w:val="right" w:leader="dot" w:pos="9634"/>
            </w:tabs>
            <w:rPr>
              <w:ins w:id="307" w:author="Asad Shah" w:date="2025-01-13T02:15:00Z"/>
              <w:rFonts w:asciiTheme="minorHAnsi" w:eastAsiaTheme="minorEastAsia" w:hAnsiTheme="minorHAnsi"/>
              <w:noProof/>
              <w:color w:val="auto"/>
              <w:sz w:val="22"/>
              <w:lang/>
            </w:rPr>
          </w:pPr>
          <w:ins w:id="308"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"_Toc187627487"</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3.3.14 Use Case # 7.1</w:t>
            </w:r>
            <w:r>
              <w:rPr>
                <w:noProof/>
                <w:webHidden/>
              </w:rPr>
              <w:tab/>
            </w:r>
            <w:r>
              <w:rPr>
                <w:noProof/>
                <w:webHidden/>
              </w:rPr>
              <w:fldChar w:fldCharType="begin"/>
            </w:r>
            <w:r>
              <w:rPr>
                <w:noProof/>
                <w:webHidden/>
              </w:rPr>
              <w:instrText xml:space="preserve"> PAGEREF _Toc187627487 \h </w:instrText>
            </w:r>
            <w:r>
              <w:rPr>
                <w:noProof/>
                <w:webHidden/>
              </w:rPr>
            </w:r>
          </w:ins>
          <w:r>
            <w:rPr>
              <w:noProof/>
              <w:webHidden/>
            </w:rPr>
            <w:fldChar w:fldCharType="separate"/>
          </w:r>
          <w:ins w:id="309" w:author="Asad Shah" w:date="2025-01-13T02:15:00Z">
            <w:r>
              <w:rPr>
                <w:noProof/>
                <w:webHidden/>
              </w:rPr>
              <w:t>31</w:t>
            </w:r>
            <w:r>
              <w:rPr>
                <w:noProof/>
                <w:webHidden/>
              </w:rPr>
              <w:fldChar w:fldCharType="end"/>
            </w:r>
            <w:r w:rsidRPr="00DA31F8">
              <w:rPr>
                <w:rStyle w:val="Hyperlink"/>
                <w:noProof/>
              </w:rPr>
              <w:fldChar w:fldCharType="end"/>
            </w:r>
          </w:ins>
        </w:p>
        <w:p w14:paraId="07A5DBFB" w14:textId="4877EA2E" w:rsidR="00667A57" w:rsidRDefault="00667A57">
          <w:pPr>
            <w:pStyle w:val="TOC3"/>
            <w:tabs>
              <w:tab w:val="right" w:leader="dot" w:pos="9634"/>
            </w:tabs>
            <w:rPr>
              <w:ins w:id="310" w:author="Asad Shah" w:date="2025-01-13T02:15:00Z"/>
              <w:rFonts w:asciiTheme="minorHAnsi" w:eastAsiaTheme="minorEastAsia" w:hAnsiTheme="minorHAnsi"/>
              <w:noProof/>
              <w:color w:val="auto"/>
              <w:sz w:val="22"/>
              <w:lang/>
            </w:rPr>
          </w:pPr>
          <w:ins w:id="311"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"_Toc187627488"</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3.3.15 Use Case # 7.2</w:t>
            </w:r>
            <w:r>
              <w:rPr>
                <w:noProof/>
                <w:webHidden/>
              </w:rPr>
              <w:tab/>
            </w:r>
            <w:r>
              <w:rPr>
                <w:noProof/>
                <w:webHidden/>
              </w:rPr>
              <w:fldChar w:fldCharType="begin"/>
            </w:r>
            <w:r>
              <w:rPr>
                <w:noProof/>
                <w:webHidden/>
              </w:rPr>
              <w:instrText xml:space="preserve"> PAGEREF _Toc187627488 \h </w:instrText>
            </w:r>
            <w:r>
              <w:rPr>
                <w:noProof/>
                <w:webHidden/>
              </w:rPr>
            </w:r>
          </w:ins>
          <w:r>
            <w:rPr>
              <w:noProof/>
              <w:webHidden/>
            </w:rPr>
            <w:fldChar w:fldCharType="separate"/>
          </w:r>
          <w:ins w:id="312" w:author="Asad Shah" w:date="2025-01-13T02:15:00Z">
            <w:r>
              <w:rPr>
                <w:noProof/>
                <w:webHidden/>
              </w:rPr>
              <w:t>32</w:t>
            </w:r>
            <w:r>
              <w:rPr>
                <w:noProof/>
                <w:webHidden/>
              </w:rPr>
              <w:fldChar w:fldCharType="end"/>
            </w:r>
            <w:r w:rsidRPr="00DA31F8">
              <w:rPr>
                <w:rStyle w:val="Hyperlink"/>
                <w:noProof/>
              </w:rPr>
              <w:fldChar w:fldCharType="end"/>
            </w:r>
          </w:ins>
        </w:p>
        <w:p w14:paraId="00F4EC40" w14:textId="17590CF2" w:rsidR="00667A57" w:rsidRDefault="00667A57">
          <w:pPr>
            <w:pStyle w:val="TOC3"/>
            <w:tabs>
              <w:tab w:val="right" w:leader="dot" w:pos="9634"/>
            </w:tabs>
            <w:rPr>
              <w:ins w:id="313" w:author="Asad Shah" w:date="2025-01-13T02:15:00Z"/>
              <w:rFonts w:asciiTheme="minorHAnsi" w:eastAsiaTheme="minorEastAsia" w:hAnsiTheme="minorHAnsi"/>
              <w:noProof/>
              <w:color w:val="auto"/>
              <w:sz w:val="22"/>
              <w:lang/>
            </w:rPr>
          </w:pPr>
          <w:ins w:id="314"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"_Toc187627489"</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3.3.16 Use Case # 8.1</w:t>
            </w:r>
            <w:r>
              <w:rPr>
                <w:noProof/>
                <w:webHidden/>
              </w:rPr>
              <w:tab/>
            </w:r>
            <w:r>
              <w:rPr>
                <w:noProof/>
                <w:webHidden/>
              </w:rPr>
              <w:fldChar w:fldCharType="begin"/>
            </w:r>
            <w:r>
              <w:rPr>
                <w:noProof/>
                <w:webHidden/>
              </w:rPr>
              <w:instrText xml:space="preserve"> PAGEREF _Toc187627489 \h </w:instrText>
            </w:r>
            <w:r>
              <w:rPr>
                <w:noProof/>
                <w:webHidden/>
              </w:rPr>
            </w:r>
          </w:ins>
          <w:r>
            <w:rPr>
              <w:noProof/>
              <w:webHidden/>
            </w:rPr>
            <w:fldChar w:fldCharType="separate"/>
          </w:r>
          <w:ins w:id="315" w:author="Asad Shah" w:date="2025-01-13T02:15:00Z">
            <w:r>
              <w:rPr>
                <w:noProof/>
                <w:webHidden/>
              </w:rPr>
              <w:t>32</w:t>
            </w:r>
            <w:r>
              <w:rPr>
                <w:noProof/>
                <w:webHidden/>
              </w:rPr>
              <w:fldChar w:fldCharType="end"/>
            </w:r>
            <w:r w:rsidRPr="00DA31F8">
              <w:rPr>
                <w:rStyle w:val="Hyperlink"/>
                <w:noProof/>
              </w:rPr>
              <w:fldChar w:fldCharType="end"/>
            </w:r>
          </w:ins>
        </w:p>
        <w:p w14:paraId="4F181257" w14:textId="0AC42DFF" w:rsidR="00667A57" w:rsidRDefault="00667A57">
          <w:pPr>
            <w:pStyle w:val="TOC3"/>
            <w:tabs>
              <w:tab w:val="right" w:leader="dot" w:pos="9634"/>
            </w:tabs>
            <w:rPr>
              <w:ins w:id="316" w:author="Asad Shah" w:date="2025-01-13T02:15:00Z"/>
              <w:rFonts w:asciiTheme="minorHAnsi" w:eastAsiaTheme="minorEastAsia" w:hAnsiTheme="minorHAnsi"/>
              <w:noProof/>
              <w:color w:val="auto"/>
              <w:sz w:val="22"/>
              <w:lang/>
            </w:rPr>
          </w:pPr>
          <w:ins w:id="317"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"_Toc187627490"</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3.3.17 Use Case # 8.2</w:t>
            </w:r>
            <w:r>
              <w:rPr>
                <w:noProof/>
                <w:webHidden/>
              </w:rPr>
              <w:tab/>
            </w:r>
            <w:r>
              <w:rPr>
                <w:noProof/>
                <w:webHidden/>
              </w:rPr>
              <w:fldChar w:fldCharType="begin"/>
            </w:r>
            <w:r>
              <w:rPr>
                <w:noProof/>
                <w:webHidden/>
              </w:rPr>
              <w:instrText xml:space="preserve"> PAGEREF _Toc187627490 \h </w:instrText>
            </w:r>
            <w:r>
              <w:rPr>
                <w:noProof/>
                <w:webHidden/>
              </w:rPr>
            </w:r>
          </w:ins>
          <w:r>
            <w:rPr>
              <w:noProof/>
              <w:webHidden/>
            </w:rPr>
            <w:fldChar w:fldCharType="separate"/>
          </w:r>
          <w:ins w:id="318" w:author="Asad Shah" w:date="2025-01-13T02:15:00Z">
            <w:r>
              <w:rPr>
                <w:noProof/>
                <w:webHidden/>
              </w:rPr>
              <w:t>33</w:t>
            </w:r>
            <w:r>
              <w:rPr>
                <w:noProof/>
                <w:webHidden/>
              </w:rPr>
              <w:fldChar w:fldCharType="end"/>
            </w:r>
            <w:r w:rsidRPr="00DA31F8">
              <w:rPr>
                <w:rStyle w:val="Hyperlink"/>
                <w:noProof/>
              </w:rPr>
              <w:fldChar w:fldCharType="end"/>
            </w:r>
          </w:ins>
        </w:p>
        <w:p w14:paraId="69846B32" w14:textId="39A85EAC" w:rsidR="00667A57" w:rsidRDefault="00667A57">
          <w:pPr>
            <w:pStyle w:val="TOC3"/>
            <w:tabs>
              <w:tab w:val="right" w:leader="dot" w:pos="9634"/>
            </w:tabs>
            <w:rPr>
              <w:ins w:id="319" w:author="Asad Shah" w:date="2025-01-13T02:15:00Z"/>
              <w:rFonts w:asciiTheme="minorHAnsi" w:eastAsiaTheme="minorEastAsia" w:hAnsiTheme="minorHAnsi"/>
              <w:noProof/>
              <w:color w:val="auto"/>
              <w:sz w:val="22"/>
              <w:lang/>
            </w:rPr>
          </w:pPr>
          <w:ins w:id="320"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"_Toc187627491"</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3.3.18 Use Case # 9.1</w:t>
            </w:r>
            <w:r>
              <w:rPr>
                <w:noProof/>
                <w:webHidden/>
              </w:rPr>
              <w:tab/>
            </w:r>
            <w:r>
              <w:rPr>
                <w:noProof/>
                <w:webHidden/>
              </w:rPr>
              <w:fldChar w:fldCharType="begin"/>
            </w:r>
            <w:r>
              <w:rPr>
                <w:noProof/>
                <w:webHidden/>
              </w:rPr>
              <w:instrText xml:space="preserve"> PAGEREF _Toc187627491 \h </w:instrText>
            </w:r>
            <w:r>
              <w:rPr>
                <w:noProof/>
                <w:webHidden/>
              </w:rPr>
            </w:r>
          </w:ins>
          <w:r>
            <w:rPr>
              <w:noProof/>
              <w:webHidden/>
            </w:rPr>
            <w:fldChar w:fldCharType="separate"/>
          </w:r>
          <w:ins w:id="321" w:author="Asad Shah" w:date="2025-01-13T02:15:00Z">
            <w:r>
              <w:rPr>
                <w:noProof/>
                <w:webHidden/>
              </w:rPr>
              <w:t>33</w:t>
            </w:r>
            <w:r>
              <w:rPr>
                <w:noProof/>
                <w:webHidden/>
              </w:rPr>
              <w:fldChar w:fldCharType="end"/>
            </w:r>
            <w:r w:rsidRPr="00DA31F8">
              <w:rPr>
                <w:rStyle w:val="Hyperlink"/>
                <w:noProof/>
              </w:rPr>
              <w:fldChar w:fldCharType="end"/>
            </w:r>
          </w:ins>
        </w:p>
        <w:p w14:paraId="18114F6F" w14:textId="2183D6CA" w:rsidR="00667A57" w:rsidRDefault="00667A57">
          <w:pPr>
            <w:pStyle w:val="TOC3"/>
            <w:tabs>
              <w:tab w:val="right" w:leader="dot" w:pos="9634"/>
            </w:tabs>
            <w:rPr>
              <w:ins w:id="322" w:author="Asad Shah" w:date="2025-01-13T02:15:00Z"/>
              <w:rFonts w:asciiTheme="minorHAnsi" w:eastAsiaTheme="minorEastAsia" w:hAnsiTheme="minorHAnsi"/>
              <w:noProof/>
              <w:color w:val="auto"/>
              <w:sz w:val="22"/>
              <w:lang/>
            </w:rPr>
          </w:pPr>
          <w:ins w:id="323"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"_Toc187627492"</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3.3.19 Use Case # 9.2</w:t>
            </w:r>
            <w:r>
              <w:rPr>
                <w:noProof/>
                <w:webHidden/>
              </w:rPr>
              <w:tab/>
            </w:r>
            <w:r>
              <w:rPr>
                <w:noProof/>
                <w:webHidden/>
              </w:rPr>
              <w:fldChar w:fldCharType="begin"/>
            </w:r>
            <w:r>
              <w:rPr>
                <w:noProof/>
                <w:webHidden/>
              </w:rPr>
              <w:instrText xml:space="preserve"> PAGEREF _Toc187627492 \h </w:instrText>
            </w:r>
            <w:r>
              <w:rPr>
                <w:noProof/>
                <w:webHidden/>
              </w:rPr>
            </w:r>
          </w:ins>
          <w:r>
            <w:rPr>
              <w:noProof/>
              <w:webHidden/>
            </w:rPr>
            <w:fldChar w:fldCharType="separate"/>
          </w:r>
          <w:ins w:id="324" w:author="Asad Shah" w:date="2025-01-13T02:15:00Z">
            <w:r>
              <w:rPr>
                <w:noProof/>
                <w:webHidden/>
              </w:rPr>
              <w:t>34</w:t>
            </w:r>
            <w:r>
              <w:rPr>
                <w:noProof/>
                <w:webHidden/>
              </w:rPr>
              <w:fldChar w:fldCharType="end"/>
            </w:r>
            <w:r w:rsidRPr="00DA31F8">
              <w:rPr>
                <w:rStyle w:val="Hyperlink"/>
                <w:noProof/>
              </w:rPr>
              <w:fldChar w:fldCharType="end"/>
            </w:r>
          </w:ins>
        </w:p>
        <w:p w14:paraId="6B2108DF" w14:textId="736EE872" w:rsidR="00667A57" w:rsidRDefault="00667A57">
          <w:pPr>
            <w:pStyle w:val="TOC1"/>
            <w:tabs>
              <w:tab w:val="left" w:pos="440"/>
              <w:tab w:val="right" w:leader="dot" w:pos="9634"/>
            </w:tabs>
            <w:rPr>
              <w:ins w:id="325" w:author="Asad Shah" w:date="2025-01-13T02:15:00Z"/>
              <w:rFonts w:asciiTheme="minorHAnsi" w:eastAsiaTheme="minorEastAsia" w:hAnsiTheme="minorHAnsi"/>
              <w:noProof/>
              <w:color w:val="auto"/>
              <w:sz w:val="22"/>
              <w:lang/>
            </w:rPr>
          </w:pPr>
          <w:ins w:id="326"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"_Toc187627493"</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4</w:t>
            </w:r>
            <w:r>
              <w:rPr>
                <w:rFonts w:asciiTheme="minorHAnsi" w:eastAsiaTheme="minorEastAsia" w:hAnsiTheme="minorHAnsi"/>
                <w:noProof/>
                <w:color w:val="auto"/>
                <w:sz w:val="22"/>
                <w:lang/>
              </w:rPr>
              <w:tab/>
            </w:r>
            <w:r w:rsidRPr="00DA31F8">
              <w:rPr>
                <w:rStyle w:val="Hyperlink"/>
                <w:noProof/>
              </w:rPr>
              <w:t>Other Non-functional Requirements</w:t>
            </w:r>
            <w:r>
              <w:rPr>
                <w:noProof/>
                <w:webHidden/>
              </w:rPr>
              <w:tab/>
            </w:r>
            <w:r>
              <w:rPr>
                <w:noProof/>
                <w:webHidden/>
              </w:rPr>
              <w:fldChar w:fldCharType="begin"/>
            </w:r>
            <w:r>
              <w:rPr>
                <w:noProof/>
                <w:webHidden/>
              </w:rPr>
              <w:instrText xml:space="preserve"> PAGEREF _Toc187627493 \h </w:instrText>
            </w:r>
            <w:r>
              <w:rPr>
                <w:noProof/>
                <w:webHidden/>
              </w:rPr>
            </w:r>
          </w:ins>
          <w:r>
            <w:rPr>
              <w:noProof/>
              <w:webHidden/>
            </w:rPr>
            <w:fldChar w:fldCharType="separate"/>
          </w:r>
          <w:ins w:id="327" w:author="Asad Shah" w:date="2025-01-13T02:15:00Z">
            <w:r>
              <w:rPr>
                <w:noProof/>
                <w:webHidden/>
              </w:rPr>
              <w:t>34</w:t>
            </w:r>
            <w:r>
              <w:rPr>
                <w:noProof/>
                <w:webHidden/>
              </w:rPr>
              <w:fldChar w:fldCharType="end"/>
            </w:r>
            <w:r w:rsidRPr="00DA31F8">
              <w:rPr>
                <w:rStyle w:val="Hyperlink"/>
                <w:noProof/>
              </w:rPr>
              <w:fldChar w:fldCharType="end"/>
            </w:r>
          </w:ins>
        </w:p>
        <w:p w14:paraId="6D5E5203" w14:textId="599D13E0" w:rsidR="00667A57" w:rsidRDefault="00667A57">
          <w:pPr>
            <w:pStyle w:val="TOC2"/>
            <w:tabs>
              <w:tab w:val="right" w:leader="dot" w:pos="9634"/>
            </w:tabs>
            <w:rPr>
              <w:ins w:id="328" w:author="Asad Shah" w:date="2025-01-13T02:15:00Z"/>
              <w:rFonts w:asciiTheme="minorHAnsi" w:eastAsiaTheme="minorEastAsia" w:hAnsiTheme="minorHAnsi"/>
              <w:noProof/>
              <w:color w:val="auto"/>
              <w:sz w:val="22"/>
              <w:lang/>
            </w:rPr>
          </w:pPr>
          <w:ins w:id="329"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"_Toc187627494"</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4.1 Performance Requirements</w:t>
            </w:r>
            <w:r>
              <w:rPr>
                <w:noProof/>
                <w:webHidden/>
              </w:rPr>
              <w:tab/>
            </w:r>
            <w:r>
              <w:rPr>
                <w:noProof/>
                <w:webHidden/>
              </w:rPr>
              <w:fldChar w:fldCharType="begin"/>
            </w:r>
            <w:r>
              <w:rPr>
                <w:noProof/>
                <w:webHidden/>
              </w:rPr>
              <w:instrText xml:space="preserve"> PAGEREF _Toc187627494 \h </w:instrText>
            </w:r>
            <w:r>
              <w:rPr>
                <w:noProof/>
                <w:webHidden/>
              </w:rPr>
            </w:r>
          </w:ins>
          <w:r>
            <w:rPr>
              <w:noProof/>
              <w:webHidden/>
            </w:rPr>
            <w:fldChar w:fldCharType="separate"/>
          </w:r>
          <w:ins w:id="330" w:author="Asad Shah" w:date="2025-01-13T02:15:00Z">
            <w:r>
              <w:rPr>
                <w:noProof/>
                <w:webHidden/>
              </w:rPr>
              <w:t>34</w:t>
            </w:r>
            <w:r>
              <w:rPr>
                <w:noProof/>
                <w:webHidden/>
              </w:rPr>
              <w:fldChar w:fldCharType="end"/>
            </w:r>
            <w:r w:rsidRPr="00DA31F8">
              <w:rPr>
                <w:rStyle w:val="Hyperlink"/>
                <w:noProof/>
              </w:rPr>
              <w:fldChar w:fldCharType="end"/>
            </w:r>
          </w:ins>
        </w:p>
        <w:p w14:paraId="567D38CC" w14:textId="2A92F1C7" w:rsidR="00667A57" w:rsidRDefault="00667A57">
          <w:pPr>
            <w:pStyle w:val="TOC3"/>
            <w:tabs>
              <w:tab w:val="right" w:leader="dot" w:pos="9634"/>
            </w:tabs>
            <w:rPr>
              <w:ins w:id="331" w:author="Asad Shah" w:date="2025-01-13T02:15:00Z"/>
              <w:rFonts w:asciiTheme="minorHAnsi" w:eastAsiaTheme="minorEastAsia" w:hAnsiTheme="minorHAnsi"/>
              <w:noProof/>
              <w:color w:val="auto"/>
              <w:sz w:val="22"/>
              <w:lang/>
            </w:rPr>
          </w:pPr>
          <w:ins w:id="332"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"_Toc187627495"</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4.1.1 Response Time</w:t>
            </w:r>
            <w:r>
              <w:rPr>
                <w:noProof/>
                <w:webHidden/>
              </w:rPr>
              <w:tab/>
            </w:r>
            <w:r>
              <w:rPr>
                <w:noProof/>
                <w:webHidden/>
              </w:rPr>
              <w:fldChar w:fldCharType="begin"/>
            </w:r>
            <w:r>
              <w:rPr>
                <w:noProof/>
                <w:webHidden/>
              </w:rPr>
              <w:instrText xml:space="preserve"> PAGEREF _Toc187627495 \h </w:instrText>
            </w:r>
            <w:r>
              <w:rPr>
                <w:noProof/>
                <w:webHidden/>
              </w:rPr>
            </w:r>
          </w:ins>
          <w:r>
            <w:rPr>
              <w:noProof/>
              <w:webHidden/>
            </w:rPr>
            <w:fldChar w:fldCharType="separate"/>
          </w:r>
          <w:ins w:id="333" w:author="Asad Shah" w:date="2025-01-13T02:15:00Z">
            <w:r>
              <w:rPr>
                <w:noProof/>
                <w:webHidden/>
              </w:rPr>
              <w:t>34</w:t>
            </w:r>
            <w:r>
              <w:rPr>
                <w:noProof/>
                <w:webHidden/>
              </w:rPr>
              <w:fldChar w:fldCharType="end"/>
            </w:r>
            <w:r w:rsidRPr="00DA31F8">
              <w:rPr>
                <w:rStyle w:val="Hyperlink"/>
                <w:noProof/>
              </w:rPr>
              <w:fldChar w:fldCharType="end"/>
            </w:r>
          </w:ins>
        </w:p>
        <w:p w14:paraId="1CF8BFC1" w14:textId="3E1CA136" w:rsidR="00667A57" w:rsidRDefault="00667A57">
          <w:pPr>
            <w:pStyle w:val="TOC3"/>
            <w:tabs>
              <w:tab w:val="right" w:leader="dot" w:pos="9634"/>
            </w:tabs>
            <w:rPr>
              <w:ins w:id="334" w:author="Asad Shah" w:date="2025-01-13T02:15:00Z"/>
              <w:rFonts w:asciiTheme="minorHAnsi" w:eastAsiaTheme="minorEastAsia" w:hAnsiTheme="minorHAnsi"/>
              <w:noProof/>
              <w:color w:val="auto"/>
              <w:sz w:val="22"/>
              <w:lang/>
            </w:rPr>
          </w:pPr>
          <w:ins w:id="335"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"_Toc187627496"</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4.1.2 Concurrent Users</w:t>
            </w:r>
            <w:r>
              <w:rPr>
                <w:noProof/>
                <w:webHidden/>
              </w:rPr>
              <w:tab/>
            </w:r>
            <w:r>
              <w:rPr>
                <w:noProof/>
                <w:webHidden/>
              </w:rPr>
              <w:fldChar w:fldCharType="begin"/>
            </w:r>
            <w:r>
              <w:rPr>
                <w:noProof/>
                <w:webHidden/>
              </w:rPr>
              <w:instrText xml:space="preserve"> PAGEREF _Toc187627496 \h </w:instrText>
            </w:r>
            <w:r>
              <w:rPr>
                <w:noProof/>
                <w:webHidden/>
              </w:rPr>
            </w:r>
          </w:ins>
          <w:r>
            <w:rPr>
              <w:noProof/>
              <w:webHidden/>
            </w:rPr>
            <w:fldChar w:fldCharType="separate"/>
          </w:r>
          <w:ins w:id="336" w:author="Asad Shah" w:date="2025-01-13T02:15:00Z">
            <w:r>
              <w:rPr>
                <w:noProof/>
                <w:webHidden/>
              </w:rPr>
              <w:t>34</w:t>
            </w:r>
            <w:r>
              <w:rPr>
                <w:noProof/>
                <w:webHidden/>
              </w:rPr>
              <w:fldChar w:fldCharType="end"/>
            </w:r>
            <w:r w:rsidRPr="00DA31F8">
              <w:rPr>
                <w:rStyle w:val="Hyperlink"/>
                <w:noProof/>
              </w:rPr>
              <w:fldChar w:fldCharType="end"/>
            </w:r>
          </w:ins>
        </w:p>
        <w:p w14:paraId="0DE11A32" w14:textId="6B9BEC1B" w:rsidR="00667A57" w:rsidRDefault="00667A57">
          <w:pPr>
            <w:pStyle w:val="TOC3"/>
            <w:tabs>
              <w:tab w:val="right" w:leader="dot" w:pos="9634"/>
            </w:tabs>
            <w:rPr>
              <w:ins w:id="337" w:author="Asad Shah" w:date="2025-01-13T02:15:00Z"/>
              <w:rFonts w:asciiTheme="minorHAnsi" w:eastAsiaTheme="minorEastAsia" w:hAnsiTheme="minorHAnsi"/>
              <w:noProof/>
              <w:color w:val="auto"/>
              <w:sz w:val="22"/>
              <w:lang/>
            </w:rPr>
          </w:pPr>
          <w:ins w:id="338"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"_Toc187627497"</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4.1.3 Data Processing</w:t>
            </w:r>
            <w:r>
              <w:rPr>
                <w:noProof/>
                <w:webHidden/>
              </w:rPr>
              <w:tab/>
            </w:r>
            <w:r>
              <w:rPr>
                <w:noProof/>
                <w:webHidden/>
              </w:rPr>
              <w:fldChar w:fldCharType="begin"/>
            </w:r>
            <w:r>
              <w:rPr>
                <w:noProof/>
                <w:webHidden/>
              </w:rPr>
              <w:instrText xml:space="preserve"> PAGEREF _Toc187627497 \h </w:instrText>
            </w:r>
            <w:r>
              <w:rPr>
                <w:noProof/>
                <w:webHidden/>
              </w:rPr>
            </w:r>
          </w:ins>
          <w:r>
            <w:rPr>
              <w:noProof/>
              <w:webHidden/>
            </w:rPr>
            <w:fldChar w:fldCharType="separate"/>
          </w:r>
          <w:ins w:id="339" w:author="Asad Shah" w:date="2025-01-13T02:15:00Z">
            <w:r>
              <w:rPr>
                <w:noProof/>
                <w:webHidden/>
              </w:rPr>
              <w:t>35</w:t>
            </w:r>
            <w:r>
              <w:rPr>
                <w:noProof/>
                <w:webHidden/>
              </w:rPr>
              <w:fldChar w:fldCharType="end"/>
            </w:r>
            <w:r w:rsidRPr="00DA31F8">
              <w:rPr>
                <w:rStyle w:val="Hyperlink"/>
                <w:noProof/>
              </w:rPr>
              <w:fldChar w:fldCharType="end"/>
            </w:r>
          </w:ins>
        </w:p>
        <w:p w14:paraId="0FB6A3CB" w14:textId="2613063E" w:rsidR="00667A57" w:rsidRDefault="00667A57">
          <w:pPr>
            <w:pStyle w:val="TOC3"/>
            <w:tabs>
              <w:tab w:val="right" w:leader="dot" w:pos="9634"/>
            </w:tabs>
            <w:rPr>
              <w:ins w:id="340" w:author="Asad Shah" w:date="2025-01-13T02:15:00Z"/>
              <w:rFonts w:asciiTheme="minorHAnsi" w:eastAsiaTheme="minorEastAsia" w:hAnsiTheme="minorHAnsi"/>
              <w:noProof/>
              <w:color w:val="auto"/>
              <w:sz w:val="22"/>
              <w:lang/>
            </w:rPr>
          </w:pPr>
          <w:ins w:id="341" w:author="Asad Shah" w:date="2025-01-13T02:15:00Z">
            <w:r w:rsidRPr="00DA31F8">
              <w:rPr>
                <w:rStyle w:val="Hyperlink"/>
                <w:noProof/>
              </w:rPr>
              <w:lastRenderedPageBreak/>
              <w:fldChar w:fldCharType="begin"/>
            </w:r>
            <w:r w:rsidRPr="00DA31F8">
              <w:rPr>
                <w:rStyle w:val="Hyperlink"/>
                <w:noProof/>
              </w:rPr>
              <w:instrText xml:space="preserve"> </w:instrText>
            </w:r>
            <w:r>
              <w:rPr>
                <w:noProof/>
              </w:rPr>
              <w:instrText>HYPERLINK \l "_Toc187627498"</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4.1.4 Dashboard Loading</w:t>
            </w:r>
            <w:r>
              <w:rPr>
                <w:noProof/>
                <w:webHidden/>
              </w:rPr>
              <w:tab/>
            </w:r>
            <w:r>
              <w:rPr>
                <w:noProof/>
                <w:webHidden/>
              </w:rPr>
              <w:fldChar w:fldCharType="begin"/>
            </w:r>
            <w:r>
              <w:rPr>
                <w:noProof/>
                <w:webHidden/>
              </w:rPr>
              <w:instrText xml:space="preserve"> PAGEREF _Toc187627498 \h </w:instrText>
            </w:r>
            <w:r>
              <w:rPr>
                <w:noProof/>
                <w:webHidden/>
              </w:rPr>
            </w:r>
          </w:ins>
          <w:r>
            <w:rPr>
              <w:noProof/>
              <w:webHidden/>
            </w:rPr>
            <w:fldChar w:fldCharType="separate"/>
          </w:r>
          <w:ins w:id="342" w:author="Asad Shah" w:date="2025-01-13T02:15:00Z">
            <w:r>
              <w:rPr>
                <w:noProof/>
                <w:webHidden/>
              </w:rPr>
              <w:t>35</w:t>
            </w:r>
            <w:r>
              <w:rPr>
                <w:noProof/>
                <w:webHidden/>
              </w:rPr>
              <w:fldChar w:fldCharType="end"/>
            </w:r>
            <w:r w:rsidRPr="00DA31F8">
              <w:rPr>
                <w:rStyle w:val="Hyperlink"/>
                <w:noProof/>
              </w:rPr>
              <w:fldChar w:fldCharType="end"/>
            </w:r>
          </w:ins>
        </w:p>
        <w:p w14:paraId="6CB65BFD" w14:textId="0AA0A1A3" w:rsidR="00667A57" w:rsidRDefault="00667A57">
          <w:pPr>
            <w:pStyle w:val="TOC3"/>
            <w:tabs>
              <w:tab w:val="right" w:leader="dot" w:pos="9634"/>
            </w:tabs>
            <w:rPr>
              <w:ins w:id="343" w:author="Asad Shah" w:date="2025-01-13T02:15:00Z"/>
              <w:rFonts w:asciiTheme="minorHAnsi" w:eastAsiaTheme="minorEastAsia" w:hAnsiTheme="minorHAnsi"/>
              <w:noProof/>
              <w:color w:val="auto"/>
              <w:sz w:val="22"/>
              <w:lang/>
            </w:rPr>
          </w:pPr>
          <w:ins w:id="344"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"_Toc187627499"</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4.1.5 Database Query Performance</w:t>
            </w:r>
            <w:r>
              <w:rPr>
                <w:noProof/>
                <w:webHidden/>
              </w:rPr>
              <w:tab/>
            </w:r>
            <w:r>
              <w:rPr>
                <w:noProof/>
                <w:webHidden/>
              </w:rPr>
              <w:fldChar w:fldCharType="begin"/>
            </w:r>
            <w:r>
              <w:rPr>
                <w:noProof/>
                <w:webHidden/>
              </w:rPr>
              <w:instrText xml:space="preserve"> PAGEREF _Toc187627499 \h </w:instrText>
            </w:r>
            <w:r>
              <w:rPr>
                <w:noProof/>
                <w:webHidden/>
              </w:rPr>
            </w:r>
          </w:ins>
          <w:r>
            <w:rPr>
              <w:noProof/>
              <w:webHidden/>
            </w:rPr>
            <w:fldChar w:fldCharType="separate"/>
          </w:r>
          <w:ins w:id="345" w:author="Asad Shah" w:date="2025-01-13T02:15:00Z">
            <w:r>
              <w:rPr>
                <w:noProof/>
                <w:webHidden/>
              </w:rPr>
              <w:t>35</w:t>
            </w:r>
            <w:r>
              <w:rPr>
                <w:noProof/>
                <w:webHidden/>
              </w:rPr>
              <w:fldChar w:fldCharType="end"/>
            </w:r>
            <w:r w:rsidRPr="00DA31F8">
              <w:rPr>
                <w:rStyle w:val="Hyperlink"/>
                <w:noProof/>
              </w:rPr>
              <w:fldChar w:fldCharType="end"/>
            </w:r>
          </w:ins>
        </w:p>
        <w:p w14:paraId="2AF3F06C" w14:textId="4C859437" w:rsidR="00667A57" w:rsidRDefault="00667A57">
          <w:pPr>
            <w:pStyle w:val="TOC3"/>
            <w:tabs>
              <w:tab w:val="right" w:leader="dot" w:pos="9634"/>
            </w:tabs>
            <w:rPr>
              <w:ins w:id="346" w:author="Asad Shah" w:date="2025-01-13T02:15:00Z"/>
              <w:rFonts w:asciiTheme="minorHAnsi" w:eastAsiaTheme="minorEastAsia" w:hAnsiTheme="minorHAnsi"/>
              <w:noProof/>
              <w:color w:val="auto"/>
              <w:sz w:val="22"/>
              <w:lang/>
            </w:rPr>
          </w:pPr>
          <w:ins w:id="347"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"_Toc187627500"</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4.1.6 Login and Signup</w:t>
            </w:r>
            <w:r>
              <w:rPr>
                <w:noProof/>
                <w:webHidden/>
              </w:rPr>
              <w:tab/>
            </w:r>
            <w:r>
              <w:rPr>
                <w:noProof/>
                <w:webHidden/>
              </w:rPr>
              <w:fldChar w:fldCharType="begin"/>
            </w:r>
            <w:r>
              <w:rPr>
                <w:noProof/>
                <w:webHidden/>
              </w:rPr>
              <w:instrText xml:space="preserve"> PAGEREF _Toc187627500 \h </w:instrText>
            </w:r>
            <w:r>
              <w:rPr>
                <w:noProof/>
                <w:webHidden/>
              </w:rPr>
            </w:r>
          </w:ins>
          <w:r>
            <w:rPr>
              <w:noProof/>
              <w:webHidden/>
            </w:rPr>
            <w:fldChar w:fldCharType="separate"/>
          </w:r>
          <w:ins w:id="348" w:author="Asad Shah" w:date="2025-01-13T02:15:00Z">
            <w:r>
              <w:rPr>
                <w:noProof/>
                <w:webHidden/>
              </w:rPr>
              <w:t>35</w:t>
            </w:r>
            <w:r>
              <w:rPr>
                <w:noProof/>
                <w:webHidden/>
              </w:rPr>
              <w:fldChar w:fldCharType="end"/>
            </w:r>
            <w:r w:rsidRPr="00DA31F8">
              <w:rPr>
                <w:rStyle w:val="Hyperlink"/>
                <w:noProof/>
              </w:rPr>
              <w:fldChar w:fldCharType="end"/>
            </w:r>
          </w:ins>
        </w:p>
        <w:p w14:paraId="6B5B2E48" w14:textId="21E98134" w:rsidR="00667A57" w:rsidRDefault="00667A57">
          <w:pPr>
            <w:pStyle w:val="TOC3"/>
            <w:tabs>
              <w:tab w:val="right" w:leader="dot" w:pos="9634"/>
            </w:tabs>
            <w:rPr>
              <w:ins w:id="349" w:author="Asad Shah" w:date="2025-01-13T02:15:00Z"/>
              <w:rFonts w:asciiTheme="minorHAnsi" w:eastAsiaTheme="minorEastAsia" w:hAnsiTheme="minorHAnsi"/>
              <w:noProof/>
              <w:color w:val="auto"/>
              <w:sz w:val="22"/>
              <w:lang/>
            </w:rPr>
          </w:pPr>
          <w:ins w:id="350"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"_Toc187627501"</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4.1.7 Aggregate Calculation</w:t>
            </w:r>
            <w:r>
              <w:rPr>
                <w:noProof/>
                <w:webHidden/>
              </w:rPr>
              <w:tab/>
            </w:r>
            <w:r>
              <w:rPr>
                <w:noProof/>
                <w:webHidden/>
              </w:rPr>
              <w:fldChar w:fldCharType="begin"/>
            </w:r>
            <w:r>
              <w:rPr>
                <w:noProof/>
                <w:webHidden/>
              </w:rPr>
              <w:instrText xml:space="preserve"> PAGEREF _Toc187627501 \h </w:instrText>
            </w:r>
            <w:r>
              <w:rPr>
                <w:noProof/>
                <w:webHidden/>
              </w:rPr>
            </w:r>
          </w:ins>
          <w:r>
            <w:rPr>
              <w:noProof/>
              <w:webHidden/>
            </w:rPr>
            <w:fldChar w:fldCharType="separate"/>
          </w:r>
          <w:ins w:id="351" w:author="Asad Shah" w:date="2025-01-13T02:15:00Z">
            <w:r>
              <w:rPr>
                <w:noProof/>
                <w:webHidden/>
              </w:rPr>
              <w:t>35</w:t>
            </w:r>
            <w:r>
              <w:rPr>
                <w:noProof/>
                <w:webHidden/>
              </w:rPr>
              <w:fldChar w:fldCharType="end"/>
            </w:r>
            <w:r w:rsidRPr="00DA31F8">
              <w:rPr>
                <w:rStyle w:val="Hyperlink"/>
                <w:noProof/>
              </w:rPr>
              <w:fldChar w:fldCharType="end"/>
            </w:r>
          </w:ins>
        </w:p>
        <w:p w14:paraId="240B7233" w14:textId="217A9848" w:rsidR="00667A57" w:rsidRDefault="00667A57">
          <w:pPr>
            <w:pStyle w:val="TOC3"/>
            <w:tabs>
              <w:tab w:val="right" w:leader="dot" w:pos="9634"/>
            </w:tabs>
            <w:rPr>
              <w:ins w:id="352" w:author="Asad Shah" w:date="2025-01-13T02:15:00Z"/>
              <w:rFonts w:asciiTheme="minorHAnsi" w:eastAsiaTheme="minorEastAsia" w:hAnsiTheme="minorHAnsi"/>
              <w:noProof/>
              <w:color w:val="auto"/>
              <w:sz w:val="22"/>
              <w:lang/>
            </w:rPr>
          </w:pPr>
          <w:ins w:id="353"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"_Toc187627502"</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4.1.8 Trend Visualization</w:t>
            </w:r>
            <w:r>
              <w:rPr>
                <w:noProof/>
                <w:webHidden/>
              </w:rPr>
              <w:tab/>
            </w:r>
            <w:r>
              <w:rPr>
                <w:noProof/>
                <w:webHidden/>
              </w:rPr>
              <w:fldChar w:fldCharType="begin"/>
            </w:r>
            <w:r>
              <w:rPr>
                <w:noProof/>
                <w:webHidden/>
              </w:rPr>
              <w:instrText xml:space="preserve"> PAGEREF _Toc187627502 \h </w:instrText>
            </w:r>
            <w:r>
              <w:rPr>
                <w:noProof/>
                <w:webHidden/>
              </w:rPr>
            </w:r>
          </w:ins>
          <w:r>
            <w:rPr>
              <w:noProof/>
              <w:webHidden/>
            </w:rPr>
            <w:fldChar w:fldCharType="separate"/>
          </w:r>
          <w:ins w:id="354" w:author="Asad Shah" w:date="2025-01-13T02:15:00Z">
            <w:r>
              <w:rPr>
                <w:noProof/>
                <w:webHidden/>
              </w:rPr>
              <w:t>35</w:t>
            </w:r>
            <w:r>
              <w:rPr>
                <w:noProof/>
                <w:webHidden/>
              </w:rPr>
              <w:fldChar w:fldCharType="end"/>
            </w:r>
            <w:r w:rsidRPr="00DA31F8">
              <w:rPr>
                <w:rStyle w:val="Hyperlink"/>
                <w:noProof/>
              </w:rPr>
              <w:fldChar w:fldCharType="end"/>
            </w:r>
          </w:ins>
        </w:p>
        <w:p w14:paraId="6628D3AF" w14:textId="2EE1ABD1" w:rsidR="00667A57" w:rsidRDefault="00667A57">
          <w:pPr>
            <w:pStyle w:val="TOC3"/>
            <w:tabs>
              <w:tab w:val="right" w:leader="dot" w:pos="9634"/>
            </w:tabs>
            <w:rPr>
              <w:ins w:id="355" w:author="Asad Shah" w:date="2025-01-13T02:15:00Z"/>
              <w:rFonts w:asciiTheme="minorHAnsi" w:eastAsiaTheme="minorEastAsia" w:hAnsiTheme="minorHAnsi"/>
              <w:noProof/>
              <w:color w:val="auto"/>
              <w:sz w:val="22"/>
              <w:lang/>
            </w:rPr>
          </w:pPr>
          <w:ins w:id="356"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"_Toc187627503"</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4.1.9 University Search and Filter</w:t>
            </w:r>
            <w:r>
              <w:rPr>
                <w:noProof/>
                <w:webHidden/>
              </w:rPr>
              <w:tab/>
            </w:r>
            <w:r>
              <w:rPr>
                <w:noProof/>
                <w:webHidden/>
              </w:rPr>
              <w:fldChar w:fldCharType="begin"/>
            </w:r>
            <w:r>
              <w:rPr>
                <w:noProof/>
                <w:webHidden/>
              </w:rPr>
              <w:instrText xml:space="preserve"> PAGEREF _Toc187627503 \h </w:instrText>
            </w:r>
            <w:r>
              <w:rPr>
                <w:noProof/>
                <w:webHidden/>
              </w:rPr>
            </w:r>
          </w:ins>
          <w:r>
            <w:rPr>
              <w:noProof/>
              <w:webHidden/>
            </w:rPr>
            <w:fldChar w:fldCharType="separate"/>
          </w:r>
          <w:ins w:id="357" w:author="Asad Shah" w:date="2025-01-13T02:15:00Z">
            <w:r>
              <w:rPr>
                <w:noProof/>
                <w:webHidden/>
              </w:rPr>
              <w:t>35</w:t>
            </w:r>
            <w:r>
              <w:rPr>
                <w:noProof/>
                <w:webHidden/>
              </w:rPr>
              <w:fldChar w:fldCharType="end"/>
            </w:r>
            <w:r w:rsidRPr="00DA31F8">
              <w:rPr>
                <w:rStyle w:val="Hyperlink"/>
                <w:noProof/>
              </w:rPr>
              <w:fldChar w:fldCharType="end"/>
            </w:r>
          </w:ins>
        </w:p>
        <w:p w14:paraId="474DD384" w14:textId="009AEFEB" w:rsidR="00667A57" w:rsidRDefault="00667A57">
          <w:pPr>
            <w:pStyle w:val="TOC3"/>
            <w:tabs>
              <w:tab w:val="right" w:leader="dot" w:pos="9634"/>
            </w:tabs>
            <w:rPr>
              <w:ins w:id="358" w:author="Asad Shah" w:date="2025-01-13T02:15:00Z"/>
              <w:rFonts w:asciiTheme="minorHAnsi" w:eastAsiaTheme="minorEastAsia" w:hAnsiTheme="minorHAnsi"/>
              <w:noProof/>
              <w:color w:val="auto"/>
              <w:sz w:val="22"/>
              <w:lang/>
            </w:rPr>
          </w:pPr>
          <w:ins w:id="359"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"_Toc187627504"</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4.1.10 Peak Load</w:t>
            </w:r>
            <w:r>
              <w:rPr>
                <w:noProof/>
                <w:webHidden/>
              </w:rPr>
              <w:tab/>
            </w:r>
            <w:r>
              <w:rPr>
                <w:noProof/>
                <w:webHidden/>
              </w:rPr>
              <w:fldChar w:fldCharType="begin"/>
            </w:r>
            <w:r>
              <w:rPr>
                <w:noProof/>
                <w:webHidden/>
              </w:rPr>
              <w:instrText xml:space="preserve"> PAGEREF _Toc187627504 \h </w:instrText>
            </w:r>
            <w:r>
              <w:rPr>
                <w:noProof/>
                <w:webHidden/>
              </w:rPr>
            </w:r>
          </w:ins>
          <w:r>
            <w:rPr>
              <w:noProof/>
              <w:webHidden/>
            </w:rPr>
            <w:fldChar w:fldCharType="separate"/>
          </w:r>
          <w:ins w:id="360" w:author="Asad Shah" w:date="2025-01-13T02:15:00Z">
            <w:r>
              <w:rPr>
                <w:noProof/>
                <w:webHidden/>
              </w:rPr>
              <w:t>36</w:t>
            </w:r>
            <w:r>
              <w:rPr>
                <w:noProof/>
                <w:webHidden/>
              </w:rPr>
              <w:fldChar w:fldCharType="end"/>
            </w:r>
            <w:r w:rsidRPr="00DA31F8">
              <w:rPr>
                <w:rStyle w:val="Hyperlink"/>
                <w:noProof/>
              </w:rPr>
              <w:fldChar w:fldCharType="end"/>
            </w:r>
          </w:ins>
        </w:p>
        <w:p w14:paraId="0FB83ADC" w14:textId="53C4C44E" w:rsidR="00667A57" w:rsidRDefault="00667A57">
          <w:pPr>
            <w:pStyle w:val="TOC3"/>
            <w:tabs>
              <w:tab w:val="right" w:leader="dot" w:pos="9634"/>
            </w:tabs>
            <w:rPr>
              <w:ins w:id="361" w:author="Asad Shah" w:date="2025-01-13T02:15:00Z"/>
              <w:rFonts w:asciiTheme="minorHAnsi" w:eastAsiaTheme="minorEastAsia" w:hAnsiTheme="minorHAnsi"/>
              <w:noProof/>
              <w:color w:val="auto"/>
              <w:sz w:val="22"/>
              <w:lang/>
            </w:rPr>
          </w:pPr>
          <w:ins w:id="362"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"_Toc187627505"</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4.1.11 Scalability</w:t>
            </w:r>
            <w:r>
              <w:rPr>
                <w:noProof/>
                <w:webHidden/>
              </w:rPr>
              <w:tab/>
            </w:r>
            <w:r>
              <w:rPr>
                <w:noProof/>
                <w:webHidden/>
              </w:rPr>
              <w:fldChar w:fldCharType="begin"/>
            </w:r>
            <w:r>
              <w:rPr>
                <w:noProof/>
                <w:webHidden/>
              </w:rPr>
              <w:instrText xml:space="preserve"> PAGEREF _Toc187627505 \h </w:instrText>
            </w:r>
            <w:r>
              <w:rPr>
                <w:noProof/>
                <w:webHidden/>
              </w:rPr>
            </w:r>
          </w:ins>
          <w:r>
            <w:rPr>
              <w:noProof/>
              <w:webHidden/>
            </w:rPr>
            <w:fldChar w:fldCharType="separate"/>
          </w:r>
          <w:ins w:id="363" w:author="Asad Shah" w:date="2025-01-13T02:15:00Z">
            <w:r>
              <w:rPr>
                <w:noProof/>
                <w:webHidden/>
              </w:rPr>
              <w:t>36</w:t>
            </w:r>
            <w:r>
              <w:rPr>
                <w:noProof/>
                <w:webHidden/>
              </w:rPr>
              <w:fldChar w:fldCharType="end"/>
            </w:r>
            <w:r w:rsidRPr="00DA31F8">
              <w:rPr>
                <w:rStyle w:val="Hyperlink"/>
                <w:noProof/>
              </w:rPr>
              <w:fldChar w:fldCharType="end"/>
            </w:r>
          </w:ins>
        </w:p>
        <w:p w14:paraId="29B6BD79" w14:textId="54FA739A" w:rsidR="00667A57" w:rsidRDefault="00667A57">
          <w:pPr>
            <w:pStyle w:val="TOC3"/>
            <w:tabs>
              <w:tab w:val="right" w:leader="dot" w:pos="9634"/>
            </w:tabs>
            <w:rPr>
              <w:ins w:id="364" w:author="Asad Shah" w:date="2025-01-13T02:15:00Z"/>
              <w:rFonts w:asciiTheme="minorHAnsi" w:eastAsiaTheme="minorEastAsia" w:hAnsiTheme="minorHAnsi"/>
              <w:noProof/>
              <w:color w:val="auto"/>
              <w:sz w:val="22"/>
              <w:lang/>
            </w:rPr>
          </w:pPr>
          <w:ins w:id="365"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"_Toc187627506"</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4.1.12 Data Transfer</w:t>
            </w:r>
            <w:r>
              <w:rPr>
                <w:noProof/>
                <w:webHidden/>
              </w:rPr>
              <w:tab/>
            </w:r>
            <w:r>
              <w:rPr>
                <w:noProof/>
                <w:webHidden/>
              </w:rPr>
              <w:fldChar w:fldCharType="begin"/>
            </w:r>
            <w:r>
              <w:rPr>
                <w:noProof/>
                <w:webHidden/>
              </w:rPr>
              <w:instrText xml:space="preserve"> PAGEREF _Toc187627506 \h </w:instrText>
            </w:r>
            <w:r>
              <w:rPr>
                <w:noProof/>
                <w:webHidden/>
              </w:rPr>
            </w:r>
          </w:ins>
          <w:r>
            <w:rPr>
              <w:noProof/>
              <w:webHidden/>
            </w:rPr>
            <w:fldChar w:fldCharType="separate"/>
          </w:r>
          <w:ins w:id="366" w:author="Asad Shah" w:date="2025-01-13T02:15:00Z">
            <w:r>
              <w:rPr>
                <w:noProof/>
                <w:webHidden/>
              </w:rPr>
              <w:t>36</w:t>
            </w:r>
            <w:r>
              <w:rPr>
                <w:noProof/>
                <w:webHidden/>
              </w:rPr>
              <w:fldChar w:fldCharType="end"/>
            </w:r>
            <w:r w:rsidRPr="00DA31F8">
              <w:rPr>
                <w:rStyle w:val="Hyperlink"/>
                <w:noProof/>
              </w:rPr>
              <w:fldChar w:fldCharType="end"/>
            </w:r>
          </w:ins>
        </w:p>
        <w:p w14:paraId="628FA398" w14:textId="0999174F" w:rsidR="00667A57" w:rsidRDefault="00667A57">
          <w:pPr>
            <w:pStyle w:val="TOC2"/>
            <w:tabs>
              <w:tab w:val="right" w:leader="dot" w:pos="9634"/>
            </w:tabs>
            <w:rPr>
              <w:ins w:id="367" w:author="Asad Shah" w:date="2025-01-13T02:15:00Z"/>
              <w:rFonts w:asciiTheme="minorHAnsi" w:eastAsiaTheme="minorEastAsia" w:hAnsiTheme="minorHAnsi"/>
              <w:noProof/>
              <w:color w:val="auto"/>
              <w:sz w:val="22"/>
              <w:lang/>
            </w:rPr>
          </w:pPr>
          <w:ins w:id="368"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"_Toc187627507"</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4.2 Safety and Security Requirements</w:t>
            </w:r>
            <w:r>
              <w:rPr>
                <w:noProof/>
                <w:webHidden/>
              </w:rPr>
              <w:tab/>
            </w:r>
            <w:r>
              <w:rPr>
                <w:noProof/>
                <w:webHidden/>
              </w:rPr>
              <w:fldChar w:fldCharType="begin"/>
            </w:r>
            <w:r>
              <w:rPr>
                <w:noProof/>
                <w:webHidden/>
              </w:rPr>
              <w:instrText xml:space="preserve"> PAGEREF _Toc187627507 \h </w:instrText>
            </w:r>
            <w:r>
              <w:rPr>
                <w:noProof/>
                <w:webHidden/>
              </w:rPr>
            </w:r>
          </w:ins>
          <w:r>
            <w:rPr>
              <w:noProof/>
              <w:webHidden/>
            </w:rPr>
            <w:fldChar w:fldCharType="separate"/>
          </w:r>
          <w:ins w:id="369" w:author="Asad Shah" w:date="2025-01-13T02:15:00Z">
            <w:r>
              <w:rPr>
                <w:noProof/>
                <w:webHidden/>
              </w:rPr>
              <w:t>36</w:t>
            </w:r>
            <w:r>
              <w:rPr>
                <w:noProof/>
                <w:webHidden/>
              </w:rPr>
              <w:fldChar w:fldCharType="end"/>
            </w:r>
            <w:r w:rsidRPr="00DA31F8">
              <w:rPr>
                <w:rStyle w:val="Hyperlink"/>
                <w:noProof/>
              </w:rPr>
              <w:fldChar w:fldCharType="end"/>
            </w:r>
          </w:ins>
        </w:p>
        <w:p w14:paraId="3B83F9DA" w14:textId="7C7DABD1" w:rsidR="00667A57" w:rsidRDefault="00667A57">
          <w:pPr>
            <w:pStyle w:val="TOC3"/>
            <w:tabs>
              <w:tab w:val="right" w:leader="dot" w:pos="9634"/>
            </w:tabs>
            <w:rPr>
              <w:ins w:id="370" w:author="Asad Shah" w:date="2025-01-13T02:15:00Z"/>
              <w:rFonts w:asciiTheme="minorHAnsi" w:eastAsiaTheme="minorEastAsia" w:hAnsiTheme="minorHAnsi"/>
              <w:noProof/>
              <w:color w:val="auto"/>
              <w:sz w:val="22"/>
              <w:lang/>
            </w:rPr>
          </w:pPr>
          <w:ins w:id="371"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"_Toc187627508"</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4.2.1 Data Integrity</w:t>
            </w:r>
            <w:r>
              <w:rPr>
                <w:noProof/>
                <w:webHidden/>
              </w:rPr>
              <w:tab/>
            </w:r>
            <w:r>
              <w:rPr>
                <w:noProof/>
                <w:webHidden/>
              </w:rPr>
              <w:fldChar w:fldCharType="begin"/>
            </w:r>
            <w:r>
              <w:rPr>
                <w:noProof/>
                <w:webHidden/>
              </w:rPr>
              <w:instrText xml:space="preserve"> PAGEREF _Toc187627508 \h </w:instrText>
            </w:r>
            <w:r>
              <w:rPr>
                <w:noProof/>
                <w:webHidden/>
              </w:rPr>
            </w:r>
          </w:ins>
          <w:r>
            <w:rPr>
              <w:noProof/>
              <w:webHidden/>
            </w:rPr>
            <w:fldChar w:fldCharType="separate"/>
          </w:r>
          <w:ins w:id="372" w:author="Asad Shah" w:date="2025-01-13T02:15:00Z">
            <w:r>
              <w:rPr>
                <w:noProof/>
                <w:webHidden/>
              </w:rPr>
              <w:t>36</w:t>
            </w:r>
            <w:r>
              <w:rPr>
                <w:noProof/>
                <w:webHidden/>
              </w:rPr>
              <w:fldChar w:fldCharType="end"/>
            </w:r>
            <w:r w:rsidRPr="00DA31F8">
              <w:rPr>
                <w:rStyle w:val="Hyperlink"/>
                <w:noProof/>
              </w:rPr>
              <w:fldChar w:fldCharType="end"/>
            </w:r>
          </w:ins>
        </w:p>
        <w:p w14:paraId="5114EECB" w14:textId="785EDF84" w:rsidR="00667A57" w:rsidRDefault="00667A57">
          <w:pPr>
            <w:pStyle w:val="TOC3"/>
            <w:tabs>
              <w:tab w:val="right" w:leader="dot" w:pos="9634"/>
            </w:tabs>
            <w:rPr>
              <w:ins w:id="373" w:author="Asad Shah" w:date="2025-01-13T02:15:00Z"/>
              <w:rFonts w:asciiTheme="minorHAnsi" w:eastAsiaTheme="minorEastAsia" w:hAnsiTheme="minorHAnsi"/>
              <w:noProof/>
              <w:color w:val="auto"/>
              <w:sz w:val="22"/>
              <w:lang/>
            </w:rPr>
          </w:pPr>
          <w:ins w:id="374"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"_Toc187627509"</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4.2.2 Safeguards Against Unauthorized Actions</w:t>
            </w:r>
            <w:r>
              <w:rPr>
                <w:noProof/>
                <w:webHidden/>
              </w:rPr>
              <w:tab/>
            </w:r>
            <w:r>
              <w:rPr>
                <w:noProof/>
                <w:webHidden/>
              </w:rPr>
              <w:fldChar w:fldCharType="begin"/>
            </w:r>
            <w:r>
              <w:rPr>
                <w:noProof/>
                <w:webHidden/>
              </w:rPr>
              <w:instrText xml:space="preserve"> PAGEREF _Toc187627509 \h </w:instrText>
            </w:r>
            <w:r>
              <w:rPr>
                <w:noProof/>
                <w:webHidden/>
              </w:rPr>
            </w:r>
          </w:ins>
          <w:r>
            <w:rPr>
              <w:noProof/>
              <w:webHidden/>
            </w:rPr>
            <w:fldChar w:fldCharType="separate"/>
          </w:r>
          <w:ins w:id="375" w:author="Asad Shah" w:date="2025-01-13T02:15:00Z">
            <w:r>
              <w:rPr>
                <w:noProof/>
                <w:webHidden/>
              </w:rPr>
              <w:t>36</w:t>
            </w:r>
            <w:r>
              <w:rPr>
                <w:noProof/>
                <w:webHidden/>
              </w:rPr>
              <w:fldChar w:fldCharType="end"/>
            </w:r>
            <w:r w:rsidRPr="00DA31F8">
              <w:rPr>
                <w:rStyle w:val="Hyperlink"/>
                <w:noProof/>
              </w:rPr>
              <w:fldChar w:fldCharType="end"/>
            </w:r>
          </w:ins>
        </w:p>
        <w:p w14:paraId="2B19D058" w14:textId="145939A4" w:rsidR="00667A57" w:rsidRDefault="00667A57">
          <w:pPr>
            <w:pStyle w:val="TOC3"/>
            <w:tabs>
              <w:tab w:val="right" w:leader="dot" w:pos="9634"/>
            </w:tabs>
            <w:rPr>
              <w:ins w:id="376" w:author="Asad Shah" w:date="2025-01-13T02:15:00Z"/>
              <w:rFonts w:asciiTheme="minorHAnsi" w:eastAsiaTheme="minorEastAsia" w:hAnsiTheme="minorHAnsi"/>
              <w:noProof/>
              <w:color w:val="auto"/>
              <w:sz w:val="22"/>
              <w:lang/>
            </w:rPr>
          </w:pPr>
          <w:ins w:id="377"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"_Toc187627510"</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4.2.3 System Downtime Protection</w:t>
            </w:r>
            <w:r>
              <w:rPr>
                <w:noProof/>
                <w:webHidden/>
              </w:rPr>
              <w:tab/>
            </w:r>
            <w:r>
              <w:rPr>
                <w:noProof/>
                <w:webHidden/>
              </w:rPr>
              <w:fldChar w:fldCharType="begin"/>
            </w:r>
            <w:r>
              <w:rPr>
                <w:noProof/>
                <w:webHidden/>
              </w:rPr>
              <w:instrText xml:space="preserve"> PAGEREF _Toc187627510 \h </w:instrText>
            </w:r>
            <w:r>
              <w:rPr>
                <w:noProof/>
                <w:webHidden/>
              </w:rPr>
            </w:r>
          </w:ins>
          <w:r>
            <w:rPr>
              <w:noProof/>
              <w:webHidden/>
            </w:rPr>
            <w:fldChar w:fldCharType="separate"/>
          </w:r>
          <w:ins w:id="378" w:author="Asad Shah" w:date="2025-01-13T02:15:00Z">
            <w:r>
              <w:rPr>
                <w:noProof/>
                <w:webHidden/>
              </w:rPr>
              <w:t>36</w:t>
            </w:r>
            <w:r>
              <w:rPr>
                <w:noProof/>
                <w:webHidden/>
              </w:rPr>
              <w:fldChar w:fldCharType="end"/>
            </w:r>
            <w:r w:rsidRPr="00DA31F8">
              <w:rPr>
                <w:rStyle w:val="Hyperlink"/>
                <w:noProof/>
              </w:rPr>
              <w:fldChar w:fldCharType="end"/>
            </w:r>
          </w:ins>
        </w:p>
        <w:p w14:paraId="185A7758" w14:textId="31A0AB6C" w:rsidR="00667A57" w:rsidRDefault="00667A57">
          <w:pPr>
            <w:pStyle w:val="TOC3"/>
            <w:tabs>
              <w:tab w:val="right" w:leader="dot" w:pos="9634"/>
            </w:tabs>
            <w:rPr>
              <w:ins w:id="379" w:author="Asad Shah" w:date="2025-01-13T02:15:00Z"/>
              <w:rFonts w:asciiTheme="minorHAnsi" w:eastAsiaTheme="minorEastAsia" w:hAnsiTheme="minorHAnsi"/>
              <w:noProof/>
              <w:color w:val="auto"/>
              <w:sz w:val="22"/>
              <w:lang/>
            </w:rPr>
          </w:pPr>
          <w:ins w:id="380"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"_Toc187627511"</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4.2.4 Backup and Recovery</w:t>
            </w:r>
            <w:r>
              <w:rPr>
                <w:noProof/>
                <w:webHidden/>
              </w:rPr>
              <w:tab/>
            </w:r>
            <w:r>
              <w:rPr>
                <w:noProof/>
                <w:webHidden/>
              </w:rPr>
              <w:fldChar w:fldCharType="begin"/>
            </w:r>
            <w:r>
              <w:rPr>
                <w:noProof/>
                <w:webHidden/>
              </w:rPr>
              <w:instrText xml:space="preserve"> PAGEREF _Toc187627511 \h </w:instrText>
            </w:r>
            <w:r>
              <w:rPr>
                <w:noProof/>
                <w:webHidden/>
              </w:rPr>
            </w:r>
          </w:ins>
          <w:r>
            <w:rPr>
              <w:noProof/>
              <w:webHidden/>
            </w:rPr>
            <w:fldChar w:fldCharType="separate"/>
          </w:r>
          <w:ins w:id="381" w:author="Asad Shah" w:date="2025-01-13T02:15:00Z">
            <w:r>
              <w:rPr>
                <w:noProof/>
                <w:webHidden/>
              </w:rPr>
              <w:t>37</w:t>
            </w:r>
            <w:r>
              <w:rPr>
                <w:noProof/>
                <w:webHidden/>
              </w:rPr>
              <w:fldChar w:fldCharType="end"/>
            </w:r>
            <w:r w:rsidRPr="00DA31F8">
              <w:rPr>
                <w:rStyle w:val="Hyperlink"/>
                <w:noProof/>
              </w:rPr>
              <w:fldChar w:fldCharType="end"/>
            </w:r>
          </w:ins>
        </w:p>
        <w:p w14:paraId="61A1275C" w14:textId="5A439285" w:rsidR="00667A57" w:rsidRDefault="00667A57">
          <w:pPr>
            <w:pStyle w:val="TOC3"/>
            <w:tabs>
              <w:tab w:val="right" w:leader="dot" w:pos="9634"/>
            </w:tabs>
            <w:rPr>
              <w:ins w:id="382" w:author="Asad Shah" w:date="2025-01-13T02:15:00Z"/>
              <w:rFonts w:asciiTheme="minorHAnsi" w:eastAsiaTheme="minorEastAsia" w:hAnsiTheme="minorHAnsi"/>
              <w:noProof/>
              <w:color w:val="auto"/>
              <w:sz w:val="22"/>
              <w:lang/>
            </w:rPr>
          </w:pPr>
          <w:ins w:id="383"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"_Toc187627512"</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4.2.5 User Authentication</w:t>
            </w:r>
            <w:r>
              <w:rPr>
                <w:noProof/>
                <w:webHidden/>
              </w:rPr>
              <w:tab/>
            </w:r>
            <w:r>
              <w:rPr>
                <w:noProof/>
                <w:webHidden/>
              </w:rPr>
              <w:fldChar w:fldCharType="begin"/>
            </w:r>
            <w:r>
              <w:rPr>
                <w:noProof/>
                <w:webHidden/>
              </w:rPr>
              <w:instrText xml:space="preserve"> PAGEREF _Toc187627512 \h </w:instrText>
            </w:r>
            <w:r>
              <w:rPr>
                <w:noProof/>
                <w:webHidden/>
              </w:rPr>
            </w:r>
          </w:ins>
          <w:r>
            <w:rPr>
              <w:noProof/>
              <w:webHidden/>
            </w:rPr>
            <w:fldChar w:fldCharType="separate"/>
          </w:r>
          <w:ins w:id="384" w:author="Asad Shah" w:date="2025-01-13T02:15:00Z">
            <w:r>
              <w:rPr>
                <w:noProof/>
                <w:webHidden/>
              </w:rPr>
              <w:t>37</w:t>
            </w:r>
            <w:r>
              <w:rPr>
                <w:noProof/>
                <w:webHidden/>
              </w:rPr>
              <w:fldChar w:fldCharType="end"/>
            </w:r>
            <w:r w:rsidRPr="00DA31F8">
              <w:rPr>
                <w:rStyle w:val="Hyperlink"/>
                <w:noProof/>
              </w:rPr>
              <w:fldChar w:fldCharType="end"/>
            </w:r>
          </w:ins>
        </w:p>
        <w:p w14:paraId="7E6FDDB1" w14:textId="6B2C3924" w:rsidR="00667A57" w:rsidRDefault="00667A57">
          <w:pPr>
            <w:pStyle w:val="TOC3"/>
            <w:tabs>
              <w:tab w:val="right" w:leader="dot" w:pos="9634"/>
            </w:tabs>
            <w:rPr>
              <w:ins w:id="385" w:author="Asad Shah" w:date="2025-01-13T02:15:00Z"/>
              <w:rFonts w:asciiTheme="minorHAnsi" w:eastAsiaTheme="minorEastAsia" w:hAnsiTheme="minorHAnsi"/>
              <w:noProof/>
              <w:color w:val="auto"/>
              <w:sz w:val="22"/>
              <w:lang/>
            </w:rPr>
          </w:pPr>
          <w:ins w:id="386"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"_Toc187627513"</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4.2.6 Access Control</w:t>
            </w:r>
            <w:r>
              <w:rPr>
                <w:noProof/>
                <w:webHidden/>
              </w:rPr>
              <w:tab/>
            </w:r>
            <w:r>
              <w:rPr>
                <w:noProof/>
                <w:webHidden/>
              </w:rPr>
              <w:fldChar w:fldCharType="begin"/>
            </w:r>
            <w:r>
              <w:rPr>
                <w:noProof/>
                <w:webHidden/>
              </w:rPr>
              <w:instrText xml:space="preserve"> PAGEREF _Toc187627513 \h </w:instrText>
            </w:r>
            <w:r>
              <w:rPr>
                <w:noProof/>
                <w:webHidden/>
              </w:rPr>
            </w:r>
          </w:ins>
          <w:r>
            <w:rPr>
              <w:noProof/>
              <w:webHidden/>
            </w:rPr>
            <w:fldChar w:fldCharType="separate"/>
          </w:r>
          <w:ins w:id="387" w:author="Asad Shah" w:date="2025-01-13T02:15:00Z">
            <w:r>
              <w:rPr>
                <w:noProof/>
                <w:webHidden/>
              </w:rPr>
              <w:t>37</w:t>
            </w:r>
            <w:r>
              <w:rPr>
                <w:noProof/>
                <w:webHidden/>
              </w:rPr>
              <w:fldChar w:fldCharType="end"/>
            </w:r>
            <w:r w:rsidRPr="00DA31F8">
              <w:rPr>
                <w:rStyle w:val="Hyperlink"/>
                <w:noProof/>
              </w:rPr>
              <w:fldChar w:fldCharType="end"/>
            </w:r>
          </w:ins>
        </w:p>
        <w:p w14:paraId="2498D75F" w14:textId="04F14058" w:rsidR="00667A57" w:rsidRDefault="00667A57">
          <w:pPr>
            <w:pStyle w:val="TOC3"/>
            <w:tabs>
              <w:tab w:val="right" w:leader="dot" w:pos="9634"/>
            </w:tabs>
            <w:rPr>
              <w:ins w:id="388" w:author="Asad Shah" w:date="2025-01-13T02:15:00Z"/>
              <w:rFonts w:asciiTheme="minorHAnsi" w:eastAsiaTheme="minorEastAsia" w:hAnsiTheme="minorHAnsi"/>
              <w:noProof/>
              <w:color w:val="auto"/>
              <w:sz w:val="22"/>
              <w:lang/>
            </w:rPr>
          </w:pPr>
          <w:ins w:id="389"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"_Toc187627514"</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4.2.7 Protection Against Common Attacks</w:t>
            </w:r>
            <w:r>
              <w:rPr>
                <w:noProof/>
                <w:webHidden/>
              </w:rPr>
              <w:tab/>
            </w:r>
            <w:r>
              <w:rPr>
                <w:noProof/>
                <w:webHidden/>
              </w:rPr>
              <w:fldChar w:fldCharType="begin"/>
            </w:r>
            <w:r>
              <w:rPr>
                <w:noProof/>
                <w:webHidden/>
              </w:rPr>
              <w:instrText xml:space="preserve"> PAGEREF _Toc187627514 \h </w:instrText>
            </w:r>
            <w:r>
              <w:rPr>
                <w:noProof/>
                <w:webHidden/>
              </w:rPr>
            </w:r>
          </w:ins>
          <w:r>
            <w:rPr>
              <w:noProof/>
              <w:webHidden/>
            </w:rPr>
            <w:fldChar w:fldCharType="separate"/>
          </w:r>
          <w:ins w:id="390" w:author="Asad Shah" w:date="2025-01-13T02:15:00Z">
            <w:r>
              <w:rPr>
                <w:noProof/>
                <w:webHidden/>
              </w:rPr>
              <w:t>37</w:t>
            </w:r>
            <w:r>
              <w:rPr>
                <w:noProof/>
                <w:webHidden/>
              </w:rPr>
              <w:fldChar w:fldCharType="end"/>
            </w:r>
            <w:r w:rsidRPr="00DA31F8">
              <w:rPr>
                <w:rStyle w:val="Hyperlink"/>
                <w:noProof/>
              </w:rPr>
              <w:fldChar w:fldCharType="end"/>
            </w:r>
          </w:ins>
        </w:p>
        <w:p w14:paraId="168B2BF5" w14:textId="7178CFBD" w:rsidR="00667A57" w:rsidRDefault="00667A57">
          <w:pPr>
            <w:pStyle w:val="TOC3"/>
            <w:tabs>
              <w:tab w:val="right" w:leader="dot" w:pos="9634"/>
            </w:tabs>
            <w:rPr>
              <w:ins w:id="391" w:author="Asad Shah" w:date="2025-01-13T02:15:00Z"/>
              <w:rFonts w:asciiTheme="minorHAnsi" w:eastAsiaTheme="minorEastAsia" w:hAnsiTheme="minorHAnsi"/>
              <w:noProof/>
              <w:color w:val="auto"/>
              <w:sz w:val="22"/>
              <w:lang/>
            </w:rPr>
          </w:pPr>
          <w:ins w:id="392"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"_Toc187627515"</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4.2.8 User Privacy</w:t>
            </w:r>
            <w:r>
              <w:rPr>
                <w:noProof/>
                <w:webHidden/>
              </w:rPr>
              <w:tab/>
            </w:r>
            <w:r>
              <w:rPr>
                <w:noProof/>
                <w:webHidden/>
              </w:rPr>
              <w:fldChar w:fldCharType="begin"/>
            </w:r>
            <w:r>
              <w:rPr>
                <w:noProof/>
                <w:webHidden/>
              </w:rPr>
              <w:instrText xml:space="preserve"> PAGEREF _Toc187627515 \h </w:instrText>
            </w:r>
            <w:r>
              <w:rPr>
                <w:noProof/>
                <w:webHidden/>
              </w:rPr>
            </w:r>
          </w:ins>
          <w:r>
            <w:rPr>
              <w:noProof/>
              <w:webHidden/>
            </w:rPr>
            <w:fldChar w:fldCharType="separate"/>
          </w:r>
          <w:ins w:id="393" w:author="Asad Shah" w:date="2025-01-13T02:15:00Z">
            <w:r>
              <w:rPr>
                <w:noProof/>
                <w:webHidden/>
              </w:rPr>
              <w:t>37</w:t>
            </w:r>
            <w:r>
              <w:rPr>
                <w:noProof/>
                <w:webHidden/>
              </w:rPr>
              <w:fldChar w:fldCharType="end"/>
            </w:r>
            <w:r w:rsidRPr="00DA31F8">
              <w:rPr>
                <w:rStyle w:val="Hyperlink"/>
                <w:noProof/>
              </w:rPr>
              <w:fldChar w:fldCharType="end"/>
            </w:r>
          </w:ins>
        </w:p>
        <w:p w14:paraId="742224AD" w14:textId="7E661148" w:rsidR="00667A57" w:rsidRDefault="00667A57">
          <w:pPr>
            <w:pStyle w:val="TOC3"/>
            <w:tabs>
              <w:tab w:val="right" w:leader="dot" w:pos="9634"/>
            </w:tabs>
            <w:rPr>
              <w:ins w:id="394" w:author="Asad Shah" w:date="2025-01-13T02:15:00Z"/>
              <w:rFonts w:asciiTheme="minorHAnsi" w:eastAsiaTheme="minorEastAsia" w:hAnsiTheme="minorHAnsi"/>
              <w:noProof/>
              <w:color w:val="auto"/>
              <w:sz w:val="22"/>
              <w:lang/>
            </w:rPr>
          </w:pPr>
          <w:ins w:id="395"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"_Toc187627516"</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4.2.9 Audit Logs</w:t>
            </w:r>
            <w:r>
              <w:rPr>
                <w:noProof/>
                <w:webHidden/>
              </w:rPr>
              <w:tab/>
            </w:r>
            <w:r>
              <w:rPr>
                <w:noProof/>
                <w:webHidden/>
              </w:rPr>
              <w:fldChar w:fldCharType="begin"/>
            </w:r>
            <w:r>
              <w:rPr>
                <w:noProof/>
                <w:webHidden/>
              </w:rPr>
              <w:instrText xml:space="preserve"> PAGEREF _Toc187627516 \h </w:instrText>
            </w:r>
            <w:r>
              <w:rPr>
                <w:noProof/>
                <w:webHidden/>
              </w:rPr>
            </w:r>
          </w:ins>
          <w:r>
            <w:rPr>
              <w:noProof/>
              <w:webHidden/>
            </w:rPr>
            <w:fldChar w:fldCharType="separate"/>
          </w:r>
          <w:ins w:id="396" w:author="Asad Shah" w:date="2025-01-13T02:15:00Z">
            <w:r>
              <w:rPr>
                <w:noProof/>
                <w:webHidden/>
              </w:rPr>
              <w:t>38</w:t>
            </w:r>
            <w:r>
              <w:rPr>
                <w:noProof/>
                <w:webHidden/>
              </w:rPr>
              <w:fldChar w:fldCharType="end"/>
            </w:r>
            <w:r w:rsidRPr="00DA31F8">
              <w:rPr>
                <w:rStyle w:val="Hyperlink"/>
                <w:noProof/>
              </w:rPr>
              <w:fldChar w:fldCharType="end"/>
            </w:r>
          </w:ins>
        </w:p>
        <w:p w14:paraId="5CE5F669" w14:textId="6F0E5F6C" w:rsidR="00667A57" w:rsidRDefault="00667A57">
          <w:pPr>
            <w:pStyle w:val="TOC2"/>
            <w:tabs>
              <w:tab w:val="right" w:leader="dot" w:pos="9634"/>
            </w:tabs>
            <w:rPr>
              <w:ins w:id="397" w:author="Asad Shah" w:date="2025-01-13T02:15:00Z"/>
              <w:rFonts w:asciiTheme="minorHAnsi" w:eastAsiaTheme="minorEastAsia" w:hAnsiTheme="minorHAnsi"/>
              <w:noProof/>
              <w:color w:val="auto"/>
              <w:sz w:val="22"/>
              <w:lang/>
            </w:rPr>
          </w:pPr>
          <w:ins w:id="398"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"_Toc187627517"</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4.3 Software Quality Attributes</w:t>
            </w:r>
            <w:r>
              <w:rPr>
                <w:noProof/>
                <w:webHidden/>
              </w:rPr>
              <w:tab/>
            </w:r>
            <w:r>
              <w:rPr>
                <w:noProof/>
                <w:webHidden/>
              </w:rPr>
              <w:fldChar w:fldCharType="begin"/>
            </w:r>
            <w:r>
              <w:rPr>
                <w:noProof/>
                <w:webHidden/>
              </w:rPr>
              <w:instrText xml:space="preserve"> PAGEREF _Toc187627517 \h </w:instrText>
            </w:r>
            <w:r>
              <w:rPr>
                <w:noProof/>
                <w:webHidden/>
              </w:rPr>
            </w:r>
          </w:ins>
          <w:r>
            <w:rPr>
              <w:noProof/>
              <w:webHidden/>
            </w:rPr>
            <w:fldChar w:fldCharType="separate"/>
          </w:r>
          <w:ins w:id="399" w:author="Asad Shah" w:date="2025-01-13T02:15:00Z">
            <w:r>
              <w:rPr>
                <w:noProof/>
                <w:webHidden/>
              </w:rPr>
              <w:t>38</w:t>
            </w:r>
            <w:r>
              <w:rPr>
                <w:noProof/>
                <w:webHidden/>
              </w:rPr>
              <w:fldChar w:fldCharType="end"/>
            </w:r>
            <w:r w:rsidRPr="00DA31F8">
              <w:rPr>
                <w:rStyle w:val="Hyperlink"/>
                <w:noProof/>
              </w:rPr>
              <w:fldChar w:fldCharType="end"/>
            </w:r>
          </w:ins>
        </w:p>
        <w:p w14:paraId="7D2AF3D5" w14:textId="3CEEFE72" w:rsidR="00667A57" w:rsidRDefault="00667A57">
          <w:pPr>
            <w:pStyle w:val="TOC3"/>
            <w:tabs>
              <w:tab w:val="right" w:leader="dot" w:pos="9634"/>
            </w:tabs>
            <w:rPr>
              <w:ins w:id="400" w:author="Asad Shah" w:date="2025-01-13T02:15:00Z"/>
              <w:rFonts w:asciiTheme="minorHAnsi" w:eastAsiaTheme="minorEastAsia" w:hAnsiTheme="minorHAnsi"/>
              <w:noProof/>
              <w:color w:val="auto"/>
              <w:sz w:val="22"/>
              <w:lang/>
            </w:rPr>
          </w:pPr>
          <w:ins w:id="401"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"_Toc187627518"</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4.3.1 Reliability</w:t>
            </w:r>
            <w:r>
              <w:rPr>
                <w:noProof/>
                <w:webHidden/>
              </w:rPr>
              <w:tab/>
            </w:r>
            <w:r>
              <w:rPr>
                <w:noProof/>
                <w:webHidden/>
              </w:rPr>
              <w:fldChar w:fldCharType="begin"/>
            </w:r>
            <w:r>
              <w:rPr>
                <w:noProof/>
                <w:webHidden/>
              </w:rPr>
              <w:instrText xml:space="preserve"> PAGEREF _Toc187627518 \h </w:instrText>
            </w:r>
            <w:r>
              <w:rPr>
                <w:noProof/>
                <w:webHidden/>
              </w:rPr>
            </w:r>
          </w:ins>
          <w:r>
            <w:rPr>
              <w:noProof/>
              <w:webHidden/>
            </w:rPr>
            <w:fldChar w:fldCharType="separate"/>
          </w:r>
          <w:ins w:id="402" w:author="Asad Shah" w:date="2025-01-13T02:15:00Z">
            <w:r>
              <w:rPr>
                <w:noProof/>
                <w:webHidden/>
              </w:rPr>
              <w:t>38</w:t>
            </w:r>
            <w:r>
              <w:rPr>
                <w:noProof/>
                <w:webHidden/>
              </w:rPr>
              <w:fldChar w:fldCharType="end"/>
            </w:r>
            <w:r w:rsidRPr="00DA31F8">
              <w:rPr>
                <w:rStyle w:val="Hyperlink"/>
                <w:noProof/>
              </w:rPr>
              <w:fldChar w:fldCharType="end"/>
            </w:r>
          </w:ins>
        </w:p>
        <w:p w14:paraId="73D91C79" w14:textId="11904844" w:rsidR="00667A57" w:rsidRDefault="00667A57">
          <w:pPr>
            <w:pStyle w:val="TOC3"/>
            <w:tabs>
              <w:tab w:val="right" w:leader="dot" w:pos="9634"/>
            </w:tabs>
            <w:rPr>
              <w:ins w:id="403" w:author="Asad Shah" w:date="2025-01-13T02:15:00Z"/>
              <w:rFonts w:asciiTheme="minorHAnsi" w:eastAsiaTheme="minorEastAsia" w:hAnsiTheme="minorHAnsi"/>
              <w:noProof/>
              <w:color w:val="auto"/>
              <w:sz w:val="22"/>
              <w:lang/>
            </w:rPr>
          </w:pPr>
          <w:ins w:id="404"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"_Toc187627519"</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4.3.2 Usability</w:t>
            </w:r>
            <w:r>
              <w:rPr>
                <w:noProof/>
                <w:webHidden/>
              </w:rPr>
              <w:tab/>
            </w:r>
            <w:r>
              <w:rPr>
                <w:noProof/>
                <w:webHidden/>
              </w:rPr>
              <w:fldChar w:fldCharType="begin"/>
            </w:r>
            <w:r>
              <w:rPr>
                <w:noProof/>
                <w:webHidden/>
              </w:rPr>
              <w:instrText xml:space="preserve"> PAGEREF _Toc187627519 \h </w:instrText>
            </w:r>
            <w:r>
              <w:rPr>
                <w:noProof/>
                <w:webHidden/>
              </w:rPr>
            </w:r>
          </w:ins>
          <w:r>
            <w:rPr>
              <w:noProof/>
              <w:webHidden/>
            </w:rPr>
            <w:fldChar w:fldCharType="separate"/>
          </w:r>
          <w:ins w:id="405" w:author="Asad Shah" w:date="2025-01-13T02:15:00Z">
            <w:r>
              <w:rPr>
                <w:noProof/>
                <w:webHidden/>
              </w:rPr>
              <w:t>38</w:t>
            </w:r>
            <w:r>
              <w:rPr>
                <w:noProof/>
                <w:webHidden/>
              </w:rPr>
              <w:fldChar w:fldCharType="end"/>
            </w:r>
            <w:r w:rsidRPr="00DA31F8">
              <w:rPr>
                <w:rStyle w:val="Hyperlink"/>
                <w:noProof/>
              </w:rPr>
              <w:fldChar w:fldCharType="end"/>
            </w:r>
          </w:ins>
        </w:p>
        <w:p w14:paraId="6B2655F3" w14:textId="78D804B1" w:rsidR="00667A57" w:rsidRDefault="00667A57">
          <w:pPr>
            <w:pStyle w:val="TOC3"/>
            <w:tabs>
              <w:tab w:val="right" w:leader="dot" w:pos="9634"/>
            </w:tabs>
            <w:rPr>
              <w:ins w:id="406" w:author="Asad Shah" w:date="2025-01-13T02:15:00Z"/>
              <w:rFonts w:asciiTheme="minorHAnsi" w:eastAsiaTheme="minorEastAsia" w:hAnsiTheme="minorHAnsi"/>
              <w:noProof/>
              <w:color w:val="auto"/>
              <w:sz w:val="22"/>
              <w:lang/>
            </w:rPr>
          </w:pPr>
          <w:ins w:id="407"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"_Toc187627520"</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4.3.3 Maintainability</w:t>
            </w:r>
            <w:r>
              <w:rPr>
                <w:noProof/>
                <w:webHidden/>
              </w:rPr>
              <w:tab/>
            </w:r>
            <w:r>
              <w:rPr>
                <w:noProof/>
                <w:webHidden/>
              </w:rPr>
              <w:fldChar w:fldCharType="begin"/>
            </w:r>
            <w:r>
              <w:rPr>
                <w:noProof/>
                <w:webHidden/>
              </w:rPr>
              <w:instrText xml:space="preserve"> PAGEREF _Toc187627520 \h </w:instrText>
            </w:r>
            <w:r>
              <w:rPr>
                <w:noProof/>
                <w:webHidden/>
              </w:rPr>
            </w:r>
          </w:ins>
          <w:r>
            <w:rPr>
              <w:noProof/>
              <w:webHidden/>
            </w:rPr>
            <w:fldChar w:fldCharType="separate"/>
          </w:r>
          <w:ins w:id="408" w:author="Asad Shah" w:date="2025-01-13T02:15:00Z">
            <w:r>
              <w:rPr>
                <w:noProof/>
                <w:webHidden/>
              </w:rPr>
              <w:t>39</w:t>
            </w:r>
            <w:r>
              <w:rPr>
                <w:noProof/>
                <w:webHidden/>
              </w:rPr>
              <w:fldChar w:fldCharType="end"/>
            </w:r>
            <w:r w:rsidRPr="00DA31F8">
              <w:rPr>
                <w:rStyle w:val="Hyperlink"/>
                <w:noProof/>
              </w:rPr>
              <w:fldChar w:fldCharType="end"/>
            </w:r>
          </w:ins>
        </w:p>
        <w:p w14:paraId="38BC3F31" w14:textId="58122056" w:rsidR="00667A57" w:rsidRDefault="00667A57">
          <w:pPr>
            <w:pStyle w:val="TOC3"/>
            <w:tabs>
              <w:tab w:val="right" w:leader="dot" w:pos="9634"/>
            </w:tabs>
            <w:rPr>
              <w:ins w:id="409" w:author="Asad Shah" w:date="2025-01-13T02:15:00Z"/>
              <w:rFonts w:asciiTheme="minorHAnsi" w:eastAsiaTheme="minorEastAsia" w:hAnsiTheme="minorHAnsi"/>
              <w:noProof/>
              <w:color w:val="auto"/>
              <w:sz w:val="22"/>
              <w:lang/>
            </w:rPr>
          </w:pPr>
          <w:ins w:id="410"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"_Toc187627521"</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4.3.4 Adaptability</w:t>
            </w:r>
            <w:r>
              <w:rPr>
                <w:noProof/>
                <w:webHidden/>
              </w:rPr>
              <w:tab/>
            </w:r>
            <w:r>
              <w:rPr>
                <w:noProof/>
                <w:webHidden/>
              </w:rPr>
              <w:fldChar w:fldCharType="begin"/>
            </w:r>
            <w:r>
              <w:rPr>
                <w:noProof/>
                <w:webHidden/>
              </w:rPr>
              <w:instrText xml:space="preserve"> PAGEREF _Toc187627521 \h </w:instrText>
            </w:r>
            <w:r>
              <w:rPr>
                <w:noProof/>
                <w:webHidden/>
              </w:rPr>
            </w:r>
          </w:ins>
          <w:r>
            <w:rPr>
              <w:noProof/>
              <w:webHidden/>
            </w:rPr>
            <w:fldChar w:fldCharType="separate"/>
          </w:r>
          <w:ins w:id="411" w:author="Asad Shah" w:date="2025-01-13T02:15:00Z">
            <w:r>
              <w:rPr>
                <w:noProof/>
                <w:webHidden/>
              </w:rPr>
              <w:t>39</w:t>
            </w:r>
            <w:r>
              <w:rPr>
                <w:noProof/>
                <w:webHidden/>
              </w:rPr>
              <w:fldChar w:fldCharType="end"/>
            </w:r>
            <w:r w:rsidRPr="00DA31F8">
              <w:rPr>
                <w:rStyle w:val="Hyperlink"/>
                <w:noProof/>
              </w:rPr>
              <w:fldChar w:fldCharType="end"/>
            </w:r>
          </w:ins>
        </w:p>
        <w:p w14:paraId="28D114A4" w14:textId="199FE5F8" w:rsidR="00667A57" w:rsidRDefault="00667A57">
          <w:pPr>
            <w:pStyle w:val="TOC1"/>
            <w:tabs>
              <w:tab w:val="left" w:pos="440"/>
              <w:tab w:val="right" w:leader="dot" w:pos="9634"/>
            </w:tabs>
            <w:rPr>
              <w:ins w:id="412" w:author="Asad Shah" w:date="2025-01-13T02:15:00Z"/>
              <w:rFonts w:asciiTheme="minorHAnsi" w:eastAsiaTheme="minorEastAsia" w:hAnsiTheme="minorHAnsi"/>
              <w:noProof/>
              <w:color w:val="auto"/>
              <w:sz w:val="22"/>
              <w:lang/>
            </w:rPr>
          </w:pPr>
          <w:ins w:id="413"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"_Toc187627522"</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5</w:t>
            </w:r>
            <w:r>
              <w:rPr>
                <w:rFonts w:asciiTheme="minorHAnsi" w:eastAsiaTheme="minorEastAsia" w:hAnsiTheme="minorHAnsi"/>
                <w:noProof/>
                <w:color w:val="auto"/>
                <w:sz w:val="22"/>
                <w:lang/>
              </w:rPr>
              <w:tab/>
            </w:r>
            <w:r w:rsidRPr="00DA31F8">
              <w:rPr>
                <w:rStyle w:val="Hyperlink"/>
                <w:noProof/>
              </w:rPr>
              <w:t>Design Requirements</w:t>
            </w:r>
            <w:r>
              <w:rPr>
                <w:noProof/>
                <w:webHidden/>
              </w:rPr>
              <w:tab/>
            </w:r>
            <w:r>
              <w:rPr>
                <w:noProof/>
                <w:webHidden/>
              </w:rPr>
              <w:fldChar w:fldCharType="begin"/>
            </w:r>
            <w:r>
              <w:rPr>
                <w:noProof/>
                <w:webHidden/>
              </w:rPr>
              <w:instrText xml:space="preserve"> PAGEREF _Toc187627522 \h </w:instrText>
            </w:r>
            <w:r>
              <w:rPr>
                <w:noProof/>
                <w:webHidden/>
              </w:rPr>
            </w:r>
          </w:ins>
          <w:r>
            <w:rPr>
              <w:noProof/>
              <w:webHidden/>
            </w:rPr>
            <w:fldChar w:fldCharType="separate"/>
          </w:r>
          <w:ins w:id="414" w:author="Asad Shah" w:date="2025-01-13T02:15:00Z">
            <w:r>
              <w:rPr>
                <w:noProof/>
                <w:webHidden/>
              </w:rPr>
              <w:t>39</w:t>
            </w:r>
            <w:r>
              <w:rPr>
                <w:noProof/>
                <w:webHidden/>
              </w:rPr>
              <w:fldChar w:fldCharType="end"/>
            </w:r>
            <w:r w:rsidRPr="00DA31F8">
              <w:rPr>
                <w:rStyle w:val="Hyperlink"/>
                <w:noProof/>
              </w:rPr>
              <w:fldChar w:fldCharType="end"/>
            </w:r>
          </w:ins>
        </w:p>
        <w:p w14:paraId="7811A93F" w14:textId="1A6A8C32" w:rsidR="00667A57" w:rsidRDefault="00667A57">
          <w:pPr>
            <w:pStyle w:val="TOC2"/>
            <w:tabs>
              <w:tab w:val="right" w:leader="dot" w:pos="9634"/>
            </w:tabs>
            <w:rPr>
              <w:ins w:id="415" w:author="Asad Shah" w:date="2025-01-13T02:15:00Z"/>
              <w:rFonts w:asciiTheme="minorHAnsi" w:eastAsiaTheme="minorEastAsia" w:hAnsiTheme="minorHAnsi"/>
              <w:noProof/>
              <w:color w:val="auto"/>
              <w:sz w:val="22"/>
              <w:lang/>
            </w:rPr>
          </w:pPr>
          <w:ins w:id="416"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"_Toc187627523"</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5.1 High Level Design</w:t>
            </w:r>
            <w:r>
              <w:rPr>
                <w:noProof/>
                <w:webHidden/>
              </w:rPr>
              <w:tab/>
            </w:r>
            <w:r>
              <w:rPr>
                <w:noProof/>
                <w:webHidden/>
              </w:rPr>
              <w:fldChar w:fldCharType="begin"/>
            </w:r>
            <w:r>
              <w:rPr>
                <w:noProof/>
                <w:webHidden/>
              </w:rPr>
              <w:instrText xml:space="preserve"> PAGEREF _Toc187627523 \h </w:instrText>
            </w:r>
            <w:r>
              <w:rPr>
                <w:noProof/>
                <w:webHidden/>
              </w:rPr>
            </w:r>
          </w:ins>
          <w:r>
            <w:rPr>
              <w:noProof/>
              <w:webHidden/>
            </w:rPr>
            <w:fldChar w:fldCharType="separate"/>
          </w:r>
          <w:ins w:id="417" w:author="Asad Shah" w:date="2025-01-13T02:15:00Z">
            <w:r>
              <w:rPr>
                <w:noProof/>
                <w:webHidden/>
              </w:rPr>
              <w:t>39</w:t>
            </w:r>
            <w:r>
              <w:rPr>
                <w:noProof/>
                <w:webHidden/>
              </w:rPr>
              <w:fldChar w:fldCharType="end"/>
            </w:r>
            <w:r w:rsidRPr="00DA31F8">
              <w:rPr>
                <w:rStyle w:val="Hyperlink"/>
                <w:noProof/>
              </w:rPr>
              <w:fldChar w:fldCharType="end"/>
            </w:r>
          </w:ins>
        </w:p>
        <w:p w14:paraId="5896D5A3" w14:textId="76D9F82D" w:rsidR="00667A57" w:rsidRDefault="00667A57">
          <w:pPr>
            <w:pStyle w:val="TOC3"/>
            <w:tabs>
              <w:tab w:val="right" w:leader="dot" w:pos="9634"/>
            </w:tabs>
            <w:rPr>
              <w:ins w:id="418" w:author="Asad Shah" w:date="2025-01-13T02:15:00Z"/>
              <w:rFonts w:asciiTheme="minorHAnsi" w:eastAsiaTheme="minorEastAsia" w:hAnsiTheme="minorHAnsi"/>
              <w:noProof/>
              <w:color w:val="auto"/>
              <w:sz w:val="22"/>
              <w:lang/>
            </w:rPr>
          </w:pPr>
          <w:ins w:id="419"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"_Toc187627524"</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5.1.1 Abstract Design</w:t>
            </w:r>
            <w:r>
              <w:rPr>
                <w:noProof/>
                <w:webHidden/>
              </w:rPr>
              <w:tab/>
            </w:r>
            <w:r>
              <w:rPr>
                <w:noProof/>
                <w:webHidden/>
              </w:rPr>
              <w:fldChar w:fldCharType="begin"/>
            </w:r>
            <w:r>
              <w:rPr>
                <w:noProof/>
                <w:webHidden/>
              </w:rPr>
              <w:instrText xml:space="preserve"> PAGEREF _Toc187627524 \h </w:instrText>
            </w:r>
            <w:r>
              <w:rPr>
                <w:noProof/>
                <w:webHidden/>
              </w:rPr>
            </w:r>
          </w:ins>
          <w:r>
            <w:rPr>
              <w:noProof/>
              <w:webHidden/>
            </w:rPr>
            <w:fldChar w:fldCharType="separate"/>
          </w:r>
          <w:ins w:id="420" w:author="Asad Shah" w:date="2025-01-13T02:15:00Z">
            <w:r>
              <w:rPr>
                <w:noProof/>
                <w:webHidden/>
              </w:rPr>
              <w:t>39</w:t>
            </w:r>
            <w:r>
              <w:rPr>
                <w:noProof/>
                <w:webHidden/>
              </w:rPr>
              <w:fldChar w:fldCharType="end"/>
            </w:r>
            <w:r w:rsidRPr="00DA31F8">
              <w:rPr>
                <w:rStyle w:val="Hyperlink"/>
                <w:noProof/>
              </w:rPr>
              <w:fldChar w:fldCharType="end"/>
            </w:r>
          </w:ins>
        </w:p>
        <w:p w14:paraId="2D8EC2E1" w14:textId="46893A0D" w:rsidR="00667A57" w:rsidRDefault="00667A57">
          <w:pPr>
            <w:pStyle w:val="TOC3"/>
            <w:tabs>
              <w:tab w:val="right" w:leader="dot" w:pos="9634"/>
            </w:tabs>
            <w:rPr>
              <w:ins w:id="421" w:author="Asad Shah" w:date="2025-01-13T02:15:00Z"/>
              <w:rFonts w:asciiTheme="minorHAnsi" w:eastAsiaTheme="minorEastAsia" w:hAnsiTheme="minorHAnsi"/>
              <w:noProof/>
              <w:color w:val="auto"/>
              <w:sz w:val="22"/>
              <w:lang/>
            </w:rPr>
          </w:pPr>
          <w:ins w:id="422"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"_Toc187627525"</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5.1.2 Design oblige Architecture Patterns</w:t>
            </w:r>
            <w:r>
              <w:rPr>
                <w:noProof/>
                <w:webHidden/>
              </w:rPr>
              <w:tab/>
            </w:r>
            <w:r>
              <w:rPr>
                <w:noProof/>
                <w:webHidden/>
              </w:rPr>
              <w:fldChar w:fldCharType="begin"/>
            </w:r>
            <w:r>
              <w:rPr>
                <w:noProof/>
                <w:webHidden/>
              </w:rPr>
              <w:instrText xml:space="preserve"> PAGEREF _Toc187627525 \h </w:instrText>
            </w:r>
            <w:r>
              <w:rPr>
                <w:noProof/>
                <w:webHidden/>
              </w:rPr>
            </w:r>
          </w:ins>
          <w:r>
            <w:rPr>
              <w:noProof/>
              <w:webHidden/>
            </w:rPr>
            <w:fldChar w:fldCharType="separate"/>
          </w:r>
          <w:ins w:id="423" w:author="Asad Shah" w:date="2025-01-13T02:15:00Z">
            <w:r>
              <w:rPr>
                <w:noProof/>
                <w:webHidden/>
              </w:rPr>
              <w:t>40</w:t>
            </w:r>
            <w:r>
              <w:rPr>
                <w:noProof/>
                <w:webHidden/>
              </w:rPr>
              <w:fldChar w:fldCharType="end"/>
            </w:r>
            <w:r w:rsidRPr="00DA31F8">
              <w:rPr>
                <w:rStyle w:val="Hyperlink"/>
                <w:noProof/>
              </w:rPr>
              <w:fldChar w:fldCharType="end"/>
            </w:r>
          </w:ins>
        </w:p>
        <w:p w14:paraId="58D70475" w14:textId="389D7F9B" w:rsidR="00667A57" w:rsidRDefault="00667A57">
          <w:pPr>
            <w:pStyle w:val="TOC2"/>
            <w:tabs>
              <w:tab w:val="right" w:leader="dot" w:pos="9634"/>
            </w:tabs>
            <w:rPr>
              <w:ins w:id="424" w:author="Asad Shah" w:date="2025-01-13T02:15:00Z"/>
              <w:rFonts w:asciiTheme="minorHAnsi" w:eastAsiaTheme="minorEastAsia" w:hAnsiTheme="minorHAnsi"/>
              <w:noProof/>
              <w:color w:val="auto"/>
              <w:sz w:val="22"/>
              <w:lang/>
            </w:rPr>
          </w:pPr>
          <w:ins w:id="425"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"_Toc187627526"</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5.2 Structural Design</w:t>
            </w:r>
            <w:r>
              <w:rPr>
                <w:noProof/>
                <w:webHidden/>
              </w:rPr>
              <w:tab/>
            </w:r>
            <w:r>
              <w:rPr>
                <w:noProof/>
                <w:webHidden/>
              </w:rPr>
              <w:fldChar w:fldCharType="begin"/>
            </w:r>
            <w:r>
              <w:rPr>
                <w:noProof/>
                <w:webHidden/>
              </w:rPr>
              <w:instrText xml:space="preserve"> PAGEREF _Toc187627526 \h </w:instrText>
            </w:r>
            <w:r>
              <w:rPr>
                <w:noProof/>
                <w:webHidden/>
              </w:rPr>
            </w:r>
          </w:ins>
          <w:r>
            <w:rPr>
              <w:noProof/>
              <w:webHidden/>
            </w:rPr>
            <w:fldChar w:fldCharType="separate"/>
          </w:r>
          <w:ins w:id="426" w:author="Asad Shah" w:date="2025-01-13T02:15:00Z">
            <w:r>
              <w:rPr>
                <w:noProof/>
                <w:webHidden/>
              </w:rPr>
              <w:t>42</w:t>
            </w:r>
            <w:r>
              <w:rPr>
                <w:noProof/>
                <w:webHidden/>
              </w:rPr>
              <w:fldChar w:fldCharType="end"/>
            </w:r>
            <w:r w:rsidRPr="00DA31F8">
              <w:rPr>
                <w:rStyle w:val="Hyperlink"/>
                <w:noProof/>
              </w:rPr>
              <w:fldChar w:fldCharType="end"/>
            </w:r>
          </w:ins>
        </w:p>
        <w:p w14:paraId="4BD2EAB9" w14:textId="3AA26DDE" w:rsidR="00667A57" w:rsidRDefault="00667A57">
          <w:pPr>
            <w:pStyle w:val="TOC3"/>
            <w:tabs>
              <w:tab w:val="right" w:leader="dot" w:pos="9634"/>
            </w:tabs>
            <w:rPr>
              <w:ins w:id="427" w:author="Asad Shah" w:date="2025-01-13T02:15:00Z"/>
              <w:rFonts w:asciiTheme="minorHAnsi" w:eastAsiaTheme="minorEastAsia" w:hAnsiTheme="minorHAnsi"/>
              <w:noProof/>
              <w:color w:val="auto"/>
              <w:sz w:val="22"/>
              <w:lang/>
            </w:rPr>
          </w:pPr>
          <w:ins w:id="428"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"_Toc187627527"</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5.2.1 Class Diagram</w:t>
            </w:r>
            <w:r>
              <w:rPr>
                <w:noProof/>
                <w:webHidden/>
              </w:rPr>
              <w:tab/>
            </w:r>
            <w:r>
              <w:rPr>
                <w:noProof/>
                <w:webHidden/>
              </w:rPr>
              <w:fldChar w:fldCharType="begin"/>
            </w:r>
            <w:r>
              <w:rPr>
                <w:noProof/>
                <w:webHidden/>
              </w:rPr>
              <w:instrText xml:space="preserve"> PAGEREF _Toc187627527 \h </w:instrText>
            </w:r>
            <w:r>
              <w:rPr>
                <w:noProof/>
                <w:webHidden/>
              </w:rPr>
            </w:r>
          </w:ins>
          <w:r>
            <w:rPr>
              <w:noProof/>
              <w:webHidden/>
            </w:rPr>
            <w:fldChar w:fldCharType="separate"/>
          </w:r>
          <w:ins w:id="429" w:author="Asad Shah" w:date="2025-01-13T02:15:00Z">
            <w:r>
              <w:rPr>
                <w:noProof/>
                <w:webHidden/>
              </w:rPr>
              <w:t>42</w:t>
            </w:r>
            <w:r>
              <w:rPr>
                <w:noProof/>
                <w:webHidden/>
              </w:rPr>
              <w:fldChar w:fldCharType="end"/>
            </w:r>
            <w:r w:rsidRPr="00DA31F8">
              <w:rPr>
                <w:rStyle w:val="Hyperlink"/>
                <w:noProof/>
              </w:rPr>
              <w:fldChar w:fldCharType="end"/>
            </w:r>
          </w:ins>
        </w:p>
        <w:p w14:paraId="75839C76" w14:textId="0E5FA6E6" w:rsidR="00667A57" w:rsidRDefault="00667A57">
          <w:pPr>
            <w:pStyle w:val="TOC3"/>
            <w:tabs>
              <w:tab w:val="right" w:leader="dot" w:pos="9634"/>
            </w:tabs>
            <w:rPr>
              <w:ins w:id="430" w:author="Asad Shah" w:date="2025-01-13T02:15:00Z"/>
              <w:rFonts w:asciiTheme="minorHAnsi" w:eastAsiaTheme="minorEastAsia" w:hAnsiTheme="minorHAnsi"/>
              <w:noProof/>
              <w:color w:val="auto"/>
              <w:sz w:val="22"/>
              <w:lang/>
            </w:rPr>
          </w:pPr>
          <w:ins w:id="431"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"_Toc187627528"</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5.2.2 Component Diagram</w:t>
            </w:r>
            <w:r>
              <w:rPr>
                <w:noProof/>
                <w:webHidden/>
              </w:rPr>
              <w:tab/>
            </w:r>
            <w:r>
              <w:rPr>
                <w:noProof/>
                <w:webHidden/>
              </w:rPr>
              <w:fldChar w:fldCharType="begin"/>
            </w:r>
            <w:r>
              <w:rPr>
                <w:noProof/>
                <w:webHidden/>
              </w:rPr>
              <w:instrText xml:space="preserve"> PAGEREF _Toc187627528 \h </w:instrText>
            </w:r>
            <w:r>
              <w:rPr>
                <w:noProof/>
                <w:webHidden/>
              </w:rPr>
            </w:r>
          </w:ins>
          <w:r>
            <w:rPr>
              <w:noProof/>
              <w:webHidden/>
            </w:rPr>
            <w:fldChar w:fldCharType="separate"/>
          </w:r>
          <w:ins w:id="432" w:author="Asad Shah" w:date="2025-01-13T02:15:00Z">
            <w:r>
              <w:rPr>
                <w:noProof/>
                <w:webHidden/>
              </w:rPr>
              <w:t>43</w:t>
            </w:r>
            <w:r>
              <w:rPr>
                <w:noProof/>
                <w:webHidden/>
              </w:rPr>
              <w:fldChar w:fldCharType="end"/>
            </w:r>
            <w:r w:rsidRPr="00DA31F8">
              <w:rPr>
                <w:rStyle w:val="Hyperlink"/>
                <w:noProof/>
              </w:rPr>
              <w:fldChar w:fldCharType="end"/>
            </w:r>
          </w:ins>
        </w:p>
        <w:p w14:paraId="5516523A" w14:textId="506CE90B" w:rsidR="00667A57" w:rsidRDefault="00667A57">
          <w:pPr>
            <w:pStyle w:val="TOC3"/>
            <w:tabs>
              <w:tab w:val="right" w:leader="dot" w:pos="9634"/>
            </w:tabs>
            <w:rPr>
              <w:ins w:id="433" w:author="Asad Shah" w:date="2025-01-13T02:15:00Z"/>
              <w:rFonts w:asciiTheme="minorHAnsi" w:eastAsiaTheme="minorEastAsia" w:hAnsiTheme="minorHAnsi"/>
              <w:noProof/>
              <w:color w:val="auto"/>
              <w:sz w:val="22"/>
              <w:lang/>
            </w:rPr>
          </w:pPr>
          <w:ins w:id="434"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"_Toc187627529"</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5.2.3 Data Flow Diagram</w:t>
            </w:r>
            <w:r>
              <w:rPr>
                <w:noProof/>
                <w:webHidden/>
              </w:rPr>
              <w:tab/>
            </w:r>
            <w:r>
              <w:rPr>
                <w:noProof/>
                <w:webHidden/>
              </w:rPr>
              <w:fldChar w:fldCharType="begin"/>
            </w:r>
            <w:r>
              <w:rPr>
                <w:noProof/>
                <w:webHidden/>
              </w:rPr>
              <w:instrText xml:space="preserve"> PAGEREF _Toc187627529 \h </w:instrText>
            </w:r>
            <w:r>
              <w:rPr>
                <w:noProof/>
                <w:webHidden/>
              </w:rPr>
            </w:r>
          </w:ins>
          <w:r>
            <w:rPr>
              <w:noProof/>
              <w:webHidden/>
            </w:rPr>
            <w:fldChar w:fldCharType="separate"/>
          </w:r>
          <w:ins w:id="435" w:author="Asad Shah" w:date="2025-01-13T02:15:00Z">
            <w:r>
              <w:rPr>
                <w:noProof/>
                <w:webHidden/>
              </w:rPr>
              <w:t>44</w:t>
            </w:r>
            <w:r>
              <w:rPr>
                <w:noProof/>
                <w:webHidden/>
              </w:rPr>
              <w:fldChar w:fldCharType="end"/>
            </w:r>
            <w:r w:rsidRPr="00DA31F8">
              <w:rPr>
                <w:rStyle w:val="Hyperlink"/>
                <w:noProof/>
              </w:rPr>
              <w:fldChar w:fldCharType="end"/>
            </w:r>
          </w:ins>
        </w:p>
        <w:p w14:paraId="545D628C" w14:textId="05C3E1B6" w:rsidR="00667A57" w:rsidRDefault="00667A57">
          <w:pPr>
            <w:pStyle w:val="TOC3"/>
            <w:tabs>
              <w:tab w:val="right" w:leader="dot" w:pos="9634"/>
            </w:tabs>
            <w:rPr>
              <w:ins w:id="436" w:author="Asad Shah" w:date="2025-01-13T02:15:00Z"/>
              <w:rFonts w:asciiTheme="minorHAnsi" w:eastAsiaTheme="minorEastAsia" w:hAnsiTheme="minorHAnsi"/>
              <w:noProof/>
              <w:color w:val="auto"/>
              <w:sz w:val="22"/>
              <w:lang/>
            </w:rPr>
          </w:pPr>
          <w:ins w:id="437" w:author="Asad Shah" w:date="2025-01-13T02:15:00Z">
            <w:r w:rsidRPr="00DA31F8">
              <w:rPr>
                <w:rStyle w:val="Hyperlink"/>
                <w:noProof/>
              </w:rPr>
              <w:lastRenderedPageBreak/>
              <w:fldChar w:fldCharType="begin"/>
            </w:r>
            <w:r w:rsidRPr="00DA31F8">
              <w:rPr>
                <w:rStyle w:val="Hyperlink"/>
                <w:noProof/>
              </w:rPr>
              <w:instrText xml:space="preserve"> </w:instrText>
            </w:r>
            <w:r>
              <w:rPr>
                <w:noProof/>
              </w:rPr>
              <w:instrText>HYPERLINK \l "_Toc187627530"</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5.2.4 Graphical User Interface</w:t>
            </w:r>
            <w:r>
              <w:rPr>
                <w:noProof/>
                <w:webHidden/>
              </w:rPr>
              <w:tab/>
            </w:r>
            <w:r>
              <w:rPr>
                <w:noProof/>
                <w:webHidden/>
              </w:rPr>
              <w:fldChar w:fldCharType="begin"/>
            </w:r>
            <w:r>
              <w:rPr>
                <w:noProof/>
                <w:webHidden/>
              </w:rPr>
              <w:instrText xml:space="preserve"> PAGEREF _Toc187627530 \h </w:instrText>
            </w:r>
            <w:r>
              <w:rPr>
                <w:noProof/>
                <w:webHidden/>
              </w:rPr>
            </w:r>
          </w:ins>
          <w:r>
            <w:rPr>
              <w:noProof/>
              <w:webHidden/>
            </w:rPr>
            <w:fldChar w:fldCharType="separate"/>
          </w:r>
          <w:ins w:id="438" w:author="Asad Shah" w:date="2025-01-13T02:15:00Z">
            <w:r>
              <w:rPr>
                <w:noProof/>
                <w:webHidden/>
              </w:rPr>
              <w:t>46</w:t>
            </w:r>
            <w:r>
              <w:rPr>
                <w:noProof/>
                <w:webHidden/>
              </w:rPr>
              <w:fldChar w:fldCharType="end"/>
            </w:r>
            <w:r w:rsidRPr="00DA31F8">
              <w:rPr>
                <w:rStyle w:val="Hyperlink"/>
                <w:noProof/>
              </w:rPr>
              <w:fldChar w:fldCharType="end"/>
            </w:r>
          </w:ins>
        </w:p>
        <w:p w14:paraId="1D9A68C8" w14:textId="3CC81B9B" w:rsidR="00667A57" w:rsidRDefault="00667A57">
          <w:pPr>
            <w:pStyle w:val="TOC2"/>
            <w:tabs>
              <w:tab w:val="right" w:leader="dot" w:pos="9634"/>
            </w:tabs>
            <w:rPr>
              <w:ins w:id="439" w:author="Asad Shah" w:date="2025-01-13T02:15:00Z"/>
              <w:rFonts w:asciiTheme="minorHAnsi" w:eastAsiaTheme="minorEastAsia" w:hAnsiTheme="minorHAnsi"/>
              <w:noProof/>
              <w:color w:val="auto"/>
              <w:sz w:val="22"/>
              <w:lang/>
            </w:rPr>
          </w:pPr>
          <w:ins w:id="440"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"_Toc187627531"</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5.3 Behavioral Diagram</w:t>
            </w:r>
            <w:r>
              <w:rPr>
                <w:noProof/>
                <w:webHidden/>
              </w:rPr>
              <w:tab/>
            </w:r>
            <w:r>
              <w:rPr>
                <w:noProof/>
                <w:webHidden/>
              </w:rPr>
              <w:fldChar w:fldCharType="begin"/>
            </w:r>
            <w:r>
              <w:rPr>
                <w:noProof/>
                <w:webHidden/>
              </w:rPr>
              <w:instrText xml:space="preserve"> PAGEREF _Toc187627531 \h </w:instrText>
            </w:r>
            <w:r>
              <w:rPr>
                <w:noProof/>
                <w:webHidden/>
              </w:rPr>
            </w:r>
          </w:ins>
          <w:r>
            <w:rPr>
              <w:noProof/>
              <w:webHidden/>
            </w:rPr>
            <w:fldChar w:fldCharType="separate"/>
          </w:r>
          <w:ins w:id="441" w:author="Asad Shah" w:date="2025-01-13T02:15:00Z">
            <w:r>
              <w:rPr>
                <w:noProof/>
                <w:webHidden/>
              </w:rPr>
              <w:t>50</w:t>
            </w:r>
            <w:r>
              <w:rPr>
                <w:noProof/>
                <w:webHidden/>
              </w:rPr>
              <w:fldChar w:fldCharType="end"/>
            </w:r>
            <w:r w:rsidRPr="00DA31F8">
              <w:rPr>
                <w:rStyle w:val="Hyperlink"/>
                <w:noProof/>
              </w:rPr>
              <w:fldChar w:fldCharType="end"/>
            </w:r>
          </w:ins>
        </w:p>
        <w:p w14:paraId="47B284EA" w14:textId="3D3370F2" w:rsidR="00667A57" w:rsidRDefault="00667A57">
          <w:pPr>
            <w:pStyle w:val="TOC3"/>
            <w:tabs>
              <w:tab w:val="right" w:leader="dot" w:pos="9634"/>
            </w:tabs>
            <w:rPr>
              <w:ins w:id="442" w:author="Asad Shah" w:date="2025-01-13T02:15:00Z"/>
              <w:rFonts w:asciiTheme="minorHAnsi" w:eastAsiaTheme="minorEastAsia" w:hAnsiTheme="minorHAnsi"/>
              <w:noProof/>
              <w:color w:val="auto"/>
              <w:sz w:val="22"/>
              <w:lang/>
            </w:rPr>
          </w:pPr>
          <w:ins w:id="443"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"_Toc187627532"</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5.3.1 Use Case Diagram</w:t>
            </w:r>
            <w:r>
              <w:rPr>
                <w:noProof/>
                <w:webHidden/>
              </w:rPr>
              <w:tab/>
            </w:r>
            <w:r>
              <w:rPr>
                <w:noProof/>
                <w:webHidden/>
              </w:rPr>
              <w:fldChar w:fldCharType="begin"/>
            </w:r>
            <w:r>
              <w:rPr>
                <w:noProof/>
                <w:webHidden/>
              </w:rPr>
              <w:instrText xml:space="preserve"> PAGEREF _Toc187627532 \h </w:instrText>
            </w:r>
            <w:r>
              <w:rPr>
                <w:noProof/>
                <w:webHidden/>
              </w:rPr>
            </w:r>
          </w:ins>
          <w:r>
            <w:rPr>
              <w:noProof/>
              <w:webHidden/>
            </w:rPr>
            <w:fldChar w:fldCharType="separate"/>
          </w:r>
          <w:ins w:id="444" w:author="Asad Shah" w:date="2025-01-13T02:15:00Z">
            <w:r>
              <w:rPr>
                <w:noProof/>
                <w:webHidden/>
              </w:rPr>
              <w:t>50</w:t>
            </w:r>
            <w:r>
              <w:rPr>
                <w:noProof/>
                <w:webHidden/>
              </w:rPr>
              <w:fldChar w:fldCharType="end"/>
            </w:r>
            <w:r w:rsidRPr="00DA31F8">
              <w:rPr>
                <w:rStyle w:val="Hyperlink"/>
                <w:noProof/>
              </w:rPr>
              <w:fldChar w:fldCharType="end"/>
            </w:r>
          </w:ins>
        </w:p>
        <w:p w14:paraId="26A1F10E" w14:textId="6C4845C2" w:rsidR="00667A57" w:rsidRDefault="00667A57">
          <w:pPr>
            <w:pStyle w:val="TOC3"/>
            <w:tabs>
              <w:tab w:val="right" w:leader="dot" w:pos="9634"/>
            </w:tabs>
            <w:rPr>
              <w:ins w:id="445" w:author="Asad Shah" w:date="2025-01-13T02:15:00Z"/>
              <w:rFonts w:asciiTheme="minorHAnsi" w:eastAsiaTheme="minorEastAsia" w:hAnsiTheme="minorHAnsi"/>
              <w:noProof/>
              <w:color w:val="auto"/>
              <w:sz w:val="22"/>
              <w:lang/>
            </w:rPr>
          </w:pPr>
          <w:ins w:id="446"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"_Toc187627533"</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5.3.2 Sequence Diagram</w:t>
            </w:r>
            <w:r>
              <w:rPr>
                <w:noProof/>
                <w:webHidden/>
              </w:rPr>
              <w:tab/>
            </w:r>
            <w:r>
              <w:rPr>
                <w:noProof/>
                <w:webHidden/>
              </w:rPr>
              <w:fldChar w:fldCharType="begin"/>
            </w:r>
            <w:r>
              <w:rPr>
                <w:noProof/>
                <w:webHidden/>
              </w:rPr>
              <w:instrText xml:space="preserve"> PAGEREF _Toc187627533 \h </w:instrText>
            </w:r>
            <w:r>
              <w:rPr>
                <w:noProof/>
                <w:webHidden/>
              </w:rPr>
            </w:r>
          </w:ins>
          <w:r>
            <w:rPr>
              <w:noProof/>
              <w:webHidden/>
            </w:rPr>
            <w:fldChar w:fldCharType="separate"/>
          </w:r>
          <w:ins w:id="447" w:author="Asad Shah" w:date="2025-01-13T02:15:00Z">
            <w:r>
              <w:rPr>
                <w:noProof/>
                <w:webHidden/>
              </w:rPr>
              <w:t>50</w:t>
            </w:r>
            <w:r>
              <w:rPr>
                <w:noProof/>
                <w:webHidden/>
              </w:rPr>
              <w:fldChar w:fldCharType="end"/>
            </w:r>
            <w:r w:rsidRPr="00DA31F8">
              <w:rPr>
                <w:rStyle w:val="Hyperlink"/>
                <w:noProof/>
              </w:rPr>
              <w:fldChar w:fldCharType="end"/>
            </w:r>
          </w:ins>
        </w:p>
        <w:p w14:paraId="2DA97D14" w14:textId="77186E55" w:rsidR="00667A57" w:rsidRDefault="00667A57">
          <w:pPr>
            <w:pStyle w:val="TOC3"/>
            <w:tabs>
              <w:tab w:val="right" w:leader="dot" w:pos="9634"/>
            </w:tabs>
            <w:rPr>
              <w:ins w:id="448" w:author="Asad Shah" w:date="2025-01-13T02:15:00Z"/>
              <w:rFonts w:asciiTheme="minorHAnsi" w:eastAsiaTheme="minorEastAsia" w:hAnsiTheme="minorHAnsi"/>
              <w:noProof/>
              <w:color w:val="auto"/>
              <w:sz w:val="22"/>
              <w:lang/>
            </w:rPr>
          </w:pPr>
          <w:ins w:id="449"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"_Toc187627534"</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5.3.3 State Machine Diagram</w:t>
            </w:r>
            <w:r>
              <w:rPr>
                <w:noProof/>
                <w:webHidden/>
              </w:rPr>
              <w:tab/>
            </w:r>
            <w:r>
              <w:rPr>
                <w:noProof/>
                <w:webHidden/>
              </w:rPr>
              <w:fldChar w:fldCharType="begin"/>
            </w:r>
            <w:r>
              <w:rPr>
                <w:noProof/>
                <w:webHidden/>
              </w:rPr>
              <w:instrText xml:space="preserve"> PAGEREF _Toc187627534 \h </w:instrText>
            </w:r>
            <w:r>
              <w:rPr>
                <w:noProof/>
                <w:webHidden/>
              </w:rPr>
            </w:r>
          </w:ins>
          <w:r>
            <w:rPr>
              <w:noProof/>
              <w:webHidden/>
            </w:rPr>
            <w:fldChar w:fldCharType="separate"/>
          </w:r>
          <w:ins w:id="450" w:author="Asad Shah" w:date="2025-01-13T02:15:00Z">
            <w:r>
              <w:rPr>
                <w:noProof/>
                <w:webHidden/>
              </w:rPr>
              <w:t>53</w:t>
            </w:r>
            <w:r>
              <w:rPr>
                <w:noProof/>
                <w:webHidden/>
              </w:rPr>
              <w:fldChar w:fldCharType="end"/>
            </w:r>
            <w:r w:rsidRPr="00DA31F8">
              <w:rPr>
                <w:rStyle w:val="Hyperlink"/>
                <w:noProof/>
              </w:rPr>
              <w:fldChar w:fldCharType="end"/>
            </w:r>
          </w:ins>
        </w:p>
        <w:p w14:paraId="5A303DAF" w14:textId="7569041A" w:rsidR="00667A57" w:rsidRDefault="00667A57">
          <w:pPr>
            <w:pStyle w:val="TOC1"/>
            <w:tabs>
              <w:tab w:val="left" w:pos="440"/>
              <w:tab w:val="right" w:leader="dot" w:pos="9634"/>
            </w:tabs>
            <w:rPr>
              <w:ins w:id="451" w:author="Asad Shah" w:date="2025-01-13T02:15:00Z"/>
              <w:rFonts w:asciiTheme="minorHAnsi" w:eastAsiaTheme="minorEastAsia" w:hAnsiTheme="minorHAnsi"/>
              <w:noProof/>
              <w:color w:val="auto"/>
              <w:sz w:val="22"/>
              <w:lang/>
            </w:rPr>
          </w:pPr>
          <w:ins w:id="452"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"_Toc187627535"</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6</w:t>
            </w:r>
            <w:r>
              <w:rPr>
                <w:rFonts w:asciiTheme="minorHAnsi" w:eastAsiaTheme="minorEastAsia" w:hAnsiTheme="minorHAnsi"/>
                <w:noProof/>
                <w:color w:val="auto"/>
                <w:sz w:val="22"/>
                <w:lang/>
              </w:rPr>
              <w:tab/>
            </w:r>
            <w:r w:rsidRPr="00DA31F8">
              <w:rPr>
                <w:rStyle w:val="Hyperlink"/>
                <w:noProof/>
              </w:rPr>
              <w:t>Data Design and Relationships</w:t>
            </w:r>
            <w:r>
              <w:rPr>
                <w:noProof/>
                <w:webHidden/>
              </w:rPr>
              <w:tab/>
            </w:r>
            <w:r>
              <w:rPr>
                <w:noProof/>
                <w:webHidden/>
              </w:rPr>
              <w:fldChar w:fldCharType="begin"/>
            </w:r>
            <w:r>
              <w:rPr>
                <w:noProof/>
                <w:webHidden/>
              </w:rPr>
              <w:instrText xml:space="preserve"> PAGEREF _Toc187627535 \h </w:instrText>
            </w:r>
            <w:r>
              <w:rPr>
                <w:noProof/>
                <w:webHidden/>
              </w:rPr>
            </w:r>
          </w:ins>
          <w:r>
            <w:rPr>
              <w:noProof/>
              <w:webHidden/>
            </w:rPr>
            <w:fldChar w:fldCharType="separate"/>
          </w:r>
          <w:ins w:id="453" w:author="Asad Shah" w:date="2025-01-13T02:15:00Z">
            <w:r>
              <w:rPr>
                <w:noProof/>
                <w:webHidden/>
              </w:rPr>
              <w:t>54</w:t>
            </w:r>
            <w:r>
              <w:rPr>
                <w:noProof/>
                <w:webHidden/>
              </w:rPr>
              <w:fldChar w:fldCharType="end"/>
            </w:r>
            <w:r w:rsidRPr="00DA31F8">
              <w:rPr>
                <w:rStyle w:val="Hyperlink"/>
                <w:noProof/>
              </w:rPr>
              <w:fldChar w:fldCharType="end"/>
            </w:r>
          </w:ins>
        </w:p>
        <w:p w14:paraId="07BB3F1D" w14:textId="125F9736" w:rsidR="00667A57" w:rsidRDefault="00667A57">
          <w:pPr>
            <w:pStyle w:val="TOC2"/>
            <w:tabs>
              <w:tab w:val="right" w:leader="dot" w:pos="9634"/>
            </w:tabs>
            <w:rPr>
              <w:ins w:id="454" w:author="Asad Shah" w:date="2025-01-13T02:15:00Z"/>
              <w:rFonts w:asciiTheme="minorHAnsi" w:eastAsiaTheme="minorEastAsia" w:hAnsiTheme="minorHAnsi"/>
              <w:noProof/>
              <w:color w:val="auto"/>
              <w:sz w:val="22"/>
              <w:lang/>
            </w:rPr>
          </w:pPr>
          <w:ins w:id="455"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"_Toc187627536"</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6.1 Database Schema</w:t>
            </w:r>
            <w:r>
              <w:rPr>
                <w:noProof/>
                <w:webHidden/>
              </w:rPr>
              <w:tab/>
            </w:r>
            <w:r>
              <w:rPr>
                <w:noProof/>
                <w:webHidden/>
              </w:rPr>
              <w:fldChar w:fldCharType="begin"/>
            </w:r>
            <w:r>
              <w:rPr>
                <w:noProof/>
                <w:webHidden/>
              </w:rPr>
              <w:instrText xml:space="preserve"> PAGEREF _Toc187627536 \h </w:instrText>
            </w:r>
            <w:r>
              <w:rPr>
                <w:noProof/>
                <w:webHidden/>
              </w:rPr>
            </w:r>
          </w:ins>
          <w:r>
            <w:rPr>
              <w:noProof/>
              <w:webHidden/>
            </w:rPr>
            <w:fldChar w:fldCharType="separate"/>
          </w:r>
          <w:ins w:id="456" w:author="Asad Shah" w:date="2025-01-13T02:15:00Z">
            <w:r>
              <w:rPr>
                <w:noProof/>
                <w:webHidden/>
              </w:rPr>
              <w:t>54</w:t>
            </w:r>
            <w:r>
              <w:rPr>
                <w:noProof/>
                <w:webHidden/>
              </w:rPr>
              <w:fldChar w:fldCharType="end"/>
            </w:r>
            <w:r w:rsidRPr="00DA31F8">
              <w:rPr>
                <w:rStyle w:val="Hyperlink"/>
                <w:noProof/>
              </w:rPr>
              <w:fldChar w:fldCharType="end"/>
            </w:r>
          </w:ins>
        </w:p>
        <w:p w14:paraId="3570FB86" w14:textId="44E32252" w:rsidR="00667A57" w:rsidRDefault="00667A57">
          <w:pPr>
            <w:pStyle w:val="TOC2"/>
            <w:tabs>
              <w:tab w:val="right" w:leader="dot" w:pos="9634"/>
            </w:tabs>
            <w:rPr>
              <w:ins w:id="457" w:author="Asad Shah" w:date="2025-01-13T02:15:00Z"/>
              <w:rFonts w:asciiTheme="minorHAnsi" w:eastAsiaTheme="minorEastAsia" w:hAnsiTheme="minorHAnsi"/>
              <w:noProof/>
              <w:color w:val="auto"/>
              <w:sz w:val="22"/>
              <w:lang/>
            </w:rPr>
          </w:pPr>
          <w:ins w:id="458"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"_Toc187627537"</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6.2 Entity Relationship Diagram</w:t>
            </w:r>
            <w:r>
              <w:rPr>
                <w:noProof/>
                <w:webHidden/>
              </w:rPr>
              <w:tab/>
            </w:r>
            <w:r>
              <w:rPr>
                <w:noProof/>
                <w:webHidden/>
              </w:rPr>
              <w:fldChar w:fldCharType="begin"/>
            </w:r>
            <w:r>
              <w:rPr>
                <w:noProof/>
                <w:webHidden/>
              </w:rPr>
              <w:instrText xml:space="preserve"> PAGEREF _Toc187627537 \h </w:instrText>
            </w:r>
            <w:r>
              <w:rPr>
                <w:noProof/>
                <w:webHidden/>
              </w:rPr>
            </w:r>
          </w:ins>
          <w:r>
            <w:rPr>
              <w:noProof/>
              <w:webHidden/>
            </w:rPr>
            <w:fldChar w:fldCharType="separate"/>
          </w:r>
          <w:ins w:id="459" w:author="Asad Shah" w:date="2025-01-13T02:15:00Z">
            <w:r>
              <w:rPr>
                <w:noProof/>
                <w:webHidden/>
              </w:rPr>
              <w:t>56</w:t>
            </w:r>
            <w:r>
              <w:rPr>
                <w:noProof/>
                <w:webHidden/>
              </w:rPr>
              <w:fldChar w:fldCharType="end"/>
            </w:r>
            <w:r w:rsidRPr="00DA31F8">
              <w:rPr>
                <w:rStyle w:val="Hyperlink"/>
                <w:noProof/>
              </w:rPr>
              <w:fldChar w:fldCharType="end"/>
            </w:r>
          </w:ins>
        </w:p>
        <w:p w14:paraId="4A6E222A" w14:textId="1272EAF2" w:rsidR="00667A57" w:rsidRDefault="00667A57">
          <w:pPr>
            <w:pStyle w:val="TOC2"/>
            <w:tabs>
              <w:tab w:val="right" w:leader="dot" w:pos="9634"/>
            </w:tabs>
            <w:rPr>
              <w:ins w:id="460" w:author="Asad Shah" w:date="2025-01-13T02:15:00Z"/>
              <w:rFonts w:asciiTheme="minorHAnsi" w:eastAsiaTheme="minorEastAsia" w:hAnsiTheme="minorHAnsi"/>
              <w:noProof/>
              <w:color w:val="auto"/>
              <w:sz w:val="22"/>
              <w:lang/>
            </w:rPr>
          </w:pPr>
          <w:ins w:id="461"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"_Toc187627538"</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6.3 Data Dictionary Diagram</w:t>
            </w:r>
            <w:r>
              <w:rPr>
                <w:noProof/>
                <w:webHidden/>
              </w:rPr>
              <w:tab/>
            </w:r>
            <w:r>
              <w:rPr>
                <w:noProof/>
                <w:webHidden/>
              </w:rPr>
              <w:fldChar w:fldCharType="begin"/>
            </w:r>
            <w:r>
              <w:rPr>
                <w:noProof/>
                <w:webHidden/>
              </w:rPr>
              <w:instrText xml:space="preserve"> PAGEREF _Toc187627538 \h </w:instrText>
            </w:r>
            <w:r>
              <w:rPr>
                <w:noProof/>
                <w:webHidden/>
              </w:rPr>
            </w:r>
          </w:ins>
          <w:r>
            <w:rPr>
              <w:noProof/>
              <w:webHidden/>
            </w:rPr>
            <w:fldChar w:fldCharType="separate"/>
          </w:r>
          <w:ins w:id="462" w:author="Asad Shah" w:date="2025-01-13T02:15:00Z">
            <w:r>
              <w:rPr>
                <w:noProof/>
                <w:webHidden/>
              </w:rPr>
              <w:t>57</w:t>
            </w:r>
            <w:r>
              <w:rPr>
                <w:noProof/>
                <w:webHidden/>
              </w:rPr>
              <w:fldChar w:fldCharType="end"/>
            </w:r>
            <w:r w:rsidRPr="00DA31F8">
              <w:rPr>
                <w:rStyle w:val="Hyperlink"/>
                <w:noProof/>
              </w:rPr>
              <w:fldChar w:fldCharType="end"/>
            </w:r>
          </w:ins>
        </w:p>
        <w:p w14:paraId="7E2180F7" w14:textId="08B08E8A" w:rsidR="00667A57" w:rsidRDefault="00667A57">
          <w:pPr>
            <w:pStyle w:val="TOC1"/>
            <w:tabs>
              <w:tab w:val="left" w:pos="440"/>
              <w:tab w:val="right" w:leader="dot" w:pos="9634"/>
            </w:tabs>
            <w:rPr>
              <w:ins w:id="463" w:author="Asad Shah" w:date="2025-01-13T02:15:00Z"/>
              <w:rFonts w:asciiTheme="minorHAnsi" w:eastAsiaTheme="minorEastAsia" w:hAnsiTheme="minorHAnsi"/>
              <w:noProof/>
              <w:color w:val="auto"/>
              <w:sz w:val="22"/>
              <w:lang/>
            </w:rPr>
          </w:pPr>
          <w:ins w:id="464"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"_Toc187627539"</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7</w:t>
            </w:r>
            <w:r>
              <w:rPr>
                <w:rFonts w:asciiTheme="minorHAnsi" w:eastAsiaTheme="minorEastAsia" w:hAnsiTheme="minorHAnsi"/>
                <w:noProof/>
                <w:color w:val="auto"/>
                <w:sz w:val="22"/>
                <w:lang/>
              </w:rPr>
              <w:tab/>
            </w:r>
            <w:r w:rsidRPr="00DA31F8">
              <w:rPr>
                <w:rStyle w:val="Hyperlink"/>
                <w:noProof/>
              </w:rPr>
              <w:t>Software Planning and Timeline</w:t>
            </w:r>
            <w:r>
              <w:rPr>
                <w:noProof/>
                <w:webHidden/>
              </w:rPr>
              <w:tab/>
            </w:r>
            <w:r>
              <w:rPr>
                <w:noProof/>
                <w:webHidden/>
              </w:rPr>
              <w:fldChar w:fldCharType="begin"/>
            </w:r>
            <w:r>
              <w:rPr>
                <w:noProof/>
                <w:webHidden/>
              </w:rPr>
              <w:instrText xml:space="preserve"> PAGEREF _Toc187627539 \h </w:instrText>
            </w:r>
            <w:r>
              <w:rPr>
                <w:noProof/>
                <w:webHidden/>
              </w:rPr>
            </w:r>
          </w:ins>
          <w:r>
            <w:rPr>
              <w:noProof/>
              <w:webHidden/>
            </w:rPr>
            <w:fldChar w:fldCharType="separate"/>
          </w:r>
          <w:ins w:id="465" w:author="Asad Shah" w:date="2025-01-13T02:15:00Z">
            <w:r>
              <w:rPr>
                <w:noProof/>
                <w:webHidden/>
              </w:rPr>
              <w:t>59</w:t>
            </w:r>
            <w:r>
              <w:rPr>
                <w:noProof/>
                <w:webHidden/>
              </w:rPr>
              <w:fldChar w:fldCharType="end"/>
            </w:r>
            <w:r w:rsidRPr="00DA31F8">
              <w:rPr>
                <w:rStyle w:val="Hyperlink"/>
                <w:noProof/>
              </w:rPr>
              <w:fldChar w:fldCharType="end"/>
            </w:r>
          </w:ins>
        </w:p>
        <w:p w14:paraId="665D9085" w14:textId="3C243D3F" w:rsidR="00667A57" w:rsidRDefault="00667A57">
          <w:pPr>
            <w:pStyle w:val="TOC2"/>
            <w:tabs>
              <w:tab w:val="right" w:leader="dot" w:pos="9634"/>
            </w:tabs>
            <w:rPr>
              <w:ins w:id="466" w:author="Asad Shah" w:date="2025-01-13T02:15:00Z"/>
              <w:rFonts w:asciiTheme="minorHAnsi" w:eastAsiaTheme="minorEastAsia" w:hAnsiTheme="minorHAnsi"/>
              <w:noProof/>
              <w:color w:val="auto"/>
              <w:sz w:val="22"/>
              <w:lang/>
            </w:rPr>
          </w:pPr>
          <w:ins w:id="467"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"_Toc187627540"</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7.1 Work Breakdown Structure</w:t>
            </w:r>
            <w:r>
              <w:rPr>
                <w:noProof/>
                <w:webHidden/>
              </w:rPr>
              <w:tab/>
            </w:r>
            <w:r>
              <w:rPr>
                <w:noProof/>
                <w:webHidden/>
              </w:rPr>
              <w:fldChar w:fldCharType="begin"/>
            </w:r>
            <w:r>
              <w:rPr>
                <w:noProof/>
                <w:webHidden/>
              </w:rPr>
              <w:instrText xml:space="preserve"> PAGEREF _Toc187627540 \h </w:instrText>
            </w:r>
            <w:r>
              <w:rPr>
                <w:noProof/>
                <w:webHidden/>
              </w:rPr>
            </w:r>
          </w:ins>
          <w:r>
            <w:rPr>
              <w:noProof/>
              <w:webHidden/>
            </w:rPr>
            <w:fldChar w:fldCharType="separate"/>
          </w:r>
          <w:ins w:id="468" w:author="Asad Shah" w:date="2025-01-13T02:15:00Z">
            <w:r>
              <w:rPr>
                <w:noProof/>
                <w:webHidden/>
              </w:rPr>
              <w:t>59</w:t>
            </w:r>
            <w:r>
              <w:rPr>
                <w:noProof/>
                <w:webHidden/>
              </w:rPr>
              <w:fldChar w:fldCharType="end"/>
            </w:r>
            <w:r w:rsidRPr="00DA31F8">
              <w:rPr>
                <w:rStyle w:val="Hyperlink"/>
                <w:noProof/>
              </w:rPr>
              <w:fldChar w:fldCharType="end"/>
            </w:r>
          </w:ins>
        </w:p>
        <w:p w14:paraId="2E7E23D8" w14:textId="14715EFD" w:rsidR="00667A57" w:rsidRDefault="00667A57">
          <w:pPr>
            <w:pStyle w:val="TOC2"/>
            <w:tabs>
              <w:tab w:val="right" w:leader="dot" w:pos="9634"/>
            </w:tabs>
            <w:rPr>
              <w:ins w:id="469" w:author="Asad Shah" w:date="2025-01-13T02:15:00Z"/>
              <w:rFonts w:asciiTheme="minorHAnsi" w:eastAsiaTheme="minorEastAsia" w:hAnsiTheme="minorHAnsi"/>
              <w:noProof/>
              <w:color w:val="auto"/>
              <w:sz w:val="22"/>
              <w:lang/>
            </w:rPr>
          </w:pPr>
          <w:ins w:id="470"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"_Toc187627541"</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7.2 Milestones and Deliverables</w:t>
            </w:r>
            <w:r>
              <w:rPr>
                <w:noProof/>
                <w:webHidden/>
              </w:rPr>
              <w:tab/>
            </w:r>
            <w:r>
              <w:rPr>
                <w:noProof/>
                <w:webHidden/>
              </w:rPr>
              <w:fldChar w:fldCharType="begin"/>
            </w:r>
            <w:r>
              <w:rPr>
                <w:noProof/>
                <w:webHidden/>
              </w:rPr>
              <w:instrText xml:space="preserve"> PAGEREF _Toc187627541 \h </w:instrText>
            </w:r>
            <w:r>
              <w:rPr>
                <w:noProof/>
                <w:webHidden/>
              </w:rPr>
            </w:r>
          </w:ins>
          <w:r>
            <w:rPr>
              <w:noProof/>
              <w:webHidden/>
            </w:rPr>
            <w:fldChar w:fldCharType="separate"/>
          </w:r>
          <w:ins w:id="471" w:author="Asad Shah" w:date="2025-01-13T02:15:00Z">
            <w:r>
              <w:rPr>
                <w:noProof/>
                <w:webHidden/>
              </w:rPr>
              <w:t>61</w:t>
            </w:r>
            <w:r>
              <w:rPr>
                <w:noProof/>
                <w:webHidden/>
              </w:rPr>
              <w:fldChar w:fldCharType="end"/>
            </w:r>
            <w:r w:rsidRPr="00DA31F8">
              <w:rPr>
                <w:rStyle w:val="Hyperlink"/>
                <w:noProof/>
              </w:rPr>
              <w:fldChar w:fldCharType="end"/>
            </w:r>
          </w:ins>
        </w:p>
        <w:p w14:paraId="3831F407" w14:textId="345E2152" w:rsidR="00667A57" w:rsidRDefault="00667A57">
          <w:pPr>
            <w:pStyle w:val="TOC3"/>
            <w:tabs>
              <w:tab w:val="right" w:leader="dot" w:pos="9634"/>
            </w:tabs>
            <w:rPr>
              <w:ins w:id="472" w:author="Asad Shah" w:date="2025-01-13T02:15:00Z"/>
              <w:rFonts w:asciiTheme="minorHAnsi" w:eastAsiaTheme="minorEastAsia" w:hAnsiTheme="minorHAnsi"/>
              <w:noProof/>
              <w:color w:val="auto"/>
              <w:sz w:val="22"/>
              <w:lang/>
            </w:rPr>
          </w:pPr>
          <w:ins w:id="473"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"_Toc187627542"</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7.2.1 Milestone 1: Planning and Research</w:t>
            </w:r>
            <w:r>
              <w:rPr>
                <w:noProof/>
                <w:webHidden/>
              </w:rPr>
              <w:tab/>
            </w:r>
            <w:r>
              <w:rPr>
                <w:noProof/>
                <w:webHidden/>
              </w:rPr>
              <w:fldChar w:fldCharType="begin"/>
            </w:r>
            <w:r>
              <w:rPr>
                <w:noProof/>
                <w:webHidden/>
              </w:rPr>
              <w:instrText xml:space="preserve"> PAGEREF _Toc187627542 \h </w:instrText>
            </w:r>
            <w:r>
              <w:rPr>
                <w:noProof/>
                <w:webHidden/>
              </w:rPr>
            </w:r>
          </w:ins>
          <w:r>
            <w:rPr>
              <w:noProof/>
              <w:webHidden/>
            </w:rPr>
            <w:fldChar w:fldCharType="separate"/>
          </w:r>
          <w:ins w:id="474" w:author="Asad Shah" w:date="2025-01-13T02:15:00Z">
            <w:r>
              <w:rPr>
                <w:noProof/>
                <w:webHidden/>
              </w:rPr>
              <w:t>61</w:t>
            </w:r>
            <w:r>
              <w:rPr>
                <w:noProof/>
                <w:webHidden/>
              </w:rPr>
              <w:fldChar w:fldCharType="end"/>
            </w:r>
            <w:r w:rsidRPr="00DA31F8">
              <w:rPr>
                <w:rStyle w:val="Hyperlink"/>
                <w:noProof/>
              </w:rPr>
              <w:fldChar w:fldCharType="end"/>
            </w:r>
          </w:ins>
        </w:p>
        <w:p w14:paraId="6F6B9339" w14:textId="034529D3" w:rsidR="00667A57" w:rsidRDefault="00667A57">
          <w:pPr>
            <w:pStyle w:val="TOC3"/>
            <w:tabs>
              <w:tab w:val="right" w:leader="dot" w:pos="9634"/>
            </w:tabs>
            <w:rPr>
              <w:ins w:id="475" w:author="Asad Shah" w:date="2025-01-13T02:15:00Z"/>
              <w:rFonts w:asciiTheme="minorHAnsi" w:eastAsiaTheme="minorEastAsia" w:hAnsiTheme="minorHAnsi"/>
              <w:noProof/>
              <w:color w:val="auto"/>
              <w:sz w:val="22"/>
              <w:lang/>
            </w:rPr>
          </w:pPr>
          <w:ins w:id="476"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"_Toc187627543"</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7.2.2 Milestone 2: Project Scope Definition</w:t>
            </w:r>
            <w:r>
              <w:rPr>
                <w:noProof/>
                <w:webHidden/>
              </w:rPr>
              <w:tab/>
            </w:r>
            <w:r>
              <w:rPr>
                <w:noProof/>
                <w:webHidden/>
              </w:rPr>
              <w:fldChar w:fldCharType="begin"/>
            </w:r>
            <w:r>
              <w:rPr>
                <w:noProof/>
                <w:webHidden/>
              </w:rPr>
              <w:instrText xml:space="preserve"> PAGEREF _Toc187627543 \h </w:instrText>
            </w:r>
            <w:r>
              <w:rPr>
                <w:noProof/>
                <w:webHidden/>
              </w:rPr>
            </w:r>
          </w:ins>
          <w:r>
            <w:rPr>
              <w:noProof/>
              <w:webHidden/>
            </w:rPr>
            <w:fldChar w:fldCharType="separate"/>
          </w:r>
          <w:ins w:id="477" w:author="Asad Shah" w:date="2025-01-13T02:15:00Z">
            <w:r>
              <w:rPr>
                <w:noProof/>
                <w:webHidden/>
              </w:rPr>
              <w:t>61</w:t>
            </w:r>
            <w:r>
              <w:rPr>
                <w:noProof/>
                <w:webHidden/>
              </w:rPr>
              <w:fldChar w:fldCharType="end"/>
            </w:r>
            <w:r w:rsidRPr="00DA31F8">
              <w:rPr>
                <w:rStyle w:val="Hyperlink"/>
                <w:noProof/>
              </w:rPr>
              <w:fldChar w:fldCharType="end"/>
            </w:r>
          </w:ins>
        </w:p>
        <w:p w14:paraId="0CFBD404" w14:textId="622F329B" w:rsidR="00667A57" w:rsidRDefault="00667A57">
          <w:pPr>
            <w:pStyle w:val="TOC3"/>
            <w:tabs>
              <w:tab w:val="right" w:leader="dot" w:pos="9634"/>
            </w:tabs>
            <w:rPr>
              <w:ins w:id="478" w:author="Asad Shah" w:date="2025-01-13T02:15:00Z"/>
              <w:rFonts w:asciiTheme="minorHAnsi" w:eastAsiaTheme="minorEastAsia" w:hAnsiTheme="minorHAnsi"/>
              <w:noProof/>
              <w:color w:val="auto"/>
              <w:sz w:val="22"/>
              <w:lang/>
            </w:rPr>
          </w:pPr>
          <w:ins w:id="479"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"_Toc187627544"</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7.2.3 Milestone 3: Timeline and Resource Allocation</w:t>
            </w:r>
            <w:r>
              <w:rPr>
                <w:noProof/>
                <w:webHidden/>
              </w:rPr>
              <w:tab/>
            </w:r>
            <w:r>
              <w:rPr>
                <w:noProof/>
                <w:webHidden/>
              </w:rPr>
              <w:fldChar w:fldCharType="begin"/>
            </w:r>
            <w:r>
              <w:rPr>
                <w:noProof/>
                <w:webHidden/>
              </w:rPr>
              <w:instrText xml:space="preserve"> PAGEREF _Toc187627544 \h </w:instrText>
            </w:r>
            <w:r>
              <w:rPr>
                <w:noProof/>
                <w:webHidden/>
              </w:rPr>
            </w:r>
          </w:ins>
          <w:r>
            <w:rPr>
              <w:noProof/>
              <w:webHidden/>
            </w:rPr>
            <w:fldChar w:fldCharType="separate"/>
          </w:r>
          <w:ins w:id="480" w:author="Asad Shah" w:date="2025-01-13T02:15:00Z">
            <w:r>
              <w:rPr>
                <w:noProof/>
                <w:webHidden/>
              </w:rPr>
              <w:t>61</w:t>
            </w:r>
            <w:r>
              <w:rPr>
                <w:noProof/>
                <w:webHidden/>
              </w:rPr>
              <w:fldChar w:fldCharType="end"/>
            </w:r>
            <w:r w:rsidRPr="00DA31F8">
              <w:rPr>
                <w:rStyle w:val="Hyperlink"/>
                <w:noProof/>
              </w:rPr>
              <w:fldChar w:fldCharType="end"/>
            </w:r>
          </w:ins>
        </w:p>
        <w:p w14:paraId="34015CEB" w14:textId="2FA73264" w:rsidR="00667A57" w:rsidRDefault="00667A57">
          <w:pPr>
            <w:pStyle w:val="TOC3"/>
            <w:tabs>
              <w:tab w:val="right" w:leader="dot" w:pos="9634"/>
            </w:tabs>
            <w:rPr>
              <w:ins w:id="481" w:author="Asad Shah" w:date="2025-01-13T02:15:00Z"/>
              <w:rFonts w:asciiTheme="minorHAnsi" w:eastAsiaTheme="minorEastAsia" w:hAnsiTheme="minorHAnsi"/>
              <w:noProof/>
              <w:color w:val="auto"/>
              <w:sz w:val="22"/>
              <w:lang/>
            </w:rPr>
          </w:pPr>
          <w:ins w:id="482"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"_Toc187627545"</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7.2.4 Milestone 4: Backend Development</w:t>
            </w:r>
            <w:r>
              <w:rPr>
                <w:noProof/>
                <w:webHidden/>
              </w:rPr>
              <w:tab/>
            </w:r>
            <w:r>
              <w:rPr>
                <w:noProof/>
                <w:webHidden/>
              </w:rPr>
              <w:fldChar w:fldCharType="begin"/>
            </w:r>
            <w:r>
              <w:rPr>
                <w:noProof/>
                <w:webHidden/>
              </w:rPr>
              <w:instrText xml:space="preserve"> PAGEREF _Toc187627545 \h </w:instrText>
            </w:r>
            <w:r>
              <w:rPr>
                <w:noProof/>
                <w:webHidden/>
              </w:rPr>
            </w:r>
          </w:ins>
          <w:r>
            <w:rPr>
              <w:noProof/>
              <w:webHidden/>
            </w:rPr>
            <w:fldChar w:fldCharType="separate"/>
          </w:r>
          <w:ins w:id="483" w:author="Asad Shah" w:date="2025-01-13T02:15:00Z">
            <w:r>
              <w:rPr>
                <w:noProof/>
                <w:webHidden/>
              </w:rPr>
              <w:t>62</w:t>
            </w:r>
            <w:r>
              <w:rPr>
                <w:noProof/>
                <w:webHidden/>
              </w:rPr>
              <w:fldChar w:fldCharType="end"/>
            </w:r>
            <w:r w:rsidRPr="00DA31F8">
              <w:rPr>
                <w:rStyle w:val="Hyperlink"/>
                <w:noProof/>
              </w:rPr>
              <w:fldChar w:fldCharType="end"/>
            </w:r>
          </w:ins>
        </w:p>
        <w:p w14:paraId="33567771" w14:textId="6F0CB968" w:rsidR="00667A57" w:rsidRDefault="00667A57">
          <w:pPr>
            <w:pStyle w:val="TOC3"/>
            <w:tabs>
              <w:tab w:val="right" w:leader="dot" w:pos="9634"/>
            </w:tabs>
            <w:rPr>
              <w:ins w:id="484" w:author="Asad Shah" w:date="2025-01-13T02:15:00Z"/>
              <w:rFonts w:asciiTheme="minorHAnsi" w:eastAsiaTheme="minorEastAsia" w:hAnsiTheme="minorHAnsi"/>
              <w:noProof/>
              <w:color w:val="auto"/>
              <w:sz w:val="22"/>
              <w:lang/>
            </w:rPr>
          </w:pPr>
          <w:ins w:id="485"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"_Toc187627546"</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rFonts w:asciiTheme="majorBidi" w:hAnsiTheme="majorBidi"/>
                <w:noProof/>
              </w:rPr>
              <w:t>7.2.5 Milestone 5: Frontend Development</w:t>
            </w:r>
            <w:r>
              <w:rPr>
                <w:noProof/>
                <w:webHidden/>
              </w:rPr>
              <w:tab/>
            </w:r>
            <w:r>
              <w:rPr>
                <w:noProof/>
                <w:webHidden/>
              </w:rPr>
              <w:fldChar w:fldCharType="begin"/>
            </w:r>
            <w:r>
              <w:rPr>
                <w:noProof/>
                <w:webHidden/>
              </w:rPr>
              <w:instrText xml:space="preserve"> PAGEREF _Toc187627546 \h </w:instrText>
            </w:r>
            <w:r>
              <w:rPr>
                <w:noProof/>
                <w:webHidden/>
              </w:rPr>
            </w:r>
          </w:ins>
          <w:r>
            <w:rPr>
              <w:noProof/>
              <w:webHidden/>
            </w:rPr>
            <w:fldChar w:fldCharType="separate"/>
          </w:r>
          <w:ins w:id="486" w:author="Asad Shah" w:date="2025-01-13T02:15:00Z">
            <w:r>
              <w:rPr>
                <w:noProof/>
                <w:webHidden/>
              </w:rPr>
              <w:t>62</w:t>
            </w:r>
            <w:r>
              <w:rPr>
                <w:noProof/>
                <w:webHidden/>
              </w:rPr>
              <w:fldChar w:fldCharType="end"/>
            </w:r>
            <w:r w:rsidRPr="00DA31F8">
              <w:rPr>
                <w:rStyle w:val="Hyperlink"/>
                <w:noProof/>
              </w:rPr>
              <w:fldChar w:fldCharType="end"/>
            </w:r>
          </w:ins>
        </w:p>
        <w:p w14:paraId="1730FC40" w14:textId="52199D7A" w:rsidR="00667A57" w:rsidRDefault="00667A57">
          <w:pPr>
            <w:pStyle w:val="TOC3"/>
            <w:tabs>
              <w:tab w:val="right" w:leader="dot" w:pos="9634"/>
            </w:tabs>
            <w:rPr>
              <w:ins w:id="487" w:author="Asad Shah" w:date="2025-01-13T02:15:00Z"/>
              <w:rFonts w:asciiTheme="minorHAnsi" w:eastAsiaTheme="minorEastAsia" w:hAnsiTheme="minorHAnsi"/>
              <w:noProof/>
              <w:color w:val="auto"/>
              <w:sz w:val="22"/>
              <w:lang/>
            </w:rPr>
          </w:pPr>
          <w:ins w:id="488"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"_Toc187627547"</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7.2.6 Milestone 6: Data Visualization and Insights</w:t>
            </w:r>
            <w:r>
              <w:rPr>
                <w:noProof/>
                <w:webHidden/>
              </w:rPr>
              <w:tab/>
            </w:r>
            <w:r>
              <w:rPr>
                <w:noProof/>
                <w:webHidden/>
              </w:rPr>
              <w:fldChar w:fldCharType="begin"/>
            </w:r>
            <w:r>
              <w:rPr>
                <w:noProof/>
                <w:webHidden/>
              </w:rPr>
              <w:instrText xml:space="preserve"> PAGEREF _Toc187627547 \h </w:instrText>
            </w:r>
            <w:r>
              <w:rPr>
                <w:noProof/>
                <w:webHidden/>
              </w:rPr>
            </w:r>
          </w:ins>
          <w:r>
            <w:rPr>
              <w:noProof/>
              <w:webHidden/>
            </w:rPr>
            <w:fldChar w:fldCharType="separate"/>
          </w:r>
          <w:ins w:id="489" w:author="Asad Shah" w:date="2025-01-13T02:15:00Z">
            <w:r>
              <w:rPr>
                <w:noProof/>
                <w:webHidden/>
              </w:rPr>
              <w:t>63</w:t>
            </w:r>
            <w:r>
              <w:rPr>
                <w:noProof/>
                <w:webHidden/>
              </w:rPr>
              <w:fldChar w:fldCharType="end"/>
            </w:r>
            <w:r w:rsidRPr="00DA31F8">
              <w:rPr>
                <w:rStyle w:val="Hyperlink"/>
                <w:noProof/>
              </w:rPr>
              <w:fldChar w:fldCharType="end"/>
            </w:r>
          </w:ins>
        </w:p>
        <w:p w14:paraId="4D49E0B1" w14:textId="00E19900" w:rsidR="00667A57" w:rsidRDefault="00667A57">
          <w:pPr>
            <w:pStyle w:val="TOC3"/>
            <w:tabs>
              <w:tab w:val="right" w:leader="dot" w:pos="9634"/>
            </w:tabs>
            <w:rPr>
              <w:ins w:id="490" w:author="Asad Shah" w:date="2025-01-13T02:15:00Z"/>
              <w:rFonts w:asciiTheme="minorHAnsi" w:eastAsiaTheme="minorEastAsia" w:hAnsiTheme="minorHAnsi"/>
              <w:noProof/>
              <w:color w:val="auto"/>
              <w:sz w:val="22"/>
              <w:lang/>
            </w:rPr>
          </w:pPr>
          <w:ins w:id="491"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"_Toc187627548"</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7.2.7 Milestone 7: Testing and Validation</w:t>
            </w:r>
            <w:r>
              <w:rPr>
                <w:noProof/>
                <w:webHidden/>
              </w:rPr>
              <w:tab/>
            </w:r>
            <w:r>
              <w:rPr>
                <w:noProof/>
                <w:webHidden/>
              </w:rPr>
              <w:fldChar w:fldCharType="begin"/>
            </w:r>
            <w:r>
              <w:rPr>
                <w:noProof/>
                <w:webHidden/>
              </w:rPr>
              <w:instrText xml:space="preserve"> PAGEREF _Toc187627548 \h </w:instrText>
            </w:r>
            <w:r>
              <w:rPr>
                <w:noProof/>
                <w:webHidden/>
              </w:rPr>
            </w:r>
          </w:ins>
          <w:r>
            <w:rPr>
              <w:noProof/>
              <w:webHidden/>
            </w:rPr>
            <w:fldChar w:fldCharType="separate"/>
          </w:r>
          <w:ins w:id="492" w:author="Asad Shah" w:date="2025-01-13T02:15:00Z">
            <w:r>
              <w:rPr>
                <w:noProof/>
                <w:webHidden/>
              </w:rPr>
              <w:t>63</w:t>
            </w:r>
            <w:r>
              <w:rPr>
                <w:noProof/>
                <w:webHidden/>
              </w:rPr>
              <w:fldChar w:fldCharType="end"/>
            </w:r>
            <w:r w:rsidRPr="00DA31F8">
              <w:rPr>
                <w:rStyle w:val="Hyperlink"/>
                <w:noProof/>
              </w:rPr>
              <w:fldChar w:fldCharType="end"/>
            </w:r>
          </w:ins>
        </w:p>
        <w:p w14:paraId="263DBE0B" w14:textId="4EF40A2E" w:rsidR="00667A57" w:rsidRDefault="00667A57">
          <w:pPr>
            <w:pStyle w:val="TOC3"/>
            <w:tabs>
              <w:tab w:val="right" w:leader="dot" w:pos="9634"/>
            </w:tabs>
            <w:rPr>
              <w:ins w:id="493" w:author="Asad Shah" w:date="2025-01-13T02:15:00Z"/>
              <w:rFonts w:asciiTheme="minorHAnsi" w:eastAsiaTheme="minorEastAsia" w:hAnsiTheme="minorHAnsi"/>
              <w:noProof/>
              <w:color w:val="auto"/>
              <w:sz w:val="22"/>
              <w:lang/>
            </w:rPr>
          </w:pPr>
          <w:ins w:id="494"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"_Toc187627549"</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rFonts w:asciiTheme="majorBidi" w:hAnsiTheme="majorBidi"/>
                <w:noProof/>
              </w:rPr>
              <w:t>7.2.8 Milestone 8: Deployment and Launch</w:t>
            </w:r>
            <w:r>
              <w:rPr>
                <w:noProof/>
                <w:webHidden/>
              </w:rPr>
              <w:tab/>
            </w:r>
            <w:r>
              <w:rPr>
                <w:noProof/>
                <w:webHidden/>
              </w:rPr>
              <w:fldChar w:fldCharType="begin"/>
            </w:r>
            <w:r>
              <w:rPr>
                <w:noProof/>
                <w:webHidden/>
              </w:rPr>
              <w:instrText xml:space="preserve"> PAGEREF _Toc187627549 \h </w:instrText>
            </w:r>
            <w:r>
              <w:rPr>
                <w:noProof/>
                <w:webHidden/>
              </w:rPr>
            </w:r>
          </w:ins>
          <w:r>
            <w:rPr>
              <w:noProof/>
              <w:webHidden/>
            </w:rPr>
            <w:fldChar w:fldCharType="separate"/>
          </w:r>
          <w:ins w:id="495" w:author="Asad Shah" w:date="2025-01-13T02:15:00Z">
            <w:r>
              <w:rPr>
                <w:noProof/>
                <w:webHidden/>
              </w:rPr>
              <w:t>64</w:t>
            </w:r>
            <w:r>
              <w:rPr>
                <w:noProof/>
                <w:webHidden/>
              </w:rPr>
              <w:fldChar w:fldCharType="end"/>
            </w:r>
            <w:r w:rsidRPr="00DA31F8">
              <w:rPr>
                <w:rStyle w:val="Hyperlink"/>
                <w:noProof/>
              </w:rPr>
              <w:fldChar w:fldCharType="end"/>
            </w:r>
          </w:ins>
        </w:p>
        <w:p w14:paraId="29B07A5F" w14:textId="2BBAB31C" w:rsidR="00667A57" w:rsidRDefault="00667A57">
          <w:pPr>
            <w:pStyle w:val="TOC3"/>
            <w:tabs>
              <w:tab w:val="right" w:leader="dot" w:pos="9634"/>
            </w:tabs>
            <w:rPr>
              <w:ins w:id="496" w:author="Asad Shah" w:date="2025-01-13T02:15:00Z"/>
              <w:rFonts w:asciiTheme="minorHAnsi" w:eastAsiaTheme="minorEastAsia" w:hAnsiTheme="minorHAnsi"/>
              <w:noProof/>
              <w:color w:val="auto"/>
              <w:sz w:val="22"/>
              <w:lang/>
            </w:rPr>
          </w:pPr>
          <w:ins w:id="497"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"_Toc187627550"</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7.2.9 Milestone 9: Post-Launch Activities</w:t>
            </w:r>
            <w:r>
              <w:rPr>
                <w:noProof/>
                <w:webHidden/>
              </w:rPr>
              <w:tab/>
            </w:r>
            <w:r>
              <w:rPr>
                <w:noProof/>
                <w:webHidden/>
              </w:rPr>
              <w:fldChar w:fldCharType="begin"/>
            </w:r>
            <w:r>
              <w:rPr>
                <w:noProof/>
                <w:webHidden/>
              </w:rPr>
              <w:instrText xml:space="preserve"> PAGEREF _Toc187627550 \h </w:instrText>
            </w:r>
            <w:r>
              <w:rPr>
                <w:noProof/>
                <w:webHidden/>
              </w:rPr>
            </w:r>
          </w:ins>
          <w:r>
            <w:rPr>
              <w:noProof/>
              <w:webHidden/>
            </w:rPr>
            <w:fldChar w:fldCharType="separate"/>
          </w:r>
          <w:ins w:id="498" w:author="Asad Shah" w:date="2025-01-13T02:15:00Z">
            <w:r>
              <w:rPr>
                <w:noProof/>
                <w:webHidden/>
              </w:rPr>
              <w:t>64</w:t>
            </w:r>
            <w:r>
              <w:rPr>
                <w:noProof/>
                <w:webHidden/>
              </w:rPr>
              <w:fldChar w:fldCharType="end"/>
            </w:r>
            <w:r w:rsidRPr="00DA31F8">
              <w:rPr>
                <w:rStyle w:val="Hyperlink"/>
                <w:noProof/>
              </w:rPr>
              <w:fldChar w:fldCharType="end"/>
            </w:r>
          </w:ins>
        </w:p>
        <w:p w14:paraId="72536833" w14:textId="69762096" w:rsidR="00667A57" w:rsidRDefault="00667A57">
          <w:pPr>
            <w:pStyle w:val="TOC2"/>
            <w:tabs>
              <w:tab w:val="right" w:leader="dot" w:pos="9634"/>
            </w:tabs>
            <w:rPr>
              <w:ins w:id="499" w:author="Asad Shah" w:date="2025-01-13T02:15:00Z"/>
              <w:rFonts w:asciiTheme="minorHAnsi" w:eastAsiaTheme="minorEastAsia" w:hAnsiTheme="minorHAnsi"/>
              <w:noProof/>
              <w:color w:val="auto"/>
              <w:sz w:val="22"/>
              <w:lang/>
            </w:rPr>
          </w:pPr>
          <w:ins w:id="500"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"_Toc187627551"</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7.3 Detailed Baseline Plan</w:t>
            </w:r>
            <w:r>
              <w:rPr>
                <w:noProof/>
                <w:webHidden/>
              </w:rPr>
              <w:tab/>
            </w:r>
            <w:r>
              <w:rPr>
                <w:noProof/>
                <w:webHidden/>
              </w:rPr>
              <w:fldChar w:fldCharType="begin"/>
            </w:r>
            <w:r>
              <w:rPr>
                <w:noProof/>
                <w:webHidden/>
              </w:rPr>
              <w:instrText xml:space="preserve"> PAGEREF _Toc187627551 \h </w:instrText>
            </w:r>
            <w:r>
              <w:rPr>
                <w:noProof/>
                <w:webHidden/>
              </w:rPr>
            </w:r>
          </w:ins>
          <w:r>
            <w:rPr>
              <w:noProof/>
              <w:webHidden/>
            </w:rPr>
            <w:fldChar w:fldCharType="separate"/>
          </w:r>
          <w:ins w:id="501" w:author="Asad Shah" w:date="2025-01-13T02:15:00Z">
            <w:r>
              <w:rPr>
                <w:noProof/>
                <w:webHidden/>
              </w:rPr>
              <w:t>65</w:t>
            </w:r>
            <w:r>
              <w:rPr>
                <w:noProof/>
                <w:webHidden/>
              </w:rPr>
              <w:fldChar w:fldCharType="end"/>
            </w:r>
            <w:r w:rsidRPr="00DA31F8">
              <w:rPr>
                <w:rStyle w:val="Hyperlink"/>
                <w:noProof/>
              </w:rPr>
              <w:fldChar w:fldCharType="end"/>
            </w:r>
          </w:ins>
        </w:p>
        <w:p w14:paraId="04D156A1" w14:textId="75A71CEE" w:rsidR="00667A57" w:rsidRDefault="00667A57">
          <w:pPr>
            <w:pStyle w:val="TOC1"/>
            <w:tabs>
              <w:tab w:val="left" w:pos="440"/>
              <w:tab w:val="right" w:leader="dot" w:pos="9634"/>
            </w:tabs>
            <w:rPr>
              <w:ins w:id="502" w:author="Asad Shah" w:date="2025-01-13T02:15:00Z"/>
              <w:rFonts w:asciiTheme="minorHAnsi" w:eastAsiaTheme="minorEastAsia" w:hAnsiTheme="minorHAnsi"/>
              <w:noProof/>
              <w:color w:val="auto"/>
              <w:sz w:val="22"/>
              <w:lang/>
            </w:rPr>
          </w:pPr>
          <w:ins w:id="503"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"_Toc187627552"</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8</w:t>
            </w:r>
            <w:r>
              <w:rPr>
                <w:rFonts w:asciiTheme="minorHAnsi" w:eastAsiaTheme="minorEastAsia" w:hAnsiTheme="minorHAnsi"/>
                <w:noProof/>
                <w:color w:val="auto"/>
                <w:sz w:val="22"/>
                <w:lang/>
              </w:rPr>
              <w:tab/>
            </w:r>
            <w:r w:rsidRPr="00DA31F8">
              <w:rPr>
                <w:rStyle w:val="Hyperlink"/>
                <w:noProof/>
              </w:rPr>
              <w:t>Quality Assurance Plan</w:t>
            </w:r>
            <w:r>
              <w:rPr>
                <w:noProof/>
                <w:webHidden/>
              </w:rPr>
              <w:tab/>
            </w:r>
            <w:r>
              <w:rPr>
                <w:noProof/>
                <w:webHidden/>
              </w:rPr>
              <w:fldChar w:fldCharType="begin"/>
            </w:r>
            <w:r>
              <w:rPr>
                <w:noProof/>
                <w:webHidden/>
              </w:rPr>
              <w:instrText xml:space="preserve"> PAGEREF _Toc187627552 \h </w:instrText>
            </w:r>
            <w:r>
              <w:rPr>
                <w:noProof/>
                <w:webHidden/>
              </w:rPr>
            </w:r>
          </w:ins>
          <w:r>
            <w:rPr>
              <w:noProof/>
              <w:webHidden/>
            </w:rPr>
            <w:fldChar w:fldCharType="separate"/>
          </w:r>
          <w:ins w:id="504" w:author="Asad Shah" w:date="2025-01-13T02:15:00Z">
            <w:r>
              <w:rPr>
                <w:noProof/>
                <w:webHidden/>
              </w:rPr>
              <w:t>65</w:t>
            </w:r>
            <w:r>
              <w:rPr>
                <w:noProof/>
                <w:webHidden/>
              </w:rPr>
              <w:fldChar w:fldCharType="end"/>
            </w:r>
            <w:r w:rsidRPr="00DA31F8">
              <w:rPr>
                <w:rStyle w:val="Hyperlink"/>
                <w:noProof/>
              </w:rPr>
              <w:fldChar w:fldCharType="end"/>
            </w:r>
          </w:ins>
        </w:p>
        <w:p w14:paraId="6DF519C1" w14:textId="7CDF4038" w:rsidR="00667A57" w:rsidRDefault="00667A57">
          <w:pPr>
            <w:pStyle w:val="TOC2"/>
            <w:tabs>
              <w:tab w:val="right" w:leader="dot" w:pos="9634"/>
            </w:tabs>
            <w:rPr>
              <w:ins w:id="505" w:author="Asad Shah" w:date="2025-01-13T02:15:00Z"/>
              <w:rFonts w:asciiTheme="minorHAnsi" w:eastAsiaTheme="minorEastAsia" w:hAnsiTheme="minorHAnsi"/>
              <w:noProof/>
              <w:color w:val="auto"/>
              <w:sz w:val="22"/>
              <w:lang/>
            </w:rPr>
          </w:pPr>
          <w:ins w:id="506"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"_Toc187627553"</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8.1 Testing Requirements</w:t>
            </w:r>
            <w:r>
              <w:rPr>
                <w:noProof/>
                <w:webHidden/>
              </w:rPr>
              <w:tab/>
            </w:r>
            <w:r>
              <w:rPr>
                <w:noProof/>
                <w:webHidden/>
              </w:rPr>
              <w:fldChar w:fldCharType="begin"/>
            </w:r>
            <w:r>
              <w:rPr>
                <w:noProof/>
                <w:webHidden/>
              </w:rPr>
              <w:instrText xml:space="preserve"> PAGEREF _Toc187627553 \h </w:instrText>
            </w:r>
            <w:r>
              <w:rPr>
                <w:noProof/>
                <w:webHidden/>
              </w:rPr>
            </w:r>
          </w:ins>
          <w:r>
            <w:rPr>
              <w:noProof/>
              <w:webHidden/>
            </w:rPr>
            <w:fldChar w:fldCharType="separate"/>
          </w:r>
          <w:ins w:id="507" w:author="Asad Shah" w:date="2025-01-13T02:15:00Z">
            <w:r>
              <w:rPr>
                <w:noProof/>
                <w:webHidden/>
              </w:rPr>
              <w:t>65</w:t>
            </w:r>
            <w:r>
              <w:rPr>
                <w:noProof/>
                <w:webHidden/>
              </w:rPr>
              <w:fldChar w:fldCharType="end"/>
            </w:r>
            <w:r w:rsidRPr="00DA31F8">
              <w:rPr>
                <w:rStyle w:val="Hyperlink"/>
                <w:noProof/>
              </w:rPr>
              <w:fldChar w:fldCharType="end"/>
            </w:r>
          </w:ins>
        </w:p>
        <w:p w14:paraId="6EE9F4F3" w14:textId="4E1C4644" w:rsidR="00667A57" w:rsidRDefault="00667A57">
          <w:pPr>
            <w:pStyle w:val="TOC3"/>
            <w:tabs>
              <w:tab w:val="right" w:leader="dot" w:pos="9634"/>
            </w:tabs>
            <w:rPr>
              <w:ins w:id="508" w:author="Asad Shah" w:date="2025-01-13T02:15:00Z"/>
              <w:rFonts w:asciiTheme="minorHAnsi" w:eastAsiaTheme="minorEastAsia" w:hAnsiTheme="minorHAnsi"/>
              <w:noProof/>
              <w:color w:val="auto"/>
              <w:sz w:val="22"/>
              <w:lang/>
            </w:rPr>
          </w:pPr>
          <w:ins w:id="509"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"_Toc187627554"</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8.1.1 Functional Testing</w:t>
            </w:r>
            <w:r>
              <w:rPr>
                <w:noProof/>
                <w:webHidden/>
              </w:rPr>
              <w:tab/>
            </w:r>
            <w:r>
              <w:rPr>
                <w:noProof/>
                <w:webHidden/>
              </w:rPr>
              <w:fldChar w:fldCharType="begin"/>
            </w:r>
            <w:r>
              <w:rPr>
                <w:noProof/>
                <w:webHidden/>
              </w:rPr>
              <w:instrText xml:space="preserve"> PAGEREF _Toc187627554 \h </w:instrText>
            </w:r>
            <w:r>
              <w:rPr>
                <w:noProof/>
                <w:webHidden/>
              </w:rPr>
            </w:r>
          </w:ins>
          <w:r>
            <w:rPr>
              <w:noProof/>
              <w:webHidden/>
            </w:rPr>
            <w:fldChar w:fldCharType="separate"/>
          </w:r>
          <w:ins w:id="510" w:author="Asad Shah" w:date="2025-01-13T02:15:00Z">
            <w:r>
              <w:rPr>
                <w:noProof/>
                <w:webHidden/>
              </w:rPr>
              <w:t>65</w:t>
            </w:r>
            <w:r>
              <w:rPr>
                <w:noProof/>
                <w:webHidden/>
              </w:rPr>
              <w:fldChar w:fldCharType="end"/>
            </w:r>
            <w:r w:rsidRPr="00DA31F8">
              <w:rPr>
                <w:rStyle w:val="Hyperlink"/>
                <w:noProof/>
              </w:rPr>
              <w:fldChar w:fldCharType="end"/>
            </w:r>
          </w:ins>
        </w:p>
        <w:p w14:paraId="20670797" w14:textId="7DCD5024" w:rsidR="00667A57" w:rsidRDefault="00667A57">
          <w:pPr>
            <w:pStyle w:val="TOC3"/>
            <w:tabs>
              <w:tab w:val="right" w:leader="dot" w:pos="9634"/>
            </w:tabs>
            <w:rPr>
              <w:ins w:id="511" w:author="Asad Shah" w:date="2025-01-13T02:15:00Z"/>
              <w:rFonts w:asciiTheme="minorHAnsi" w:eastAsiaTheme="minorEastAsia" w:hAnsiTheme="minorHAnsi"/>
              <w:noProof/>
              <w:color w:val="auto"/>
              <w:sz w:val="22"/>
              <w:lang/>
            </w:rPr>
          </w:pPr>
          <w:ins w:id="512"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"_Toc187627555"</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8.1.2 Performance Testing</w:t>
            </w:r>
            <w:r>
              <w:rPr>
                <w:noProof/>
                <w:webHidden/>
              </w:rPr>
              <w:tab/>
            </w:r>
            <w:r>
              <w:rPr>
                <w:noProof/>
                <w:webHidden/>
              </w:rPr>
              <w:fldChar w:fldCharType="begin"/>
            </w:r>
            <w:r>
              <w:rPr>
                <w:noProof/>
                <w:webHidden/>
              </w:rPr>
              <w:instrText xml:space="preserve"> PAGEREF _Toc187627555 \h </w:instrText>
            </w:r>
            <w:r>
              <w:rPr>
                <w:noProof/>
                <w:webHidden/>
              </w:rPr>
            </w:r>
          </w:ins>
          <w:r>
            <w:rPr>
              <w:noProof/>
              <w:webHidden/>
            </w:rPr>
            <w:fldChar w:fldCharType="separate"/>
          </w:r>
          <w:ins w:id="513" w:author="Asad Shah" w:date="2025-01-13T02:15:00Z">
            <w:r>
              <w:rPr>
                <w:noProof/>
                <w:webHidden/>
              </w:rPr>
              <w:t>66</w:t>
            </w:r>
            <w:r>
              <w:rPr>
                <w:noProof/>
                <w:webHidden/>
              </w:rPr>
              <w:fldChar w:fldCharType="end"/>
            </w:r>
            <w:r w:rsidRPr="00DA31F8">
              <w:rPr>
                <w:rStyle w:val="Hyperlink"/>
                <w:noProof/>
              </w:rPr>
              <w:fldChar w:fldCharType="end"/>
            </w:r>
          </w:ins>
        </w:p>
        <w:p w14:paraId="2B9AE254" w14:textId="4A20A1E9" w:rsidR="00667A57" w:rsidRDefault="00667A57">
          <w:pPr>
            <w:pStyle w:val="TOC3"/>
            <w:tabs>
              <w:tab w:val="right" w:leader="dot" w:pos="9634"/>
            </w:tabs>
            <w:rPr>
              <w:ins w:id="514" w:author="Asad Shah" w:date="2025-01-13T02:15:00Z"/>
              <w:rFonts w:asciiTheme="minorHAnsi" w:eastAsiaTheme="minorEastAsia" w:hAnsiTheme="minorHAnsi"/>
              <w:noProof/>
              <w:color w:val="auto"/>
              <w:sz w:val="22"/>
              <w:lang/>
            </w:rPr>
          </w:pPr>
          <w:ins w:id="515"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"_Toc187627556"</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8.1.3 Security Testing</w:t>
            </w:r>
            <w:r>
              <w:rPr>
                <w:noProof/>
                <w:webHidden/>
              </w:rPr>
              <w:tab/>
            </w:r>
            <w:r>
              <w:rPr>
                <w:noProof/>
                <w:webHidden/>
              </w:rPr>
              <w:fldChar w:fldCharType="begin"/>
            </w:r>
            <w:r>
              <w:rPr>
                <w:noProof/>
                <w:webHidden/>
              </w:rPr>
              <w:instrText xml:space="preserve"> PAGEREF _Toc187627556 \h </w:instrText>
            </w:r>
            <w:r>
              <w:rPr>
                <w:noProof/>
                <w:webHidden/>
              </w:rPr>
            </w:r>
          </w:ins>
          <w:r>
            <w:rPr>
              <w:noProof/>
              <w:webHidden/>
            </w:rPr>
            <w:fldChar w:fldCharType="separate"/>
          </w:r>
          <w:ins w:id="516" w:author="Asad Shah" w:date="2025-01-13T02:15:00Z">
            <w:r>
              <w:rPr>
                <w:noProof/>
                <w:webHidden/>
              </w:rPr>
              <w:t>66</w:t>
            </w:r>
            <w:r>
              <w:rPr>
                <w:noProof/>
                <w:webHidden/>
              </w:rPr>
              <w:fldChar w:fldCharType="end"/>
            </w:r>
            <w:r w:rsidRPr="00DA31F8">
              <w:rPr>
                <w:rStyle w:val="Hyperlink"/>
                <w:noProof/>
              </w:rPr>
              <w:fldChar w:fldCharType="end"/>
            </w:r>
          </w:ins>
        </w:p>
        <w:p w14:paraId="6FE98C60" w14:textId="3429E987" w:rsidR="00667A57" w:rsidRDefault="00667A57">
          <w:pPr>
            <w:pStyle w:val="TOC3"/>
            <w:tabs>
              <w:tab w:val="right" w:leader="dot" w:pos="9634"/>
            </w:tabs>
            <w:rPr>
              <w:ins w:id="517" w:author="Asad Shah" w:date="2025-01-13T02:15:00Z"/>
              <w:rFonts w:asciiTheme="minorHAnsi" w:eastAsiaTheme="minorEastAsia" w:hAnsiTheme="minorHAnsi"/>
              <w:noProof/>
              <w:color w:val="auto"/>
              <w:sz w:val="22"/>
              <w:lang/>
            </w:rPr>
          </w:pPr>
          <w:ins w:id="518"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"_Toc187627557"</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8.1.4 Usability Testing</w:t>
            </w:r>
            <w:r>
              <w:rPr>
                <w:noProof/>
                <w:webHidden/>
              </w:rPr>
              <w:tab/>
            </w:r>
            <w:r>
              <w:rPr>
                <w:noProof/>
                <w:webHidden/>
              </w:rPr>
              <w:fldChar w:fldCharType="begin"/>
            </w:r>
            <w:r>
              <w:rPr>
                <w:noProof/>
                <w:webHidden/>
              </w:rPr>
              <w:instrText xml:space="preserve"> PAGEREF _Toc187627557 \h </w:instrText>
            </w:r>
            <w:r>
              <w:rPr>
                <w:noProof/>
                <w:webHidden/>
              </w:rPr>
            </w:r>
          </w:ins>
          <w:r>
            <w:rPr>
              <w:noProof/>
              <w:webHidden/>
            </w:rPr>
            <w:fldChar w:fldCharType="separate"/>
          </w:r>
          <w:ins w:id="519" w:author="Asad Shah" w:date="2025-01-13T02:15:00Z">
            <w:r>
              <w:rPr>
                <w:noProof/>
                <w:webHidden/>
              </w:rPr>
              <w:t>66</w:t>
            </w:r>
            <w:r>
              <w:rPr>
                <w:noProof/>
                <w:webHidden/>
              </w:rPr>
              <w:fldChar w:fldCharType="end"/>
            </w:r>
            <w:r w:rsidRPr="00DA31F8">
              <w:rPr>
                <w:rStyle w:val="Hyperlink"/>
                <w:noProof/>
              </w:rPr>
              <w:fldChar w:fldCharType="end"/>
            </w:r>
          </w:ins>
        </w:p>
        <w:p w14:paraId="6DBB333C" w14:textId="1B91BD65" w:rsidR="00667A57" w:rsidRDefault="00667A57">
          <w:pPr>
            <w:pStyle w:val="TOC3"/>
            <w:tabs>
              <w:tab w:val="right" w:leader="dot" w:pos="9634"/>
            </w:tabs>
            <w:rPr>
              <w:ins w:id="520" w:author="Asad Shah" w:date="2025-01-13T02:15:00Z"/>
              <w:rFonts w:asciiTheme="minorHAnsi" w:eastAsiaTheme="minorEastAsia" w:hAnsiTheme="minorHAnsi"/>
              <w:noProof/>
              <w:color w:val="auto"/>
              <w:sz w:val="22"/>
              <w:lang/>
            </w:rPr>
          </w:pPr>
          <w:ins w:id="521"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"_Toc187627558"</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8.1.5 Integration Testing</w:t>
            </w:r>
            <w:r>
              <w:rPr>
                <w:noProof/>
                <w:webHidden/>
              </w:rPr>
              <w:tab/>
            </w:r>
            <w:r>
              <w:rPr>
                <w:noProof/>
                <w:webHidden/>
              </w:rPr>
              <w:fldChar w:fldCharType="begin"/>
            </w:r>
            <w:r>
              <w:rPr>
                <w:noProof/>
                <w:webHidden/>
              </w:rPr>
              <w:instrText xml:space="preserve"> PAGEREF _Toc187627558 \h </w:instrText>
            </w:r>
            <w:r>
              <w:rPr>
                <w:noProof/>
                <w:webHidden/>
              </w:rPr>
            </w:r>
          </w:ins>
          <w:r>
            <w:rPr>
              <w:noProof/>
              <w:webHidden/>
            </w:rPr>
            <w:fldChar w:fldCharType="separate"/>
          </w:r>
          <w:ins w:id="522" w:author="Asad Shah" w:date="2025-01-13T02:15:00Z">
            <w:r>
              <w:rPr>
                <w:noProof/>
                <w:webHidden/>
              </w:rPr>
              <w:t>67</w:t>
            </w:r>
            <w:r>
              <w:rPr>
                <w:noProof/>
                <w:webHidden/>
              </w:rPr>
              <w:fldChar w:fldCharType="end"/>
            </w:r>
            <w:r w:rsidRPr="00DA31F8">
              <w:rPr>
                <w:rStyle w:val="Hyperlink"/>
                <w:noProof/>
              </w:rPr>
              <w:fldChar w:fldCharType="end"/>
            </w:r>
          </w:ins>
        </w:p>
        <w:p w14:paraId="41A98872" w14:textId="40E2D0C0" w:rsidR="00667A57" w:rsidRDefault="00667A57">
          <w:pPr>
            <w:pStyle w:val="TOC3"/>
            <w:tabs>
              <w:tab w:val="right" w:leader="dot" w:pos="9634"/>
            </w:tabs>
            <w:rPr>
              <w:ins w:id="523" w:author="Asad Shah" w:date="2025-01-13T02:15:00Z"/>
              <w:rFonts w:asciiTheme="minorHAnsi" w:eastAsiaTheme="minorEastAsia" w:hAnsiTheme="minorHAnsi"/>
              <w:noProof/>
              <w:color w:val="auto"/>
              <w:sz w:val="22"/>
              <w:lang/>
            </w:rPr>
          </w:pPr>
          <w:ins w:id="524"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"_Toc187627559"</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8.1.6 System Testing</w:t>
            </w:r>
            <w:r>
              <w:rPr>
                <w:noProof/>
                <w:webHidden/>
              </w:rPr>
              <w:tab/>
            </w:r>
            <w:r>
              <w:rPr>
                <w:noProof/>
                <w:webHidden/>
              </w:rPr>
              <w:fldChar w:fldCharType="begin"/>
            </w:r>
            <w:r>
              <w:rPr>
                <w:noProof/>
                <w:webHidden/>
              </w:rPr>
              <w:instrText xml:space="preserve"> PAGEREF _Toc187627559 \h </w:instrText>
            </w:r>
            <w:r>
              <w:rPr>
                <w:noProof/>
                <w:webHidden/>
              </w:rPr>
            </w:r>
          </w:ins>
          <w:r>
            <w:rPr>
              <w:noProof/>
              <w:webHidden/>
            </w:rPr>
            <w:fldChar w:fldCharType="separate"/>
          </w:r>
          <w:ins w:id="525" w:author="Asad Shah" w:date="2025-01-13T02:15:00Z">
            <w:r>
              <w:rPr>
                <w:noProof/>
                <w:webHidden/>
              </w:rPr>
              <w:t>67</w:t>
            </w:r>
            <w:r>
              <w:rPr>
                <w:noProof/>
                <w:webHidden/>
              </w:rPr>
              <w:fldChar w:fldCharType="end"/>
            </w:r>
            <w:r w:rsidRPr="00DA31F8">
              <w:rPr>
                <w:rStyle w:val="Hyperlink"/>
                <w:noProof/>
              </w:rPr>
              <w:fldChar w:fldCharType="end"/>
            </w:r>
          </w:ins>
        </w:p>
        <w:p w14:paraId="1FE45CCD" w14:textId="0ED0E540" w:rsidR="00667A57" w:rsidRDefault="00667A57">
          <w:pPr>
            <w:pStyle w:val="TOC3"/>
            <w:tabs>
              <w:tab w:val="right" w:leader="dot" w:pos="9634"/>
            </w:tabs>
            <w:rPr>
              <w:ins w:id="526" w:author="Asad Shah" w:date="2025-01-13T02:15:00Z"/>
              <w:rFonts w:asciiTheme="minorHAnsi" w:eastAsiaTheme="minorEastAsia" w:hAnsiTheme="minorHAnsi"/>
              <w:noProof/>
              <w:color w:val="auto"/>
              <w:sz w:val="22"/>
              <w:lang/>
            </w:rPr>
          </w:pPr>
          <w:ins w:id="527"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"_Toc187627560"</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8.1.7 Regression Testing</w:t>
            </w:r>
            <w:r>
              <w:rPr>
                <w:noProof/>
                <w:webHidden/>
              </w:rPr>
              <w:tab/>
            </w:r>
            <w:r>
              <w:rPr>
                <w:noProof/>
                <w:webHidden/>
              </w:rPr>
              <w:fldChar w:fldCharType="begin"/>
            </w:r>
            <w:r>
              <w:rPr>
                <w:noProof/>
                <w:webHidden/>
              </w:rPr>
              <w:instrText xml:space="preserve"> PAGEREF _Toc187627560 \h </w:instrText>
            </w:r>
            <w:r>
              <w:rPr>
                <w:noProof/>
                <w:webHidden/>
              </w:rPr>
            </w:r>
          </w:ins>
          <w:r>
            <w:rPr>
              <w:noProof/>
              <w:webHidden/>
            </w:rPr>
            <w:fldChar w:fldCharType="separate"/>
          </w:r>
          <w:ins w:id="528" w:author="Asad Shah" w:date="2025-01-13T02:15:00Z">
            <w:r>
              <w:rPr>
                <w:noProof/>
                <w:webHidden/>
              </w:rPr>
              <w:t>67</w:t>
            </w:r>
            <w:r>
              <w:rPr>
                <w:noProof/>
                <w:webHidden/>
              </w:rPr>
              <w:fldChar w:fldCharType="end"/>
            </w:r>
            <w:r w:rsidRPr="00DA31F8">
              <w:rPr>
                <w:rStyle w:val="Hyperlink"/>
                <w:noProof/>
              </w:rPr>
              <w:fldChar w:fldCharType="end"/>
            </w:r>
          </w:ins>
        </w:p>
        <w:p w14:paraId="16C8E0B8" w14:textId="5ABABA59" w:rsidR="00667A57" w:rsidRDefault="00667A57">
          <w:pPr>
            <w:pStyle w:val="TOC3"/>
            <w:tabs>
              <w:tab w:val="right" w:leader="dot" w:pos="9634"/>
            </w:tabs>
            <w:rPr>
              <w:ins w:id="529" w:author="Asad Shah" w:date="2025-01-13T02:15:00Z"/>
              <w:rFonts w:asciiTheme="minorHAnsi" w:eastAsiaTheme="minorEastAsia" w:hAnsiTheme="minorHAnsi"/>
              <w:noProof/>
              <w:color w:val="auto"/>
              <w:sz w:val="22"/>
              <w:lang/>
            </w:rPr>
          </w:pPr>
          <w:ins w:id="530"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"_Toc187627561"</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8.1.8 User Acceptance Testing (UAT)</w:t>
            </w:r>
            <w:r>
              <w:rPr>
                <w:noProof/>
                <w:webHidden/>
              </w:rPr>
              <w:tab/>
            </w:r>
            <w:r>
              <w:rPr>
                <w:noProof/>
                <w:webHidden/>
              </w:rPr>
              <w:fldChar w:fldCharType="begin"/>
            </w:r>
            <w:r>
              <w:rPr>
                <w:noProof/>
                <w:webHidden/>
              </w:rPr>
              <w:instrText xml:space="preserve"> PAGEREF _Toc187627561 \h </w:instrText>
            </w:r>
            <w:r>
              <w:rPr>
                <w:noProof/>
                <w:webHidden/>
              </w:rPr>
            </w:r>
          </w:ins>
          <w:r>
            <w:rPr>
              <w:noProof/>
              <w:webHidden/>
            </w:rPr>
            <w:fldChar w:fldCharType="separate"/>
          </w:r>
          <w:ins w:id="531" w:author="Asad Shah" w:date="2025-01-13T02:15:00Z">
            <w:r>
              <w:rPr>
                <w:noProof/>
                <w:webHidden/>
              </w:rPr>
              <w:t>67</w:t>
            </w:r>
            <w:r>
              <w:rPr>
                <w:noProof/>
                <w:webHidden/>
              </w:rPr>
              <w:fldChar w:fldCharType="end"/>
            </w:r>
            <w:r w:rsidRPr="00DA31F8">
              <w:rPr>
                <w:rStyle w:val="Hyperlink"/>
                <w:noProof/>
              </w:rPr>
              <w:fldChar w:fldCharType="end"/>
            </w:r>
          </w:ins>
        </w:p>
        <w:p w14:paraId="3361A7D2" w14:textId="176438FD" w:rsidR="00667A57" w:rsidRDefault="00667A57">
          <w:pPr>
            <w:pStyle w:val="TOC2"/>
            <w:tabs>
              <w:tab w:val="right" w:leader="dot" w:pos="9634"/>
            </w:tabs>
            <w:rPr>
              <w:ins w:id="532" w:author="Asad Shah" w:date="2025-01-13T02:15:00Z"/>
              <w:rFonts w:asciiTheme="minorHAnsi" w:eastAsiaTheme="minorEastAsia" w:hAnsiTheme="minorHAnsi"/>
              <w:noProof/>
              <w:color w:val="auto"/>
              <w:sz w:val="22"/>
              <w:lang/>
            </w:rPr>
          </w:pPr>
          <w:ins w:id="533" w:author="Asad Shah" w:date="2025-01-13T02:15:00Z">
            <w:r w:rsidRPr="00DA31F8">
              <w:rPr>
                <w:rStyle w:val="Hyperlink"/>
                <w:noProof/>
              </w:rPr>
              <w:lastRenderedPageBreak/>
              <w:fldChar w:fldCharType="begin"/>
            </w:r>
            <w:r w:rsidRPr="00DA31F8">
              <w:rPr>
                <w:rStyle w:val="Hyperlink"/>
                <w:noProof/>
              </w:rPr>
              <w:instrText xml:space="preserve"> </w:instrText>
            </w:r>
            <w:r>
              <w:rPr>
                <w:noProof/>
              </w:rPr>
              <w:instrText>HYPERLINK \l "_Toc187627562"</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8.2 Acceptance Criteria</w:t>
            </w:r>
            <w:r>
              <w:rPr>
                <w:noProof/>
                <w:webHidden/>
              </w:rPr>
              <w:tab/>
            </w:r>
            <w:r>
              <w:rPr>
                <w:noProof/>
                <w:webHidden/>
              </w:rPr>
              <w:fldChar w:fldCharType="begin"/>
            </w:r>
            <w:r>
              <w:rPr>
                <w:noProof/>
                <w:webHidden/>
              </w:rPr>
              <w:instrText xml:space="preserve"> PAGEREF _Toc187627562 \h </w:instrText>
            </w:r>
            <w:r>
              <w:rPr>
                <w:noProof/>
                <w:webHidden/>
              </w:rPr>
            </w:r>
          </w:ins>
          <w:r>
            <w:rPr>
              <w:noProof/>
              <w:webHidden/>
            </w:rPr>
            <w:fldChar w:fldCharType="separate"/>
          </w:r>
          <w:ins w:id="534" w:author="Asad Shah" w:date="2025-01-13T02:15:00Z">
            <w:r>
              <w:rPr>
                <w:noProof/>
                <w:webHidden/>
              </w:rPr>
              <w:t>68</w:t>
            </w:r>
            <w:r>
              <w:rPr>
                <w:noProof/>
                <w:webHidden/>
              </w:rPr>
              <w:fldChar w:fldCharType="end"/>
            </w:r>
            <w:r w:rsidRPr="00DA31F8">
              <w:rPr>
                <w:rStyle w:val="Hyperlink"/>
                <w:noProof/>
              </w:rPr>
              <w:fldChar w:fldCharType="end"/>
            </w:r>
          </w:ins>
        </w:p>
        <w:p w14:paraId="446FE6E0" w14:textId="03623E57" w:rsidR="00667A57" w:rsidRDefault="00667A57">
          <w:pPr>
            <w:pStyle w:val="TOC3"/>
            <w:tabs>
              <w:tab w:val="right" w:leader="dot" w:pos="9634"/>
            </w:tabs>
            <w:rPr>
              <w:ins w:id="535" w:author="Asad Shah" w:date="2025-01-13T02:15:00Z"/>
              <w:rFonts w:asciiTheme="minorHAnsi" w:eastAsiaTheme="minorEastAsia" w:hAnsiTheme="minorHAnsi"/>
              <w:noProof/>
              <w:color w:val="auto"/>
              <w:sz w:val="22"/>
              <w:lang/>
            </w:rPr>
          </w:pPr>
          <w:ins w:id="536"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"_Toc187627563"</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8.2.1 User Registration and Login</w:t>
            </w:r>
            <w:r>
              <w:rPr>
                <w:noProof/>
                <w:webHidden/>
              </w:rPr>
              <w:tab/>
            </w:r>
            <w:r>
              <w:rPr>
                <w:noProof/>
                <w:webHidden/>
              </w:rPr>
              <w:fldChar w:fldCharType="begin"/>
            </w:r>
            <w:r>
              <w:rPr>
                <w:noProof/>
                <w:webHidden/>
              </w:rPr>
              <w:instrText xml:space="preserve"> PAGEREF _Toc187627563 \h </w:instrText>
            </w:r>
            <w:r>
              <w:rPr>
                <w:noProof/>
                <w:webHidden/>
              </w:rPr>
            </w:r>
          </w:ins>
          <w:r>
            <w:rPr>
              <w:noProof/>
              <w:webHidden/>
            </w:rPr>
            <w:fldChar w:fldCharType="separate"/>
          </w:r>
          <w:ins w:id="537" w:author="Asad Shah" w:date="2025-01-13T02:15:00Z">
            <w:r>
              <w:rPr>
                <w:noProof/>
                <w:webHidden/>
              </w:rPr>
              <w:t>68</w:t>
            </w:r>
            <w:r>
              <w:rPr>
                <w:noProof/>
                <w:webHidden/>
              </w:rPr>
              <w:fldChar w:fldCharType="end"/>
            </w:r>
            <w:r w:rsidRPr="00DA31F8">
              <w:rPr>
                <w:rStyle w:val="Hyperlink"/>
                <w:noProof/>
              </w:rPr>
              <w:fldChar w:fldCharType="end"/>
            </w:r>
          </w:ins>
        </w:p>
        <w:p w14:paraId="13F8F313" w14:textId="636A1B2A" w:rsidR="00667A57" w:rsidRDefault="00667A57">
          <w:pPr>
            <w:pStyle w:val="TOC3"/>
            <w:tabs>
              <w:tab w:val="right" w:leader="dot" w:pos="9634"/>
            </w:tabs>
            <w:rPr>
              <w:ins w:id="538" w:author="Asad Shah" w:date="2025-01-13T02:15:00Z"/>
              <w:rFonts w:asciiTheme="minorHAnsi" w:eastAsiaTheme="minorEastAsia" w:hAnsiTheme="minorHAnsi"/>
              <w:noProof/>
              <w:color w:val="auto"/>
              <w:sz w:val="22"/>
              <w:lang/>
            </w:rPr>
          </w:pPr>
          <w:ins w:id="539"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"_Toc187627564"</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8.2.2 Data Input and Validation</w:t>
            </w:r>
            <w:r>
              <w:rPr>
                <w:noProof/>
                <w:webHidden/>
              </w:rPr>
              <w:tab/>
            </w:r>
            <w:r>
              <w:rPr>
                <w:noProof/>
                <w:webHidden/>
              </w:rPr>
              <w:fldChar w:fldCharType="begin"/>
            </w:r>
            <w:r>
              <w:rPr>
                <w:noProof/>
                <w:webHidden/>
              </w:rPr>
              <w:instrText xml:space="preserve"> PAGEREF _Toc187627564 \h </w:instrText>
            </w:r>
            <w:r>
              <w:rPr>
                <w:noProof/>
                <w:webHidden/>
              </w:rPr>
            </w:r>
          </w:ins>
          <w:r>
            <w:rPr>
              <w:noProof/>
              <w:webHidden/>
            </w:rPr>
            <w:fldChar w:fldCharType="separate"/>
          </w:r>
          <w:ins w:id="540" w:author="Asad Shah" w:date="2025-01-13T02:15:00Z">
            <w:r>
              <w:rPr>
                <w:noProof/>
                <w:webHidden/>
              </w:rPr>
              <w:t>68</w:t>
            </w:r>
            <w:r>
              <w:rPr>
                <w:noProof/>
                <w:webHidden/>
              </w:rPr>
              <w:fldChar w:fldCharType="end"/>
            </w:r>
            <w:r w:rsidRPr="00DA31F8">
              <w:rPr>
                <w:rStyle w:val="Hyperlink"/>
                <w:noProof/>
              </w:rPr>
              <w:fldChar w:fldCharType="end"/>
            </w:r>
          </w:ins>
        </w:p>
        <w:p w14:paraId="5091CF42" w14:textId="166E20BE" w:rsidR="00667A57" w:rsidRDefault="00667A57">
          <w:pPr>
            <w:pStyle w:val="TOC3"/>
            <w:tabs>
              <w:tab w:val="right" w:leader="dot" w:pos="9634"/>
            </w:tabs>
            <w:rPr>
              <w:ins w:id="541" w:author="Asad Shah" w:date="2025-01-13T02:15:00Z"/>
              <w:rFonts w:asciiTheme="minorHAnsi" w:eastAsiaTheme="minorEastAsia" w:hAnsiTheme="minorHAnsi"/>
              <w:noProof/>
              <w:color w:val="auto"/>
              <w:sz w:val="22"/>
              <w:lang/>
            </w:rPr>
          </w:pPr>
          <w:ins w:id="542"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"_Toc187627565"</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8.2.3 Field Recommendation</w:t>
            </w:r>
            <w:r>
              <w:rPr>
                <w:noProof/>
                <w:webHidden/>
              </w:rPr>
              <w:tab/>
            </w:r>
            <w:r>
              <w:rPr>
                <w:noProof/>
                <w:webHidden/>
              </w:rPr>
              <w:fldChar w:fldCharType="begin"/>
            </w:r>
            <w:r>
              <w:rPr>
                <w:noProof/>
                <w:webHidden/>
              </w:rPr>
              <w:instrText xml:space="preserve"> PAGEREF _Toc187627565 \h </w:instrText>
            </w:r>
            <w:r>
              <w:rPr>
                <w:noProof/>
                <w:webHidden/>
              </w:rPr>
            </w:r>
          </w:ins>
          <w:r>
            <w:rPr>
              <w:noProof/>
              <w:webHidden/>
            </w:rPr>
            <w:fldChar w:fldCharType="separate"/>
          </w:r>
          <w:ins w:id="543" w:author="Asad Shah" w:date="2025-01-13T02:15:00Z">
            <w:r>
              <w:rPr>
                <w:noProof/>
                <w:webHidden/>
              </w:rPr>
              <w:t>68</w:t>
            </w:r>
            <w:r>
              <w:rPr>
                <w:noProof/>
                <w:webHidden/>
              </w:rPr>
              <w:fldChar w:fldCharType="end"/>
            </w:r>
            <w:r w:rsidRPr="00DA31F8">
              <w:rPr>
                <w:rStyle w:val="Hyperlink"/>
                <w:noProof/>
              </w:rPr>
              <w:fldChar w:fldCharType="end"/>
            </w:r>
          </w:ins>
        </w:p>
        <w:p w14:paraId="04C8E907" w14:textId="5429ED4F" w:rsidR="00667A57" w:rsidRDefault="00667A57">
          <w:pPr>
            <w:pStyle w:val="TOC3"/>
            <w:tabs>
              <w:tab w:val="right" w:leader="dot" w:pos="9634"/>
            </w:tabs>
            <w:rPr>
              <w:ins w:id="544" w:author="Asad Shah" w:date="2025-01-13T02:15:00Z"/>
              <w:rFonts w:asciiTheme="minorHAnsi" w:eastAsiaTheme="minorEastAsia" w:hAnsiTheme="minorHAnsi"/>
              <w:noProof/>
              <w:color w:val="auto"/>
              <w:sz w:val="22"/>
              <w:lang/>
            </w:rPr>
          </w:pPr>
          <w:ins w:id="545"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"_Toc187627566"</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8.2.4 University Recommendation</w:t>
            </w:r>
            <w:r>
              <w:rPr>
                <w:noProof/>
                <w:webHidden/>
              </w:rPr>
              <w:tab/>
            </w:r>
            <w:r>
              <w:rPr>
                <w:noProof/>
                <w:webHidden/>
              </w:rPr>
              <w:fldChar w:fldCharType="begin"/>
            </w:r>
            <w:r>
              <w:rPr>
                <w:noProof/>
                <w:webHidden/>
              </w:rPr>
              <w:instrText xml:space="preserve"> PAGEREF _Toc187627566 \h </w:instrText>
            </w:r>
            <w:r>
              <w:rPr>
                <w:noProof/>
                <w:webHidden/>
              </w:rPr>
            </w:r>
          </w:ins>
          <w:r>
            <w:rPr>
              <w:noProof/>
              <w:webHidden/>
            </w:rPr>
            <w:fldChar w:fldCharType="separate"/>
          </w:r>
          <w:ins w:id="546" w:author="Asad Shah" w:date="2025-01-13T02:15:00Z">
            <w:r>
              <w:rPr>
                <w:noProof/>
                <w:webHidden/>
              </w:rPr>
              <w:t>69</w:t>
            </w:r>
            <w:r>
              <w:rPr>
                <w:noProof/>
                <w:webHidden/>
              </w:rPr>
              <w:fldChar w:fldCharType="end"/>
            </w:r>
            <w:r w:rsidRPr="00DA31F8">
              <w:rPr>
                <w:rStyle w:val="Hyperlink"/>
                <w:noProof/>
              </w:rPr>
              <w:fldChar w:fldCharType="end"/>
            </w:r>
          </w:ins>
        </w:p>
        <w:p w14:paraId="2AA0610D" w14:textId="727A7984" w:rsidR="00667A57" w:rsidRDefault="00667A57">
          <w:pPr>
            <w:pStyle w:val="TOC3"/>
            <w:tabs>
              <w:tab w:val="right" w:leader="dot" w:pos="9634"/>
            </w:tabs>
            <w:rPr>
              <w:ins w:id="547" w:author="Asad Shah" w:date="2025-01-13T02:15:00Z"/>
              <w:rFonts w:asciiTheme="minorHAnsi" w:eastAsiaTheme="minorEastAsia" w:hAnsiTheme="minorHAnsi"/>
              <w:noProof/>
              <w:color w:val="auto"/>
              <w:sz w:val="22"/>
              <w:lang/>
            </w:rPr>
          </w:pPr>
          <w:ins w:id="548"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"_Toc187627567"</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8.2.5 Trend Analysis and Visualization</w:t>
            </w:r>
            <w:r>
              <w:rPr>
                <w:noProof/>
                <w:webHidden/>
              </w:rPr>
              <w:tab/>
            </w:r>
            <w:r>
              <w:rPr>
                <w:noProof/>
                <w:webHidden/>
              </w:rPr>
              <w:fldChar w:fldCharType="begin"/>
            </w:r>
            <w:r>
              <w:rPr>
                <w:noProof/>
                <w:webHidden/>
              </w:rPr>
              <w:instrText xml:space="preserve"> PAGEREF _Toc187627567 \h </w:instrText>
            </w:r>
            <w:r>
              <w:rPr>
                <w:noProof/>
                <w:webHidden/>
              </w:rPr>
            </w:r>
          </w:ins>
          <w:r>
            <w:rPr>
              <w:noProof/>
              <w:webHidden/>
            </w:rPr>
            <w:fldChar w:fldCharType="separate"/>
          </w:r>
          <w:ins w:id="549" w:author="Asad Shah" w:date="2025-01-13T02:15:00Z">
            <w:r>
              <w:rPr>
                <w:noProof/>
                <w:webHidden/>
              </w:rPr>
              <w:t>69</w:t>
            </w:r>
            <w:r>
              <w:rPr>
                <w:noProof/>
                <w:webHidden/>
              </w:rPr>
              <w:fldChar w:fldCharType="end"/>
            </w:r>
            <w:r w:rsidRPr="00DA31F8">
              <w:rPr>
                <w:rStyle w:val="Hyperlink"/>
                <w:noProof/>
              </w:rPr>
              <w:fldChar w:fldCharType="end"/>
            </w:r>
          </w:ins>
        </w:p>
        <w:p w14:paraId="65B7E957" w14:textId="42B0FF6C" w:rsidR="00667A57" w:rsidRDefault="00667A57">
          <w:pPr>
            <w:pStyle w:val="TOC3"/>
            <w:tabs>
              <w:tab w:val="right" w:leader="dot" w:pos="9634"/>
            </w:tabs>
            <w:rPr>
              <w:ins w:id="550" w:author="Asad Shah" w:date="2025-01-13T02:15:00Z"/>
              <w:rFonts w:asciiTheme="minorHAnsi" w:eastAsiaTheme="minorEastAsia" w:hAnsiTheme="minorHAnsi"/>
              <w:noProof/>
              <w:color w:val="auto"/>
              <w:sz w:val="22"/>
              <w:lang/>
            </w:rPr>
          </w:pPr>
          <w:ins w:id="551"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"_Toc187627568"</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8.2.6 Comparison Tools</w:t>
            </w:r>
            <w:r>
              <w:rPr>
                <w:noProof/>
                <w:webHidden/>
              </w:rPr>
              <w:tab/>
            </w:r>
            <w:r>
              <w:rPr>
                <w:noProof/>
                <w:webHidden/>
              </w:rPr>
              <w:fldChar w:fldCharType="begin"/>
            </w:r>
            <w:r>
              <w:rPr>
                <w:noProof/>
                <w:webHidden/>
              </w:rPr>
              <w:instrText xml:space="preserve"> PAGEREF _Toc187627568 \h </w:instrText>
            </w:r>
            <w:r>
              <w:rPr>
                <w:noProof/>
                <w:webHidden/>
              </w:rPr>
            </w:r>
          </w:ins>
          <w:r>
            <w:rPr>
              <w:noProof/>
              <w:webHidden/>
            </w:rPr>
            <w:fldChar w:fldCharType="separate"/>
          </w:r>
          <w:ins w:id="552" w:author="Asad Shah" w:date="2025-01-13T02:15:00Z">
            <w:r>
              <w:rPr>
                <w:noProof/>
                <w:webHidden/>
              </w:rPr>
              <w:t>70</w:t>
            </w:r>
            <w:r>
              <w:rPr>
                <w:noProof/>
                <w:webHidden/>
              </w:rPr>
              <w:fldChar w:fldCharType="end"/>
            </w:r>
            <w:r w:rsidRPr="00DA31F8">
              <w:rPr>
                <w:rStyle w:val="Hyperlink"/>
                <w:noProof/>
              </w:rPr>
              <w:fldChar w:fldCharType="end"/>
            </w:r>
          </w:ins>
        </w:p>
        <w:p w14:paraId="5B7FA298" w14:textId="7D80528B" w:rsidR="00667A57" w:rsidRDefault="00667A57">
          <w:pPr>
            <w:pStyle w:val="TOC3"/>
            <w:tabs>
              <w:tab w:val="right" w:leader="dot" w:pos="9634"/>
            </w:tabs>
            <w:rPr>
              <w:ins w:id="553" w:author="Asad Shah" w:date="2025-01-13T02:15:00Z"/>
              <w:rFonts w:asciiTheme="minorHAnsi" w:eastAsiaTheme="minorEastAsia" w:hAnsiTheme="minorHAnsi"/>
              <w:noProof/>
              <w:color w:val="auto"/>
              <w:sz w:val="22"/>
              <w:lang/>
            </w:rPr>
          </w:pPr>
          <w:ins w:id="554"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"_Toc187627569"</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8.2.7 Chatbot Interaction</w:t>
            </w:r>
            <w:r>
              <w:rPr>
                <w:noProof/>
                <w:webHidden/>
              </w:rPr>
              <w:tab/>
            </w:r>
            <w:r>
              <w:rPr>
                <w:noProof/>
                <w:webHidden/>
              </w:rPr>
              <w:fldChar w:fldCharType="begin"/>
            </w:r>
            <w:r>
              <w:rPr>
                <w:noProof/>
                <w:webHidden/>
              </w:rPr>
              <w:instrText xml:space="preserve"> PAGEREF _Toc187627569 \h </w:instrText>
            </w:r>
            <w:r>
              <w:rPr>
                <w:noProof/>
                <w:webHidden/>
              </w:rPr>
            </w:r>
          </w:ins>
          <w:r>
            <w:rPr>
              <w:noProof/>
              <w:webHidden/>
            </w:rPr>
            <w:fldChar w:fldCharType="separate"/>
          </w:r>
          <w:ins w:id="555" w:author="Asad Shah" w:date="2025-01-13T02:15:00Z">
            <w:r>
              <w:rPr>
                <w:noProof/>
                <w:webHidden/>
              </w:rPr>
              <w:t>70</w:t>
            </w:r>
            <w:r>
              <w:rPr>
                <w:noProof/>
                <w:webHidden/>
              </w:rPr>
              <w:fldChar w:fldCharType="end"/>
            </w:r>
            <w:r w:rsidRPr="00DA31F8">
              <w:rPr>
                <w:rStyle w:val="Hyperlink"/>
                <w:noProof/>
              </w:rPr>
              <w:fldChar w:fldCharType="end"/>
            </w:r>
          </w:ins>
        </w:p>
        <w:p w14:paraId="4A8D81F3" w14:textId="08EF477B" w:rsidR="00667A57" w:rsidRDefault="00667A57">
          <w:pPr>
            <w:pStyle w:val="TOC3"/>
            <w:tabs>
              <w:tab w:val="right" w:leader="dot" w:pos="9634"/>
            </w:tabs>
            <w:rPr>
              <w:ins w:id="556" w:author="Asad Shah" w:date="2025-01-13T02:15:00Z"/>
              <w:rFonts w:asciiTheme="minorHAnsi" w:eastAsiaTheme="minorEastAsia" w:hAnsiTheme="minorHAnsi"/>
              <w:noProof/>
              <w:color w:val="auto"/>
              <w:sz w:val="22"/>
              <w:lang/>
            </w:rPr>
          </w:pPr>
          <w:ins w:id="557"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"_Toc187627570"</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8.2.8 Usability</w:t>
            </w:r>
            <w:r>
              <w:rPr>
                <w:noProof/>
                <w:webHidden/>
              </w:rPr>
              <w:tab/>
            </w:r>
            <w:r>
              <w:rPr>
                <w:noProof/>
                <w:webHidden/>
              </w:rPr>
              <w:fldChar w:fldCharType="begin"/>
            </w:r>
            <w:r>
              <w:rPr>
                <w:noProof/>
                <w:webHidden/>
              </w:rPr>
              <w:instrText xml:space="preserve"> PAGEREF _Toc187627570 \h </w:instrText>
            </w:r>
            <w:r>
              <w:rPr>
                <w:noProof/>
                <w:webHidden/>
              </w:rPr>
            </w:r>
          </w:ins>
          <w:r>
            <w:rPr>
              <w:noProof/>
              <w:webHidden/>
            </w:rPr>
            <w:fldChar w:fldCharType="separate"/>
          </w:r>
          <w:ins w:id="558" w:author="Asad Shah" w:date="2025-01-13T02:15:00Z">
            <w:r>
              <w:rPr>
                <w:noProof/>
                <w:webHidden/>
              </w:rPr>
              <w:t>70</w:t>
            </w:r>
            <w:r>
              <w:rPr>
                <w:noProof/>
                <w:webHidden/>
              </w:rPr>
              <w:fldChar w:fldCharType="end"/>
            </w:r>
            <w:r w:rsidRPr="00DA31F8">
              <w:rPr>
                <w:rStyle w:val="Hyperlink"/>
                <w:noProof/>
              </w:rPr>
              <w:fldChar w:fldCharType="end"/>
            </w:r>
          </w:ins>
        </w:p>
        <w:p w14:paraId="31BF3439" w14:textId="57BA950C" w:rsidR="00667A57" w:rsidRDefault="00667A57">
          <w:pPr>
            <w:pStyle w:val="TOC3"/>
            <w:tabs>
              <w:tab w:val="right" w:leader="dot" w:pos="9634"/>
            </w:tabs>
            <w:rPr>
              <w:ins w:id="559" w:author="Asad Shah" w:date="2025-01-13T02:15:00Z"/>
              <w:rFonts w:asciiTheme="minorHAnsi" w:eastAsiaTheme="minorEastAsia" w:hAnsiTheme="minorHAnsi"/>
              <w:noProof/>
              <w:color w:val="auto"/>
              <w:sz w:val="22"/>
              <w:lang/>
            </w:rPr>
          </w:pPr>
          <w:ins w:id="560"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"_Toc187627571"</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8.2.9 System Performance</w:t>
            </w:r>
            <w:r>
              <w:rPr>
                <w:noProof/>
                <w:webHidden/>
              </w:rPr>
              <w:tab/>
            </w:r>
            <w:r>
              <w:rPr>
                <w:noProof/>
                <w:webHidden/>
              </w:rPr>
              <w:fldChar w:fldCharType="begin"/>
            </w:r>
            <w:r>
              <w:rPr>
                <w:noProof/>
                <w:webHidden/>
              </w:rPr>
              <w:instrText xml:space="preserve"> PAGEREF _Toc187627571 \h </w:instrText>
            </w:r>
            <w:r>
              <w:rPr>
                <w:noProof/>
                <w:webHidden/>
              </w:rPr>
            </w:r>
          </w:ins>
          <w:r>
            <w:rPr>
              <w:noProof/>
              <w:webHidden/>
            </w:rPr>
            <w:fldChar w:fldCharType="separate"/>
          </w:r>
          <w:ins w:id="561" w:author="Asad Shah" w:date="2025-01-13T02:15:00Z">
            <w:r>
              <w:rPr>
                <w:noProof/>
                <w:webHidden/>
              </w:rPr>
              <w:t>70</w:t>
            </w:r>
            <w:r>
              <w:rPr>
                <w:noProof/>
                <w:webHidden/>
              </w:rPr>
              <w:fldChar w:fldCharType="end"/>
            </w:r>
            <w:r w:rsidRPr="00DA31F8">
              <w:rPr>
                <w:rStyle w:val="Hyperlink"/>
                <w:noProof/>
              </w:rPr>
              <w:fldChar w:fldCharType="end"/>
            </w:r>
          </w:ins>
        </w:p>
        <w:p w14:paraId="0F434C98" w14:textId="3A7DEE32" w:rsidR="00667A57" w:rsidRDefault="00667A57">
          <w:pPr>
            <w:pStyle w:val="TOC3"/>
            <w:tabs>
              <w:tab w:val="right" w:leader="dot" w:pos="9634"/>
            </w:tabs>
            <w:rPr>
              <w:ins w:id="562" w:author="Asad Shah" w:date="2025-01-13T02:15:00Z"/>
              <w:rFonts w:asciiTheme="minorHAnsi" w:eastAsiaTheme="minorEastAsia" w:hAnsiTheme="minorHAnsi"/>
              <w:noProof/>
              <w:color w:val="auto"/>
              <w:sz w:val="22"/>
              <w:lang/>
            </w:rPr>
          </w:pPr>
          <w:ins w:id="563"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"_Toc187627572"</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8.2.10 Security</w:t>
            </w:r>
            <w:r>
              <w:rPr>
                <w:noProof/>
                <w:webHidden/>
              </w:rPr>
              <w:tab/>
            </w:r>
            <w:r>
              <w:rPr>
                <w:noProof/>
                <w:webHidden/>
              </w:rPr>
              <w:fldChar w:fldCharType="begin"/>
            </w:r>
            <w:r>
              <w:rPr>
                <w:noProof/>
                <w:webHidden/>
              </w:rPr>
              <w:instrText xml:space="preserve"> PAGEREF _Toc187627572 \h </w:instrText>
            </w:r>
            <w:r>
              <w:rPr>
                <w:noProof/>
                <w:webHidden/>
              </w:rPr>
            </w:r>
          </w:ins>
          <w:r>
            <w:rPr>
              <w:noProof/>
              <w:webHidden/>
            </w:rPr>
            <w:fldChar w:fldCharType="separate"/>
          </w:r>
          <w:ins w:id="564" w:author="Asad Shah" w:date="2025-01-13T02:15:00Z">
            <w:r>
              <w:rPr>
                <w:noProof/>
                <w:webHidden/>
              </w:rPr>
              <w:t>71</w:t>
            </w:r>
            <w:r>
              <w:rPr>
                <w:noProof/>
                <w:webHidden/>
              </w:rPr>
              <w:fldChar w:fldCharType="end"/>
            </w:r>
            <w:r w:rsidRPr="00DA31F8">
              <w:rPr>
                <w:rStyle w:val="Hyperlink"/>
                <w:noProof/>
              </w:rPr>
              <w:fldChar w:fldCharType="end"/>
            </w:r>
          </w:ins>
        </w:p>
        <w:p w14:paraId="23DE2D8D" w14:textId="166F25A3" w:rsidR="00667A57" w:rsidRDefault="00667A57">
          <w:pPr>
            <w:pStyle w:val="TOC3"/>
            <w:tabs>
              <w:tab w:val="right" w:leader="dot" w:pos="9634"/>
            </w:tabs>
            <w:rPr>
              <w:ins w:id="565" w:author="Asad Shah" w:date="2025-01-13T02:15:00Z"/>
              <w:rFonts w:asciiTheme="minorHAnsi" w:eastAsiaTheme="minorEastAsia" w:hAnsiTheme="minorHAnsi"/>
              <w:noProof/>
              <w:color w:val="auto"/>
              <w:sz w:val="22"/>
              <w:lang/>
            </w:rPr>
          </w:pPr>
          <w:ins w:id="566"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"_Toc187627573"</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8.2.11 Integration</w:t>
            </w:r>
            <w:r>
              <w:rPr>
                <w:noProof/>
                <w:webHidden/>
              </w:rPr>
              <w:tab/>
            </w:r>
            <w:r>
              <w:rPr>
                <w:noProof/>
                <w:webHidden/>
              </w:rPr>
              <w:fldChar w:fldCharType="begin"/>
            </w:r>
            <w:r>
              <w:rPr>
                <w:noProof/>
                <w:webHidden/>
              </w:rPr>
              <w:instrText xml:space="preserve"> PAGEREF _Toc187627573 \h </w:instrText>
            </w:r>
            <w:r>
              <w:rPr>
                <w:noProof/>
                <w:webHidden/>
              </w:rPr>
            </w:r>
          </w:ins>
          <w:r>
            <w:rPr>
              <w:noProof/>
              <w:webHidden/>
            </w:rPr>
            <w:fldChar w:fldCharType="separate"/>
          </w:r>
          <w:ins w:id="567" w:author="Asad Shah" w:date="2025-01-13T02:15:00Z">
            <w:r>
              <w:rPr>
                <w:noProof/>
                <w:webHidden/>
              </w:rPr>
              <w:t>71</w:t>
            </w:r>
            <w:r>
              <w:rPr>
                <w:noProof/>
                <w:webHidden/>
              </w:rPr>
              <w:fldChar w:fldCharType="end"/>
            </w:r>
            <w:r w:rsidRPr="00DA31F8">
              <w:rPr>
                <w:rStyle w:val="Hyperlink"/>
                <w:noProof/>
              </w:rPr>
              <w:fldChar w:fldCharType="end"/>
            </w:r>
          </w:ins>
        </w:p>
        <w:p w14:paraId="1D8634E5" w14:textId="6570A014" w:rsidR="00667A57" w:rsidRDefault="00667A57">
          <w:pPr>
            <w:pStyle w:val="TOC3"/>
            <w:tabs>
              <w:tab w:val="right" w:leader="dot" w:pos="9634"/>
            </w:tabs>
            <w:rPr>
              <w:ins w:id="568" w:author="Asad Shah" w:date="2025-01-13T02:15:00Z"/>
              <w:rFonts w:asciiTheme="minorHAnsi" w:eastAsiaTheme="minorEastAsia" w:hAnsiTheme="minorHAnsi"/>
              <w:noProof/>
              <w:color w:val="auto"/>
              <w:sz w:val="22"/>
              <w:lang/>
            </w:rPr>
          </w:pPr>
          <w:ins w:id="569"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"_Toc187627574"</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8.2.12 User Feedback and Testing</w:t>
            </w:r>
            <w:r>
              <w:rPr>
                <w:noProof/>
                <w:webHidden/>
              </w:rPr>
              <w:tab/>
            </w:r>
            <w:r>
              <w:rPr>
                <w:noProof/>
                <w:webHidden/>
              </w:rPr>
              <w:fldChar w:fldCharType="begin"/>
            </w:r>
            <w:r>
              <w:rPr>
                <w:noProof/>
                <w:webHidden/>
              </w:rPr>
              <w:instrText xml:space="preserve"> PAGEREF _Toc187627574 \h </w:instrText>
            </w:r>
            <w:r>
              <w:rPr>
                <w:noProof/>
                <w:webHidden/>
              </w:rPr>
            </w:r>
          </w:ins>
          <w:r>
            <w:rPr>
              <w:noProof/>
              <w:webHidden/>
            </w:rPr>
            <w:fldChar w:fldCharType="separate"/>
          </w:r>
          <w:ins w:id="570" w:author="Asad Shah" w:date="2025-01-13T02:15:00Z">
            <w:r>
              <w:rPr>
                <w:noProof/>
                <w:webHidden/>
              </w:rPr>
              <w:t>71</w:t>
            </w:r>
            <w:r>
              <w:rPr>
                <w:noProof/>
                <w:webHidden/>
              </w:rPr>
              <w:fldChar w:fldCharType="end"/>
            </w:r>
            <w:r w:rsidRPr="00DA31F8">
              <w:rPr>
                <w:rStyle w:val="Hyperlink"/>
                <w:noProof/>
              </w:rPr>
              <w:fldChar w:fldCharType="end"/>
            </w:r>
          </w:ins>
        </w:p>
        <w:p w14:paraId="40A7F149" w14:textId="2AF9D552" w:rsidR="00667A57" w:rsidRDefault="00667A57">
          <w:pPr>
            <w:pStyle w:val="TOC3"/>
            <w:tabs>
              <w:tab w:val="right" w:leader="dot" w:pos="9634"/>
            </w:tabs>
            <w:rPr>
              <w:ins w:id="571" w:author="Asad Shah" w:date="2025-01-13T02:15:00Z"/>
              <w:rFonts w:asciiTheme="minorHAnsi" w:eastAsiaTheme="minorEastAsia" w:hAnsiTheme="minorHAnsi"/>
              <w:noProof/>
              <w:color w:val="auto"/>
              <w:sz w:val="22"/>
              <w:lang/>
            </w:rPr>
          </w:pPr>
          <w:ins w:id="572"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"_Toc187627575"</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8.2.13 Deployment</w:t>
            </w:r>
            <w:r>
              <w:rPr>
                <w:noProof/>
                <w:webHidden/>
              </w:rPr>
              <w:tab/>
            </w:r>
            <w:r>
              <w:rPr>
                <w:noProof/>
                <w:webHidden/>
              </w:rPr>
              <w:fldChar w:fldCharType="begin"/>
            </w:r>
            <w:r>
              <w:rPr>
                <w:noProof/>
                <w:webHidden/>
              </w:rPr>
              <w:instrText xml:space="preserve"> PAGEREF _Toc187627575 \h </w:instrText>
            </w:r>
            <w:r>
              <w:rPr>
                <w:noProof/>
                <w:webHidden/>
              </w:rPr>
            </w:r>
          </w:ins>
          <w:r>
            <w:rPr>
              <w:noProof/>
              <w:webHidden/>
            </w:rPr>
            <w:fldChar w:fldCharType="separate"/>
          </w:r>
          <w:ins w:id="573" w:author="Asad Shah" w:date="2025-01-13T02:15:00Z">
            <w:r>
              <w:rPr>
                <w:noProof/>
                <w:webHidden/>
              </w:rPr>
              <w:t>72</w:t>
            </w:r>
            <w:r>
              <w:rPr>
                <w:noProof/>
                <w:webHidden/>
              </w:rPr>
              <w:fldChar w:fldCharType="end"/>
            </w:r>
            <w:r w:rsidRPr="00DA31F8">
              <w:rPr>
                <w:rStyle w:val="Hyperlink"/>
                <w:noProof/>
              </w:rPr>
              <w:fldChar w:fldCharType="end"/>
            </w:r>
          </w:ins>
        </w:p>
        <w:p w14:paraId="05E04AED" w14:textId="2DF0AD6A" w:rsidR="00667A57" w:rsidRDefault="00667A57">
          <w:pPr>
            <w:pStyle w:val="TOC3"/>
            <w:tabs>
              <w:tab w:val="right" w:leader="dot" w:pos="9634"/>
            </w:tabs>
            <w:rPr>
              <w:ins w:id="574" w:author="Asad Shah" w:date="2025-01-13T02:15:00Z"/>
              <w:rFonts w:asciiTheme="minorHAnsi" w:eastAsiaTheme="minorEastAsia" w:hAnsiTheme="minorHAnsi"/>
              <w:noProof/>
              <w:color w:val="auto"/>
              <w:sz w:val="22"/>
              <w:lang/>
            </w:rPr>
          </w:pPr>
          <w:ins w:id="575"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"_Toc187627576"</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8.2.14 Post-Launch Monitoring</w:t>
            </w:r>
            <w:r>
              <w:rPr>
                <w:noProof/>
                <w:webHidden/>
              </w:rPr>
              <w:tab/>
            </w:r>
            <w:r>
              <w:rPr>
                <w:noProof/>
                <w:webHidden/>
              </w:rPr>
              <w:fldChar w:fldCharType="begin"/>
            </w:r>
            <w:r>
              <w:rPr>
                <w:noProof/>
                <w:webHidden/>
              </w:rPr>
              <w:instrText xml:space="preserve"> PAGEREF _Toc187627576 \h </w:instrText>
            </w:r>
            <w:r>
              <w:rPr>
                <w:noProof/>
                <w:webHidden/>
              </w:rPr>
            </w:r>
          </w:ins>
          <w:r>
            <w:rPr>
              <w:noProof/>
              <w:webHidden/>
            </w:rPr>
            <w:fldChar w:fldCharType="separate"/>
          </w:r>
          <w:ins w:id="576" w:author="Asad Shah" w:date="2025-01-13T02:15:00Z">
            <w:r>
              <w:rPr>
                <w:noProof/>
                <w:webHidden/>
              </w:rPr>
              <w:t>72</w:t>
            </w:r>
            <w:r>
              <w:rPr>
                <w:noProof/>
                <w:webHidden/>
              </w:rPr>
              <w:fldChar w:fldCharType="end"/>
            </w:r>
            <w:r w:rsidRPr="00DA31F8">
              <w:rPr>
                <w:rStyle w:val="Hyperlink"/>
                <w:noProof/>
              </w:rPr>
              <w:fldChar w:fldCharType="end"/>
            </w:r>
          </w:ins>
        </w:p>
        <w:p w14:paraId="08A70B91" w14:textId="19C9CE8A" w:rsidR="00667A57" w:rsidRDefault="00667A57">
          <w:pPr>
            <w:pStyle w:val="TOC2"/>
            <w:tabs>
              <w:tab w:val="right" w:leader="dot" w:pos="9634"/>
            </w:tabs>
            <w:rPr>
              <w:ins w:id="577" w:author="Asad Shah" w:date="2025-01-13T02:15:00Z"/>
              <w:rFonts w:asciiTheme="minorHAnsi" w:eastAsiaTheme="minorEastAsia" w:hAnsiTheme="minorHAnsi"/>
              <w:noProof/>
              <w:color w:val="auto"/>
              <w:sz w:val="22"/>
              <w:lang/>
            </w:rPr>
          </w:pPr>
          <w:ins w:id="578"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"_Toc187627577"</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8.3 Quality Assurance Plan</w:t>
            </w:r>
            <w:r>
              <w:rPr>
                <w:noProof/>
                <w:webHidden/>
              </w:rPr>
              <w:tab/>
            </w:r>
            <w:r>
              <w:rPr>
                <w:noProof/>
                <w:webHidden/>
              </w:rPr>
              <w:fldChar w:fldCharType="begin"/>
            </w:r>
            <w:r>
              <w:rPr>
                <w:noProof/>
                <w:webHidden/>
              </w:rPr>
              <w:instrText xml:space="preserve"> PAGEREF _Toc187627577 \h </w:instrText>
            </w:r>
            <w:r>
              <w:rPr>
                <w:noProof/>
                <w:webHidden/>
              </w:rPr>
            </w:r>
          </w:ins>
          <w:r>
            <w:rPr>
              <w:noProof/>
              <w:webHidden/>
            </w:rPr>
            <w:fldChar w:fldCharType="separate"/>
          </w:r>
          <w:ins w:id="579" w:author="Asad Shah" w:date="2025-01-13T02:15:00Z">
            <w:r>
              <w:rPr>
                <w:noProof/>
                <w:webHidden/>
              </w:rPr>
              <w:t>72</w:t>
            </w:r>
            <w:r>
              <w:rPr>
                <w:noProof/>
                <w:webHidden/>
              </w:rPr>
              <w:fldChar w:fldCharType="end"/>
            </w:r>
            <w:r w:rsidRPr="00DA31F8">
              <w:rPr>
                <w:rStyle w:val="Hyperlink"/>
                <w:noProof/>
              </w:rPr>
              <w:fldChar w:fldCharType="end"/>
            </w:r>
          </w:ins>
        </w:p>
        <w:p w14:paraId="0B736643" w14:textId="265E489B" w:rsidR="00667A57" w:rsidRDefault="00667A57">
          <w:pPr>
            <w:pStyle w:val="TOC3"/>
            <w:tabs>
              <w:tab w:val="right" w:leader="dot" w:pos="9634"/>
            </w:tabs>
            <w:rPr>
              <w:ins w:id="580" w:author="Asad Shah" w:date="2025-01-13T02:15:00Z"/>
              <w:rFonts w:asciiTheme="minorHAnsi" w:eastAsiaTheme="minorEastAsia" w:hAnsiTheme="minorHAnsi"/>
              <w:noProof/>
              <w:color w:val="auto"/>
              <w:sz w:val="22"/>
              <w:lang/>
            </w:rPr>
          </w:pPr>
          <w:ins w:id="581"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"_Toc187627578"</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8.3.1 Introduction</w:t>
            </w:r>
            <w:r>
              <w:rPr>
                <w:noProof/>
                <w:webHidden/>
              </w:rPr>
              <w:tab/>
            </w:r>
            <w:r>
              <w:rPr>
                <w:noProof/>
                <w:webHidden/>
              </w:rPr>
              <w:fldChar w:fldCharType="begin"/>
            </w:r>
            <w:r>
              <w:rPr>
                <w:noProof/>
                <w:webHidden/>
              </w:rPr>
              <w:instrText xml:space="preserve"> PAGEREF _Toc187627578 \h </w:instrText>
            </w:r>
            <w:r>
              <w:rPr>
                <w:noProof/>
                <w:webHidden/>
              </w:rPr>
            </w:r>
          </w:ins>
          <w:r>
            <w:rPr>
              <w:noProof/>
              <w:webHidden/>
            </w:rPr>
            <w:fldChar w:fldCharType="separate"/>
          </w:r>
          <w:ins w:id="582" w:author="Asad Shah" w:date="2025-01-13T02:15:00Z">
            <w:r>
              <w:rPr>
                <w:noProof/>
                <w:webHidden/>
              </w:rPr>
              <w:t>72</w:t>
            </w:r>
            <w:r>
              <w:rPr>
                <w:noProof/>
                <w:webHidden/>
              </w:rPr>
              <w:fldChar w:fldCharType="end"/>
            </w:r>
            <w:r w:rsidRPr="00DA31F8">
              <w:rPr>
                <w:rStyle w:val="Hyperlink"/>
                <w:noProof/>
              </w:rPr>
              <w:fldChar w:fldCharType="end"/>
            </w:r>
          </w:ins>
        </w:p>
        <w:p w14:paraId="6526CEBC" w14:textId="40BB50DA" w:rsidR="00667A57" w:rsidRDefault="00667A57">
          <w:pPr>
            <w:pStyle w:val="TOC3"/>
            <w:tabs>
              <w:tab w:val="right" w:leader="dot" w:pos="9634"/>
            </w:tabs>
            <w:rPr>
              <w:ins w:id="583" w:author="Asad Shah" w:date="2025-01-13T02:15:00Z"/>
              <w:rFonts w:asciiTheme="minorHAnsi" w:eastAsiaTheme="minorEastAsia" w:hAnsiTheme="minorHAnsi"/>
              <w:noProof/>
              <w:color w:val="auto"/>
              <w:sz w:val="22"/>
              <w:lang/>
            </w:rPr>
          </w:pPr>
          <w:ins w:id="584"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"_Toc187627579"</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rFonts w:asciiTheme="majorBidi" w:hAnsiTheme="majorBidi"/>
                <w:noProof/>
              </w:rPr>
              <w:t>8.3.2 Quality Objectives</w:t>
            </w:r>
            <w:r>
              <w:rPr>
                <w:noProof/>
                <w:webHidden/>
              </w:rPr>
              <w:tab/>
            </w:r>
            <w:r>
              <w:rPr>
                <w:noProof/>
                <w:webHidden/>
              </w:rPr>
              <w:fldChar w:fldCharType="begin"/>
            </w:r>
            <w:r>
              <w:rPr>
                <w:noProof/>
                <w:webHidden/>
              </w:rPr>
              <w:instrText xml:space="preserve"> PAGEREF _Toc187627579 \h </w:instrText>
            </w:r>
            <w:r>
              <w:rPr>
                <w:noProof/>
                <w:webHidden/>
              </w:rPr>
            </w:r>
          </w:ins>
          <w:r>
            <w:rPr>
              <w:noProof/>
              <w:webHidden/>
            </w:rPr>
            <w:fldChar w:fldCharType="separate"/>
          </w:r>
          <w:ins w:id="585" w:author="Asad Shah" w:date="2025-01-13T02:15:00Z">
            <w:r>
              <w:rPr>
                <w:noProof/>
                <w:webHidden/>
              </w:rPr>
              <w:t>73</w:t>
            </w:r>
            <w:r>
              <w:rPr>
                <w:noProof/>
                <w:webHidden/>
              </w:rPr>
              <w:fldChar w:fldCharType="end"/>
            </w:r>
            <w:r w:rsidRPr="00DA31F8">
              <w:rPr>
                <w:rStyle w:val="Hyperlink"/>
                <w:noProof/>
              </w:rPr>
              <w:fldChar w:fldCharType="end"/>
            </w:r>
          </w:ins>
        </w:p>
        <w:p w14:paraId="1CD5FD8E" w14:textId="23D9FF75" w:rsidR="00667A57" w:rsidRDefault="00667A57">
          <w:pPr>
            <w:pStyle w:val="TOC3"/>
            <w:tabs>
              <w:tab w:val="right" w:leader="dot" w:pos="9634"/>
            </w:tabs>
            <w:rPr>
              <w:ins w:id="586" w:author="Asad Shah" w:date="2025-01-13T02:15:00Z"/>
              <w:rFonts w:asciiTheme="minorHAnsi" w:eastAsiaTheme="minorEastAsia" w:hAnsiTheme="minorHAnsi"/>
              <w:noProof/>
              <w:color w:val="auto"/>
              <w:sz w:val="22"/>
              <w:lang/>
            </w:rPr>
          </w:pPr>
          <w:ins w:id="587"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"_Toc187627580"</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rFonts w:asciiTheme="majorBidi" w:hAnsiTheme="majorBidi"/>
                <w:noProof/>
              </w:rPr>
              <w:t>8.3.3 Scope of QA</w:t>
            </w:r>
            <w:r>
              <w:rPr>
                <w:noProof/>
                <w:webHidden/>
              </w:rPr>
              <w:tab/>
            </w:r>
            <w:r>
              <w:rPr>
                <w:noProof/>
                <w:webHidden/>
              </w:rPr>
              <w:fldChar w:fldCharType="begin"/>
            </w:r>
            <w:r>
              <w:rPr>
                <w:noProof/>
                <w:webHidden/>
              </w:rPr>
              <w:instrText xml:space="preserve"> PAGEREF _Toc187627580 \h </w:instrText>
            </w:r>
            <w:r>
              <w:rPr>
                <w:noProof/>
                <w:webHidden/>
              </w:rPr>
            </w:r>
          </w:ins>
          <w:r>
            <w:rPr>
              <w:noProof/>
              <w:webHidden/>
            </w:rPr>
            <w:fldChar w:fldCharType="separate"/>
          </w:r>
          <w:ins w:id="588" w:author="Asad Shah" w:date="2025-01-13T02:15:00Z">
            <w:r>
              <w:rPr>
                <w:noProof/>
                <w:webHidden/>
              </w:rPr>
              <w:t>73</w:t>
            </w:r>
            <w:r>
              <w:rPr>
                <w:noProof/>
                <w:webHidden/>
              </w:rPr>
              <w:fldChar w:fldCharType="end"/>
            </w:r>
            <w:r w:rsidRPr="00DA31F8">
              <w:rPr>
                <w:rStyle w:val="Hyperlink"/>
                <w:noProof/>
              </w:rPr>
              <w:fldChar w:fldCharType="end"/>
            </w:r>
          </w:ins>
        </w:p>
        <w:p w14:paraId="586D02B5" w14:textId="0FB41205" w:rsidR="00667A57" w:rsidRDefault="00667A57">
          <w:pPr>
            <w:pStyle w:val="TOC3"/>
            <w:tabs>
              <w:tab w:val="right" w:leader="dot" w:pos="9634"/>
            </w:tabs>
            <w:rPr>
              <w:ins w:id="589" w:author="Asad Shah" w:date="2025-01-13T02:15:00Z"/>
              <w:rFonts w:asciiTheme="minorHAnsi" w:eastAsiaTheme="minorEastAsia" w:hAnsiTheme="minorHAnsi"/>
              <w:noProof/>
              <w:color w:val="auto"/>
              <w:sz w:val="22"/>
              <w:lang/>
            </w:rPr>
          </w:pPr>
          <w:ins w:id="590"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"_Toc187627581"</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rFonts w:asciiTheme="majorBidi" w:hAnsiTheme="majorBidi"/>
                <w:noProof/>
              </w:rPr>
              <w:t>8.3.4 Roles and Responsibilities</w:t>
            </w:r>
            <w:r>
              <w:rPr>
                <w:noProof/>
                <w:webHidden/>
              </w:rPr>
              <w:tab/>
            </w:r>
            <w:r>
              <w:rPr>
                <w:noProof/>
                <w:webHidden/>
              </w:rPr>
              <w:fldChar w:fldCharType="begin"/>
            </w:r>
            <w:r>
              <w:rPr>
                <w:noProof/>
                <w:webHidden/>
              </w:rPr>
              <w:instrText xml:space="preserve"> PAGEREF _Toc187627581 \h </w:instrText>
            </w:r>
            <w:r>
              <w:rPr>
                <w:noProof/>
                <w:webHidden/>
              </w:rPr>
            </w:r>
          </w:ins>
          <w:r>
            <w:rPr>
              <w:noProof/>
              <w:webHidden/>
            </w:rPr>
            <w:fldChar w:fldCharType="separate"/>
          </w:r>
          <w:ins w:id="591" w:author="Asad Shah" w:date="2025-01-13T02:15:00Z">
            <w:r>
              <w:rPr>
                <w:noProof/>
                <w:webHidden/>
              </w:rPr>
              <w:t>73</w:t>
            </w:r>
            <w:r>
              <w:rPr>
                <w:noProof/>
                <w:webHidden/>
              </w:rPr>
              <w:fldChar w:fldCharType="end"/>
            </w:r>
            <w:r w:rsidRPr="00DA31F8">
              <w:rPr>
                <w:rStyle w:val="Hyperlink"/>
                <w:noProof/>
              </w:rPr>
              <w:fldChar w:fldCharType="end"/>
            </w:r>
          </w:ins>
        </w:p>
        <w:p w14:paraId="690DB696" w14:textId="326DA329" w:rsidR="00667A57" w:rsidRDefault="00667A57">
          <w:pPr>
            <w:pStyle w:val="TOC3"/>
            <w:tabs>
              <w:tab w:val="right" w:leader="dot" w:pos="9634"/>
            </w:tabs>
            <w:rPr>
              <w:ins w:id="592" w:author="Asad Shah" w:date="2025-01-13T02:15:00Z"/>
              <w:rFonts w:asciiTheme="minorHAnsi" w:eastAsiaTheme="minorEastAsia" w:hAnsiTheme="minorHAnsi"/>
              <w:noProof/>
              <w:color w:val="auto"/>
              <w:sz w:val="22"/>
              <w:lang/>
            </w:rPr>
          </w:pPr>
          <w:ins w:id="593"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"_Toc187627582"</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rFonts w:asciiTheme="majorBidi" w:hAnsiTheme="majorBidi"/>
                <w:noProof/>
              </w:rPr>
              <w:t>8.3.5 Quality Assurance Processes</w:t>
            </w:r>
            <w:r>
              <w:rPr>
                <w:noProof/>
                <w:webHidden/>
              </w:rPr>
              <w:tab/>
            </w:r>
            <w:r>
              <w:rPr>
                <w:noProof/>
                <w:webHidden/>
              </w:rPr>
              <w:fldChar w:fldCharType="begin"/>
            </w:r>
            <w:r>
              <w:rPr>
                <w:noProof/>
                <w:webHidden/>
              </w:rPr>
              <w:instrText xml:space="preserve"> PAGEREF _Toc187627582 \h </w:instrText>
            </w:r>
            <w:r>
              <w:rPr>
                <w:noProof/>
                <w:webHidden/>
              </w:rPr>
            </w:r>
          </w:ins>
          <w:r>
            <w:rPr>
              <w:noProof/>
              <w:webHidden/>
            </w:rPr>
            <w:fldChar w:fldCharType="separate"/>
          </w:r>
          <w:ins w:id="594" w:author="Asad Shah" w:date="2025-01-13T02:15:00Z">
            <w:r>
              <w:rPr>
                <w:noProof/>
                <w:webHidden/>
              </w:rPr>
              <w:t>73</w:t>
            </w:r>
            <w:r>
              <w:rPr>
                <w:noProof/>
                <w:webHidden/>
              </w:rPr>
              <w:fldChar w:fldCharType="end"/>
            </w:r>
            <w:r w:rsidRPr="00DA31F8">
              <w:rPr>
                <w:rStyle w:val="Hyperlink"/>
                <w:noProof/>
              </w:rPr>
              <w:fldChar w:fldCharType="end"/>
            </w:r>
          </w:ins>
        </w:p>
        <w:p w14:paraId="4E229AB8" w14:textId="49E66A3F" w:rsidR="00667A57" w:rsidRDefault="00667A57">
          <w:pPr>
            <w:pStyle w:val="TOC3"/>
            <w:tabs>
              <w:tab w:val="right" w:leader="dot" w:pos="9634"/>
            </w:tabs>
            <w:rPr>
              <w:ins w:id="595" w:author="Asad Shah" w:date="2025-01-13T02:15:00Z"/>
              <w:rFonts w:asciiTheme="minorHAnsi" w:eastAsiaTheme="minorEastAsia" w:hAnsiTheme="minorHAnsi"/>
              <w:noProof/>
              <w:color w:val="auto"/>
              <w:sz w:val="22"/>
              <w:lang/>
            </w:rPr>
          </w:pPr>
          <w:ins w:id="596"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"_Toc187627583"</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rFonts w:asciiTheme="majorBidi" w:hAnsiTheme="majorBidi"/>
                <w:noProof/>
              </w:rPr>
              <w:t>8.3.</w:t>
            </w:r>
            <w:r w:rsidRPr="00DA31F8">
              <w:rPr>
                <w:rStyle w:val="Hyperlink"/>
                <w:rFonts w:asciiTheme="majorBidi" w:hAnsiTheme="majorBidi"/>
                <w:i/>
                <w:iCs/>
                <w:noProof/>
              </w:rPr>
              <w:t>6</w:t>
            </w:r>
            <w:r w:rsidRPr="00DA31F8">
              <w:rPr>
                <w:rStyle w:val="Hyperlink"/>
                <w:rFonts w:asciiTheme="majorBidi" w:hAnsiTheme="majorBidi"/>
                <w:noProof/>
              </w:rPr>
              <w:t xml:space="preserve"> Testing Strategy</w:t>
            </w:r>
            <w:r>
              <w:rPr>
                <w:noProof/>
                <w:webHidden/>
              </w:rPr>
              <w:tab/>
            </w:r>
            <w:r>
              <w:rPr>
                <w:noProof/>
                <w:webHidden/>
              </w:rPr>
              <w:fldChar w:fldCharType="begin"/>
            </w:r>
            <w:r>
              <w:rPr>
                <w:noProof/>
                <w:webHidden/>
              </w:rPr>
              <w:instrText xml:space="preserve"> PAGEREF _Toc187627583 \h </w:instrText>
            </w:r>
            <w:r>
              <w:rPr>
                <w:noProof/>
                <w:webHidden/>
              </w:rPr>
            </w:r>
          </w:ins>
          <w:r>
            <w:rPr>
              <w:noProof/>
              <w:webHidden/>
            </w:rPr>
            <w:fldChar w:fldCharType="separate"/>
          </w:r>
          <w:ins w:id="597" w:author="Asad Shah" w:date="2025-01-13T02:15:00Z">
            <w:r>
              <w:rPr>
                <w:noProof/>
                <w:webHidden/>
              </w:rPr>
              <w:t>74</w:t>
            </w:r>
            <w:r>
              <w:rPr>
                <w:noProof/>
                <w:webHidden/>
              </w:rPr>
              <w:fldChar w:fldCharType="end"/>
            </w:r>
            <w:r w:rsidRPr="00DA31F8">
              <w:rPr>
                <w:rStyle w:val="Hyperlink"/>
                <w:noProof/>
              </w:rPr>
              <w:fldChar w:fldCharType="end"/>
            </w:r>
          </w:ins>
        </w:p>
        <w:p w14:paraId="209652D9" w14:textId="620E6E01" w:rsidR="00667A57" w:rsidRDefault="00667A57">
          <w:pPr>
            <w:pStyle w:val="TOC3"/>
            <w:tabs>
              <w:tab w:val="right" w:leader="dot" w:pos="9634"/>
            </w:tabs>
            <w:rPr>
              <w:ins w:id="598" w:author="Asad Shah" w:date="2025-01-13T02:15:00Z"/>
              <w:rFonts w:asciiTheme="minorHAnsi" w:eastAsiaTheme="minorEastAsia" w:hAnsiTheme="minorHAnsi"/>
              <w:noProof/>
              <w:color w:val="auto"/>
              <w:sz w:val="22"/>
              <w:lang/>
            </w:rPr>
          </w:pPr>
          <w:ins w:id="599"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"_Toc187627584"</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rFonts w:asciiTheme="majorBidi" w:hAnsiTheme="majorBidi"/>
                <w:noProof/>
              </w:rPr>
              <w:t>8.3.8 Defect Management</w:t>
            </w:r>
            <w:r>
              <w:rPr>
                <w:noProof/>
                <w:webHidden/>
              </w:rPr>
              <w:tab/>
            </w:r>
            <w:r>
              <w:rPr>
                <w:noProof/>
                <w:webHidden/>
              </w:rPr>
              <w:fldChar w:fldCharType="begin"/>
            </w:r>
            <w:r>
              <w:rPr>
                <w:noProof/>
                <w:webHidden/>
              </w:rPr>
              <w:instrText xml:space="preserve"> PAGEREF _Toc187627584 \h </w:instrText>
            </w:r>
            <w:r>
              <w:rPr>
                <w:noProof/>
                <w:webHidden/>
              </w:rPr>
            </w:r>
          </w:ins>
          <w:r>
            <w:rPr>
              <w:noProof/>
              <w:webHidden/>
            </w:rPr>
            <w:fldChar w:fldCharType="separate"/>
          </w:r>
          <w:ins w:id="600" w:author="Asad Shah" w:date="2025-01-13T02:15:00Z">
            <w:r>
              <w:rPr>
                <w:noProof/>
                <w:webHidden/>
              </w:rPr>
              <w:t>76</w:t>
            </w:r>
            <w:r>
              <w:rPr>
                <w:noProof/>
                <w:webHidden/>
              </w:rPr>
              <w:fldChar w:fldCharType="end"/>
            </w:r>
            <w:r w:rsidRPr="00DA31F8">
              <w:rPr>
                <w:rStyle w:val="Hyperlink"/>
                <w:noProof/>
              </w:rPr>
              <w:fldChar w:fldCharType="end"/>
            </w:r>
          </w:ins>
        </w:p>
        <w:p w14:paraId="41F505AE" w14:textId="0D1D54D1" w:rsidR="00667A57" w:rsidRDefault="00667A57">
          <w:pPr>
            <w:pStyle w:val="TOC3"/>
            <w:tabs>
              <w:tab w:val="right" w:leader="dot" w:pos="9634"/>
            </w:tabs>
            <w:rPr>
              <w:ins w:id="601" w:author="Asad Shah" w:date="2025-01-13T02:15:00Z"/>
              <w:rFonts w:asciiTheme="minorHAnsi" w:eastAsiaTheme="minorEastAsia" w:hAnsiTheme="minorHAnsi"/>
              <w:noProof/>
              <w:color w:val="auto"/>
              <w:sz w:val="22"/>
              <w:lang/>
            </w:rPr>
          </w:pPr>
          <w:ins w:id="602"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"_Toc187627585"</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rFonts w:asciiTheme="majorBidi" w:hAnsiTheme="majorBidi"/>
                <w:noProof/>
              </w:rPr>
              <w:t>8.3.9 Metrics and Reporting</w:t>
            </w:r>
            <w:r>
              <w:rPr>
                <w:noProof/>
                <w:webHidden/>
              </w:rPr>
              <w:tab/>
            </w:r>
            <w:r>
              <w:rPr>
                <w:noProof/>
                <w:webHidden/>
              </w:rPr>
              <w:fldChar w:fldCharType="begin"/>
            </w:r>
            <w:r>
              <w:rPr>
                <w:noProof/>
                <w:webHidden/>
              </w:rPr>
              <w:instrText xml:space="preserve"> PAGEREF _Toc187627585 \h </w:instrText>
            </w:r>
            <w:r>
              <w:rPr>
                <w:noProof/>
                <w:webHidden/>
              </w:rPr>
            </w:r>
          </w:ins>
          <w:r>
            <w:rPr>
              <w:noProof/>
              <w:webHidden/>
            </w:rPr>
            <w:fldChar w:fldCharType="separate"/>
          </w:r>
          <w:ins w:id="603" w:author="Asad Shah" w:date="2025-01-13T02:15:00Z">
            <w:r>
              <w:rPr>
                <w:noProof/>
                <w:webHidden/>
              </w:rPr>
              <w:t>76</w:t>
            </w:r>
            <w:r>
              <w:rPr>
                <w:noProof/>
                <w:webHidden/>
              </w:rPr>
              <w:fldChar w:fldCharType="end"/>
            </w:r>
            <w:r w:rsidRPr="00DA31F8">
              <w:rPr>
                <w:rStyle w:val="Hyperlink"/>
                <w:noProof/>
              </w:rPr>
              <w:fldChar w:fldCharType="end"/>
            </w:r>
          </w:ins>
        </w:p>
        <w:p w14:paraId="6FE7BC8C" w14:textId="6E2B4A43" w:rsidR="00667A57" w:rsidRDefault="00667A57">
          <w:pPr>
            <w:pStyle w:val="TOC3"/>
            <w:tabs>
              <w:tab w:val="right" w:leader="dot" w:pos="9634"/>
            </w:tabs>
            <w:rPr>
              <w:ins w:id="604" w:author="Asad Shah" w:date="2025-01-13T02:15:00Z"/>
              <w:rFonts w:asciiTheme="minorHAnsi" w:eastAsiaTheme="minorEastAsia" w:hAnsiTheme="minorHAnsi"/>
              <w:noProof/>
              <w:color w:val="auto"/>
              <w:sz w:val="22"/>
              <w:lang/>
            </w:rPr>
          </w:pPr>
          <w:ins w:id="605"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"_Toc187627586"</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rFonts w:asciiTheme="majorBidi" w:hAnsiTheme="majorBidi"/>
                <w:noProof/>
              </w:rPr>
              <w:t>8.3.10 Tools and Resources</w:t>
            </w:r>
            <w:r>
              <w:rPr>
                <w:noProof/>
                <w:webHidden/>
              </w:rPr>
              <w:tab/>
            </w:r>
            <w:r>
              <w:rPr>
                <w:noProof/>
                <w:webHidden/>
              </w:rPr>
              <w:fldChar w:fldCharType="begin"/>
            </w:r>
            <w:r>
              <w:rPr>
                <w:noProof/>
                <w:webHidden/>
              </w:rPr>
              <w:instrText xml:space="preserve"> PAGEREF _Toc187627586 \h </w:instrText>
            </w:r>
            <w:r>
              <w:rPr>
                <w:noProof/>
                <w:webHidden/>
              </w:rPr>
            </w:r>
          </w:ins>
          <w:r>
            <w:rPr>
              <w:noProof/>
              <w:webHidden/>
            </w:rPr>
            <w:fldChar w:fldCharType="separate"/>
          </w:r>
          <w:ins w:id="606" w:author="Asad Shah" w:date="2025-01-13T02:15:00Z">
            <w:r>
              <w:rPr>
                <w:noProof/>
                <w:webHidden/>
              </w:rPr>
              <w:t>76</w:t>
            </w:r>
            <w:r>
              <w:rPr>
                <w:noProof/>
                <w:webHidden/>
              </w:rPr>
              <w:fldChar w:fldCharType="end"/>
            </w:r>
            <w:r w:rsidRPr="00DA31F8">
              <w:rPr>
                <w:rStyle w:val="Hyperlink"/>
                <w:noProof/>
              </w:rPr>
              <w:fldChar w:fldCharType="end"/>
            </w:r>
          </w:ins>
        </w:p>
        <w:p w14:paraId="28394CFC" w14:textId="7B4A6646" w:rsidR="00667A57" w:rsidRDefault="00667A57">
          <w:pPr>
            <w:pStyle w:val="TOC3"/>
            <w:tabs>
              <w:tab w:val="right" w:leader="dot" w:pos="9634"/>
            </w:tabs>
            <w:rPr>
              <w:ins w:id="607" w:author="Asad Shah" w:date="2025-01-13T02:15:00Z"/>
              <w:rFonts w:asciiTheme="minorHAnsi" w:eastAsiaTheme="minorEastAsia" w:hAnsiTheme="minorHAnsi"/>
              <w:noProof/>
              <w:color w:val="auto"/>
              <w:sz w:val="22"/>
              <w:lang/>
            </w:rPr>
          </w:pPr>
          <w:ins w:id="608"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"_Toc187627587"</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rFonts w:asciiTheme="majorBidi" w:hAnsiTheme="majorBidi"/>
                <w:noProof/>
              </w:rPr>
              <w:t>8.3.11 Risk Management</w:t>
            </w:r>
            <w:r>
              <w:rPr>
                <w:noProof/>
                <w:webHidden/>
              </w:rPr>
              <w:tab/>
            </w:r>
            <w:r>
              <w:rPr>
                <w:noProof/>
                <w:webHidden/>
              </w:rPr>
              <w:fldChar w:fldCharType="begin"/>
            </w:r>
            <w:r>
              <w:rPr>
                <w:noProof/>
                <w:webHidden/>
              </w:rPr>
              <w:instrText xml:space="preserve"> PAGEREF _Toc187627587 \h </w:instrText>
            </w:r>
            <w:r>
              <w:rPr>
                <w:noProof/>
                <w:webHidden/>
              </w:rPr>
            </w:r>
          </w:ins>
          <w:r>
            <w:rPr>
              <w:noProof/>
              <w:webHidden/>
            </w:rPr>
            <w:fldChar w:fldCharType="separate"/>
          </w:r>
          <w:ins w:id="609" w:author="Asad Shah" w:date="2025-01-13T02:15:00Z">
            <w:r>
              <w:rPr>
                <w:noProof/>
                <w:webHidden/>
              </w:rPr>
              <w:t>76</w:t>
            </w:r>
            <w:r>
              <w:rPr>
                <w:noProof/>
                <w:webHidden/>
              </w:rPr>
              <w:fldChar w:fldCharType="end"/>
            </w:r>
            <w:r w:rsidRPr="00DA31F8">
              <w:rPr>
                <w:rStyle w:val="Hyperlink"/>
                <w:noProof/>
              </w:rPr>
              <w:fldChar w:fldCharType="end"/>
            </w:r>
          </w:ins>
        </w:p>
        <w:p w14:paraId="394B186B" w14:textId="300E6A28" w:rsidR="00667A57" w:rsidRDefault="00667A57">
          <w:pPr>
            <w:pStyle w:val="TOC3"/>
            <w:tabs>
              <w:tab w:val="right" w:leader="dot" w:pos="9634"/>
            </w:tabs>
            <w:rPr>
              <w:ins w:id="610" w:author="Asad Shah" w:date="2025-01-13T02:15:00Z"/>
              <w:rFonts w:asciiTheme="minorHAnsi" w:eastAsiaTheme="minorEastAsia" w:hAnsiTheme="minorHAnsi"/>
              <w:noProof/>
              <w:color w:val="auto"/>
              <w:sz w:val="22"/>
              <w:lang/>
            </w:rPr>
          </w:pPr>
          <w:ins w:id="611"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"_Toc187627588"</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rFonts w:asciiTheme="majorBidi" w:hAnsiTheme="majorBidi"/>
                <w:noProof/>
              </w:rPr>
              <w:t>8.3.12 Continuous Improvement</w:t>
            </w:r>
            <w:r>
              <w:rPr>
                <w:noProof/>
                <w:webHidden/>
              </w:rPr>
              <w:tab/>
            </w:r>
            <w:r>
              <w:rPr>
                <w:noProof/>
                <w:webHidden/>
              </w:rPr>
              <w:fldChar w:fldCharType="begin"/>
            </w:r>
            <w:r>
              <w:rPr>
                <w:noProof/>
                <w:webHidden/>
              </w:rPr>
              <w:instrText xml:space="preserve"> PAGEREF _Toc187627588 \h </w:instrText>
            </w:r>
            <w:r>
              <w:rPr>
                <w:noProof/>
                <w:webHidden/>
              </w:rPr>
            </w:r>
          </w:ins>
          <w:r>
            <w:rPr>
              <w:noProof/>
              <w:webHidden/>
            </w:rPr>
            <w:fldChar w:fldCharType="separate"/>
          </w:r>
          <w:ins w:id="612" w:author="Asad Shah" w:date="2025-01-13T02:15:00Z">
            <w:r>
              <w:rPr>
                <w:noProof/>
                <w:webHidden/>
              </w:rPr>
              <w:t>76</w:t>
            </w:r>
            <w:r>
              <w:rPr>
                <w:noProof/>
                <w:webHidden/>
              </w:rPr>
              <w:fldChar w:fldCharType="end"/>
            </w:r>
            <w:r w:rsidRPr="00DA31F8">
              <w:rPr>
                <w:rStyle w:val="Hyperlink"/>
                <w:noProof/>
              </w:rPr>
              <w:fldChar w:fldCharType="end"/>
            </w:r>
          </w:ins>
        </w:p>
        <w:p w14:paraId="10F4958B" w14:textId="6A6C4E05" w:rsidR="00667A57" w:rsidRDefault="00667A57">
          <w:pPr>
            <w:pStyle w:val="TOC3"/>
            <w:tabs>
              <w:tab w:val="right" w:leader="dot" w:pos="9634"/>
            </w:tabs>
            <w:rPr>
              <w:ins w:id="613" w:author="Asad Shah" w:date="2025-01-13T02:15:00Z"/>
              <w:rFonts w:asciiTheme="minorHAnsi" w:eastAsiaTheme="minorEastAsia" w:hAnsiTheme="minorHAnsi"/>
              <w:noProof/>
              <w:color w:val="auto"/>
              <w:sz w:val="22"/>
              <w:lang/>
            </w:rPr>
          </w:pPr>
          <w:ins w:id="614"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"_Toc187627589"</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rFonts w:asciiTheme="majorBidi" w:hAnsiTheme="majorBidi"/>
                <w:noProof/>
              </w:rPr>
              <w:t>8.3.13 Approval and Sign-off</w:t>
            </w:r>
            <w:r>
              <w:rPr>
                <w:noProof/>
                <w:webHidden/>
              </w:rPr>
              <w:tab/>
            </w:r>
            <w:r>
              <w:rPr>
                <w:noProof/>
                <w:webHidden/>
              </w:rPr>
              <w:fldChar w:fldCharType="begin"/>
            </w:r>
            <w:r>
              <w:rPr>
                <w:noProof/>
                <w:webHidden/>
              </w:rPr>
              <w:instrText xml:space="preserve"> PAGEREF _Toc187627589 \h </w:instrText>
            </w:r>
            <w:r>
              <w:rPr>
                <w:noProof/>
                <w:webHidden/>
              </w:rPr>
            </w:r>
          </w:ins>
          <w:r>
            <w:rPr>
              <w:noProof/>
              <w:webHidden/>
            </w:rPr>
            <w:fldChar w:fldCharType="separate"/>
          </w:r>
          <w:ins w:id="615" w:author="Asad Shah" w:date="2025-01-13T02:15:00Z">
            <w:r>
              <w:rPr>
                <w:noProof/>
                <w:webHidden/>
              </w:rPr>
              <w:t>76</w:t>
            </w:r>
            <w:r>
              <w:rPr>
                <w:noProof/>
                <w:webHidden/>
              </w:rPr>
              <w:fldChar w:fldCharType="end"/>
            </w:r>
            <w:r w:rsidRPr="00DA31F8">
              <w:rPr>
                <w:rStyle w:val="Hyperlink"/>
                <w:noProof/>
              </w:rPr>
              <w:fldChar w:fldCharType="end"/>
            </w:r>
          </w:ins>
        </w:p>
        <w:p w14:paraId="1219B2B7" w14:textId="06324350" w:rsidR="00667A57" w:rsidRDefault="00667A57">
          <w:pPr>
            <w:pStyle w:val="TOC2"/>
            <w:tabs>
              <w:tab w:val="right" w:leader="dot" w:pos="9634"/>
            </w:tabs>
            <w:rPr>
              <w:ins w:id="616" w:author="Asad Shah" w:date="2025-01-13T02:15:00Z"/>
              <w:rFonts w:asciiTheme="minorHAnsi" w:eastAsiaTheme="minorEastAsia" w:hAnsiTheme="minorHAnsi"/>
              <w:noProof/>
              <w:color w:val="auto"/>
              <w:sz w:val="22"/>
              <w:lang/>
            </w:rPr>
          </w:pPr>
          <w:ins w:id="617"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"_Toc187627590"</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8.4 Planned Test Suites and Test Cases</w:t>
            </w:r>
            <w:r>
              <w:rPr>
                <w:noProof/>
                <w:webHidden/>
              </w:rPr>
              <w:tab/>
            </w:r>
            <w:r>
              <w:rPr>
                <w:noProof/>
                <w:webHidden/>
              </w:rPr>
              <w:fldChar w:fldCharType="begin"/>
            </w:r>
            <w:r>
              <w:rPr>
                <w:noProof/>
                <w:webHidden/>
              </w:rPr>
              <w:instrText xml:space="preserve"> PAGEREF _Toc187627590 \h </w:instrText>
            </w:r>
            <w:r>
              <w:rPr>
                <w:noProof/>
                <w:webHidden/>
              </w:rPr>
            </w:r>
          </w:ins>
          <w:r>
            <w:rPr>
              <w:noProof/>
              <w:webHidden/>
            </w:rPr>
            <w:fldChar w:fldCharType="separate"/>
          </w:r>
          <w:ins w:id="618" w:author="Asad Shah" w:date="2025-01-13T02:15:00Z">
            <w:r>
              <w:rPr>
                <w:noProof/>
                <w:webHidden/>
              </w:rPr>
              <w:t>77</w:t>
            </w:r>
            <w:r>
              <w:rPr>
                <w:noProof/>
                <w:webHidden/>
              </w:rPr>
              <w:fldChar w:fldCharType="end"/>
            </w:r>
            <w:r w:rsidRPr="00DA31F8">
              <w:rPr>
                <w:rStyle w:val="Hyperlink"/>
                <w:noProof/>
              </w:rPr>
              <w:fldChar w:fldCharType="end"/>
            </w:r>
          </w:ins>
        </w:p>
        <w:p w14:paraId="7EE9D950" w14:textId="5FB6C348" w:rsidR="00667A57" w:rsidRDefault="00667A57">
          <w:pPr>
            <w:pStyle w:val="TOC3"/>
            <w:tabs>
              <w:tab w:val="right" w:leader="dot" w:pos="9634"/>
            </w:tabs>
            <w:rPr>
              <w:ins w:id="619" w:author="Asad Shah" w:date="2025-01-13T02:15:00Z"/>
              <w:rFonts w:asciiTheme="minorHAnsi" w:eastAsiaTheme="minorEastAsia" w:hAnsiTheme="minorHAnsi"/>
              <w:noProof/>
              <w:color w:val="auto"/>
              <w:sz w:val="22"/>
              <w:lang/>
            </w:rPr>
          </w:pPr>
          <w:ins w:id="620"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"_Toc187627591"</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8.4.1 Test Suite: User Registration and Login</w:t>
            </w:r>
            <w:r>
              <w:rPr>
                <w:noProof/>
                <w:webHidden/>
              </w:rPr>
              <w:tab/>
            </w:r>
            <w:r>
              <w:rPr>
                <w:noProof/>
                <w:webHidden/>
              </w:rPr>
              <w:fldChar w:fldCharType="begin"/>
            </w:r>
            <w:r>
              <w:rPr>
                <w:noProof/>
                <w:webHidden/>
              </w:rPr>
              <w:instrText xml:space="preserve"> PAGEREF _Toc187627591 \h </w:instrText>
            </w:r>
            <w:r>
              <w:rPr>
                <w:noProof/>
                <w:webHidden/>
              </w:rPr>
            </w:r>
          </w:ins>
          <w:r>
            <w:rPr>
              <w:noProof/>
              <w:webHidden/>
            </w:rPr>
            <w:fldChar w:fldCharType="separate"/>
          </w:r>
          <w:ins w:id="621" w:author="Asad Shah" w:date="2025-01-13T02:15:00Z">
            <w:r>
              <w:rPr>
                <w:noProof/>
                <w:webHidden/>
              </w:rPr>
              <w:t>77</w:t>
            </w:r>
            <w:r>
              <w:rPr>
                <w:noProof/>
                <w:webHidden/>
              </w:rPr>
              <w:fldChar w:fldCharType="end"/>
            </w:r>
            <w:r w:rsidRPr="00DA31F8">
              <w:rPr>
                <w:rStyle w:val="Hyperlink"/>
                <w:noProof/>
              </w:rPr>
              <w:fldChar w:fldCharType="end"/>
            </w:r>
          </w:ins>
        </w:p>
        <w:p w14:paraId="6C42D329" w14:textId="7649DDF1" w:rsidR="00667A57" w:rsidRDefault="00667A57">
          <w:pPr>
            <w:pStyle w:val="TOC3"/>
            <w:tabs>
              <w:tab w:val="right" w:leader="dot" w:pos="9634"/>
            </w:tabs>
            <w:rPr>
              <w:ins w:id="622" w:author="Asad Shah" w:date="2025-01-13T02:15:00Z"/>
              <w:rFonts w:asciiTheme="minorHAnsi" w:eastAsiaTheme="minorEastAsia" w:hAnsiTheme="minorHAnsi"/>
              <w:noProof/>
              <w:color w:val="auto"/>
              <w:sz w:val="22"/>
              <w:lang/>
            </w:rPr>
          </w:pPr>
          <w:ins w:id="623"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"_Toc187627592"</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8.4.2 Test Suite: Data Input and Validation</w:t>
            </w:r>
            <w:r>
              <w:rPr>
                <w:noProof/>
                <w:webHidden/>
              </w:rPr>
              <w:tab/>
            </w:r>
            <w:r>
              <w:rPr>
                <w:noProof/>
                <w:webHidden/>
              </w:rPr>
              <w:fldChar w:fldCharType="begin"/>
            </w:r>
            <w:r>
              <w:rPr>
                <w:noProof/>
                <w:webHidden/>
              </w:rPr>
              <w:instrText xml:space="preserve"> PAGEREF _Toc187627592 \h </w:instrText>
            </w:r>
            <w:r>
              <w:rPr>
                <w:noProof/>
                <w:webHidden/>
              </w:rPr>
            </w:r>
          </w:ins>
          <w:r>
            <w:rPr>
              <w:noProof/>
              <w:webHidden/>
            </w:rPr>
            <w:fldChar w:fldCharType="separate"/>
          </w:r>
          <w:ins w:id="624" w:author="Asad Shah" w:date="2025-01-13T02:15:00Z">
            <w:r>
              <w:rPr>
                <w:noProof/>
                <w:webHidden/>
              </w:rPr>
              <w:t>77</w:t>
            </w:r>
            <w:r>
              <w:rPr>
                <w:noProof/>
                <w:webHidden/>
              </w:rPr>
              <w:fldChar w:fldCharType="end"/>
            </w:r>
            <w:r w:rsidRPr="00DA31F8">
              <w:rPr>
                <w:rStyle w:val="Hyperlink"/>
                <w:noProof/>
              </w:rPr>
              <w:fldChar w:fldCharType="end"/>
            </w:r>
          </w:ins>
        </w:p>
        <w:p w14:paraId="5AABCAE6" w14:textId="06E1B9BF" w:rsidR="00667A57" w:rsidRDefault="00667A57">
          <w:pPr>
            <w:pStyle w:val="TOC3"/>
            <w:tabs>
              <w:tab w:val="right" w:leader="dot" w:pos="9634"/>
            </w:tabs>
            <w:rPr>
              <w:ins w:id="625" w:author="Asad Shah" w:date="2025-01-13T02:15:00Z"/>
              <w:rFonts w:asciiTheme="minorHAnsi" w:eastAsiaTheme="minorEastAsia" w:hAnsiTheme="minorHAnsi"/>
              <w:noProof/>
              <w:color w:val="auto"/>
              <w:sz w:val="22"/>
              <w:lang/>
            </w:rPr>
          </w:pPr>
          <w:ins w:id="626"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"_Toc187627593"</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8.4.3 Test Suite: Recommendation System</w:t>
            </w:r>
            <w:r>
              <w:rPr>
                <w:noProof/>
                <w:webHidden/>
              </w:rPr>
              <w:tab/>
            </w:r>
            <w:r>
              <w:rPr>
                <w:noProof/>
                <w:webHidden/>
              </w:rPr>
              <w:fldChar w:fldCharType="begin"/>
            </w:r>
            <w:r>
              <w:rPr>
                <w:noProof/>
                <w:webHidden/>
              </w:rPr>
              <w:instrText xml:space="preserve"> PAGEREF _Toc187627593 \h </w:instrText>
            </w:r>
            <w:r>
              <w:rPr>
                <w:noProof/>
                <w:webHidden/>
              </w:rPr>
            </w:r>
          </w:ins>
          <w:r>
            <w:rPr>
              <w:noProof/>
              <w:webHidden/>
            </w:rPr>
            <w:fldChar w:fldCharType="separate"/>
          </w:r>
          <w:ins w:id="627" w:author="Asad Shah" w:date="2025-01-13T02:15:00Z">
            <w:r>
              <w:rPr>
                <w:noProof/>
                <w:webHidden/>
              </w:rPr>
              <w:t>78</w:t>
            </w:r>
            <w:r>
              <w:rPr>
                <w:noProof/>
                <w:webHidden/>
              </w:rPr>
              <w:fldChar w:fldCharType="end"/>
            </w:r>
            <w:r w:rsidRPr="00DA31F8">
              <w:rPr>
                <w:rStyle w:val="Hyperlink"/>
                <w:noProof/>
              </w:rPr>
              <w:fldChar w:fldCharType="end"/>
            </w:r>
          </w:ins>
        </w:p>
        <w:p w14:paraId="0B93AEE7" w14:textId="77B065EF" w:rsidR="00667A57" w:rsidRDefault="00667A57">
          <w:pPr>
            <w:pStyle w:val="TOC3"/>
            <w:tabs>
              <w:tab w:val="right" w:leader="dot" w:pos="9634"/>
            </w:tabs>
            <w:rPr>
              <w:ins w:id="628" w:author="Asad Shah" w:date="2025-01-13T02:15:00Z"/>
              <w:rFonts w:asciiTheme="minorHAnsi" w:eastAsiaTheme="minorEastAsia" w:hAnsiTheme="minorHAnsi"/>
              <w:noProof/>
              <w:color w:val="auto"/>
              <w:sz w:val="22"/>
              <w:lang/>
            </w:rPr>
          </w:pPr>
          <w:ins w:id="629" w:author="Asad Shah" w:date="2025-01-13T02:15:00Z">
            <w:r w:rsidRPr="00DA31F8">
              <w:rPr>
                <w:rStyle w:val="Hyperlink"/>
                <w:noProof/>
              </w:rPr>
              <w:lastRenderedPageBreak/>
              <w:fldChar w:fldCharType="begin"/>
            </w:r>
            <w:r w:rsidRPr="00DA31F8">
              <w:rPr>
                <w:rStyle w:val="Hyperlink"/>
                <w:noProof/>
              </w:rPr>
              <w:instrText xml:space="preserve"> </w:instrText>
            </w:r>
            <w:r>
              <w:rPr>
                <w:noProof/>
              </w:rPr>
              <w:instrText>HYPERLINK \l "_Toc187627594"</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8.4.4 Test Suite: Dashboard and Trend Visualization</w:t>
            </w:r>
            <w:r>
              <w:rPr>
                <w:noProof/>
                <w:webHidden/>
              </w:rPr>
              <w:tab/>
            </w:r>
            <w:r>
              <w:rPr>
                <w:noProof/>
                <w:webHidden/>
              </w:rPr>
              <w:fldChar w:fldCharType="begin"/>
            </w:r>
            <w:r>
              <w:rPr>
                <w:noProof/>
                <w:webHidden/>
              </w:rPr>
              <w:instrText xml:space="preserve"> PAGEREF _Toc187627594 \h </w:instrText>
            </w:r>
            <w:r>
              <w:rPr>
                <w:noProof/>
                <w:webHidden/>
              </w:rPr>
            </w:r>
          </w:ins>
          <w:r>
            <w:rPr>
              <w:noProof/>
              <w:webHidden/>
            </w:rPr>
            <w:fldChar w:fldCharType="separate"/>
          </w:r>
          <w:ins w:id="630" w:author="Asad Shah" w:date="2025-01-13T02:15:00Z">
            <w:r>
              <w:rPr>
                <w:noProof/>
                <w:webHidden/>
              </w:rPr>
              <w:t>79</w:t>
            </w:r>
            <w:r>
              <w:rPr>
                <w:noProof/>
                <w:webHidden/>
              </w:rPr>
              <w:fldChar w:fldCharType="end"/>
            </w:r>
            <w:r w:rsidRPr="00DA31F8">
              <w:rPr>
                <w:rStyle w:val="Hyperlink"/>
                <w:noProof/>
              </w:rPr>
              <w:fldChar w:fldCharType="end"/>
            </w:r>
          </w:ins>
        </w:p>
        <w:p w14:paraId="3BA98320" w14:textId="0FE0FB47" w:rsidR="00667A57" w:rsidRDefault="00667A57">
          <w:pPr>
            <w:pStyle w:val="TOC3"/>
            <w:tabs>
              <w:tab w:val="right" w:leader="dot" w:pos="9634"/>
            </w:tabs>
            <w:rPr>
              <w:ins w:id="631" w:author="Asad Shah" w:date="2025-01-13T02:15:00Z"/>
              <w:rFonts w:asciiTheme="minorHAnsi" w:eastAsiaTheme="minorEastAsia" w:hAnsiTheme="minorHAnsi"/>
              <w:noProof/>
              <w:color w:val="auto"/>
              <w:sz w:val="22"/>
              <w:lang/>
            </w:rPr>
          </w:pPr>
          <w:ins w:id="632"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"_Toc187627595"</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8.4.5 Test Suite: Integration Testing</w:t>
            </w:r>
            <w:r>
              <w:rPr>
                <w:noProof/>
                <w:webHidden/>
              </w:rPr>
              <w:tab/>
            </w:r>
            <w:r>
              <w:rPr>
                <w:noProof/>
                <w:webHidden/>
              </w:rPr>
              <w:fldChar w:fldCharType="begin"/>
            </w:r>
            <w:r>
              <w:rPr>
                <w:noProof/>
                <w:webHidden/>
              </w:rPr>
              <w:instrText xml:space="preserve"> PAGEREF _Toc187627595 \h </w:instrText>
            </w:r>
            <w:r>
              <w:rPr>
                <w:noProof/>
                <w:webHidden/>
              </w:rPr>
            </w:r>
          </w:ins>
          <w:r>
            <w:rPr>
              <w:noProof/>
              <w:webHidden/>
            </w:rPr>
            <w:fldChar w:fldCharType="separate"/>
          </w:r>
          <w:ins w:id="633" w:author="Asad Shah" w:date="2025-01-13T02:15:00Z">
            <w:r>
              <w:rPr>
                <w:noProof/>
                <w:webHidden/>
              </w:rPr>
              <w:t>79</w:t>
            </w:r>
            <w:r>
              <w:rPr>
                <w:noProof/>
                <w:webHidden/>
              </w:rPr>
              <w:fldChar w:fldCharType="end"/>
            </w:r>
            <w:r w:rsidRPr="00DA31F8">
              <w:rPr>
                <w:rStyle w:val="Hyperlink"/>
                <w:noProof/>
              </w:rPr>
              <w:fldChar w:fldCharType="end"/>
            </w:r>
          </w:ins>
        </w:p>
        <w:p w14:paraId="711826BB" w14:textId="75535E45" w:rsidR="00667A57" w:rsidRDefault="00667A57">
          <w:pPr>
            <w:pStyle w:val="TOC3"/>
            <w:tabs>
              <w:tab w:val="right" w:leader="dot" w:pos="9634"/>
            </w:tabs>
            <w:rPr>
              <w:ins w:id="634" w:author="Asad Shah" w:date="2025-01-13T02:15:00Z"/>
              <w:rFonts w:asciiTheme="minorHAnsi" w:eastAsiaTheme="minorEastAsia" w:hAnsiTheme="minorHAnsi"/>
              <w:noProof/>
              <w:color w:val="auto"/>
              <w:sz w:val="22"/>
              <w:lang/>
            </w:rPr>
          </w:pPr>
          <w:ins w:id="635"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"_Toc187627596"</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8.4.6 Test Suite: Performance Testing</w:t>
            </w:r>
            <w:r>
              <w:rPr>
                <w:noProof/>
                <w:webHidden/>
              </w:rPr>
              <w:tab/>
            </w:r>
            <w:r>
              <w:rPr>
                <w:noProof/>
                <w:webHidden/>
              </w:rPr>
              <w:fldChar w:fldCharType="begin"/>
            </w:r>
            <w:r>
              <w:rPr>
                <w:noProof/>
                <w:webHidden/>
              </w:rPr>
              <w:instrText xml:space="preserve"> PAGEREF _Toc187627596 \h </w:instrText>
            </w:r>
            <w:r>
              <w:rPr>
                <w:noProof/>
                <w:webHidden/>
              </w:rPr>
            </w:r>
          </w:ins>
          <w:r>
            <w:rPr>
              <w:noProof/>
              <w:webHidden/>
            </w:rPr>
            <w:fldChar w:fldCharType="separate"/>
          </w:r>
          <w:ins w:id="636" w:author="Asad Shah" w:date="2025-01-13T02:15:00Z">
            <w:r>
              <w:rPr>
                <w:noProof/>
                <w:webHidden/>
              </w:rPr>
              <w:t>79</w:t>
            </w:r>
            <w:r>
              <w:rPr>
                <w:noProof/>
                <w:webHidden/>
              </w:rPr>
              <w:fldChar w:fldCharType="end"/>
            </w:r>
            <w:r w:rsidRPr="00DA31F8">
              <w:rPr>
                <w:rStyle w:val="Hyperlink"/>
                <w:noProof/>
              </w:rPr>
              <w:fldChar w:fldCharType="end"/>
            </w:r>
          </w:ins>
        </w:p>
        <w:p w14:paraId="4692D868" w14:textId="16B571D3" w:rsidR="00667A57" w:rsidRDefault="00667A57">
          <w:pPr>
            <w:pStyle w:val="TOC3"/>
            <w:tabs>
              <w:tab w:val="right" w:leader="dot" w:pos="9634"/>
            </w:tabs>
            <w:rPr>
              <w:ins w:id="637" w:author="Asad Shah" w:date="2025-01-13T02:15:00Z"/>
              <w:rFonts w:asciiTheme="minorHAnsi" w:eastAsiaTheme="minorEastAsia" w:hAnsiTheme="minorHAnsi"/>
              <w:noProof/>
              <w:color w:val="auto"/>
              <w:sz w:val="22"/>
              <w:lang/>
            </w:rPr>
          </w:pPr>
          <w:ins w:id="638"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"_Toc187627597"</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8.4.7 Test Suite: Security Testing</w:t>
            </w:r>
            <w:r>
              <w:rPr>
                <w:noProof/>
                <w:webHidden/>
              </w:rPr>
              <w:tab/>
            </w:r>
            <w:r>
              <w:rPr>
                <w:noProof/>
                <w:webHidden/>
              </w:rPr>
              <w:fldChar w:fldCharType="begin"/>
            </w:r>
            <w:r>
              <w:rPr>
                <w:noProof/>
                <w:webHidden/>
              </w:rPr>
              <w:instrText xml:space="preserve"> PAGEREF _Toc187627597 \h </w:instrText>
            </w:r>
            <w:r>
              <w:rPr>
                <w:noProof/>
                <w:webHidden/>
              </w:rPr>
            </w:r>
          </w:ins>
          <w:r>
            <w:rPr>
              <w:noProof/>
              <w:webHidden/>
            </w:rPr>
            <w:fldChar w:fldCharType="separate"/>
          </w:r>
          <w:ins w:id="639" w:author="Asad Shah" w:date="2025-01-13T02:15:00Z">
            <w:r>
              <w:rPr>
                <w:noProof/>
                <w:webHidden/>
              </w:rPr>
              <w:t>80</w:t>
            </w:r>
            <w:r>
              <w:rPr>
                <w:noProof/>
                <w:webHidden/>
              </w:rPr>
              <w:fldChar w:fldCharType="end"/>
            </w:r>
            <w:r w:rsidRPr="00DA31F8">
              <w:rPr>
                <w:rStyle w:val="Hyperlink"/>
                <w:noProof/>
              </w:rPr>
              <w:fldChar w:fldCharType="end"/>
            </w:r>
          </w:ins>
        </w:p>
        <w:p w14:paraId="0A84ED05" w14:textId="51CC8170" w:rsidR="00667A57" w:rsidRDefault="00667A57">
          <w:pPr>
            <w:pStyle w:val="TOC3"/>
            <w:tabs>
              <w:tab w:val="right" w:leader="dot" w:pos="9634"/>
            </w:tabs>
            <w:rPr>
              <w:ins w:id="640" w:author="Asad Shah" w:date="2025-01-13T02:15:00Z"/>
              <w:rFonts w:asciiTheme="minorHAnsi" w:eastAsiaTheme="minorEastAsia" w:hAnsiTheme="minorHAnsi"/>
              <w:noProof/>
              <w:color w:val="auto"/>
              <w:sz w:val="22"/>
              <w:lang/>
            </w:rPr>
          </w:pPr>
          <w:ins w:id="641"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"_Toc187627598"</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8.4.8 Test Suite: Usability Testing</w:t>
            </w:r>
            <w:r>
              <w:rPr>
                <w:noProof/>
                <w:webHidden/>
              </w:rPr>
              <w:tab/>
            </w:r>
            <w:r>
              <w:rPr>
                <w:noProof/>
                <w:webHidden/>
              </w:rPr>
              <w:fldChar w:fldCharType="begin"/>
            </w:r>
            <w:r>
              <w:rPr>
                <w:noProof/>
                <w:webHidden/>
              </w:rPr>
              <w:instrText xml:space="preserve"> PAGEREF _Toc187627598 \h </w:instrText>
            </w:r>
            <w:r>
              <w:rPr>
                <w:noProof/>
                <w:webHidden/>
              </w:rPr>
            </w:r>
          </w:ins>
          <w:r>
            <w:rPr>
              <w:noProof/>
              <w:webHidden/>
            </w:rPr>
            <w:fldChar w:fldCharType="separate"/>
          </w:r>
          <w:ins w:id="642" w:author="Asad Shah" w:date="2025-01-13T02:15:00Z">
            <w:r>
              <w:rPr>
                <w:noProof/>
                <w:webHidden/>
              </w:rPr>
              <w:t>80</w:t>
            </w:r>
            <w:r>
              <w:rPr>
                <w:noProof/>
                <w:webHidden/>
              </w:rPr>
              <w:fldChar w:fldCharType="end"/>
            </w:r>
            <w:r w:rsidRPr="00DA31F8">
              <w:rPr>
                <w:rStyle w:val="Hyperlink"/>
                <w:noProof/>
              </w:rPr>
              <w:fldChar w:fldCharType="end"/>
            </w:r>
          </w:ins>
        </w:p>
        <w:p w14:paraId="28858720" w14:textId="69B7F63D" w:rsidR="00667A57" w:rsidRDefault="00667A57">
          <w:pPr>
            <w:pStyle w:val="TOC3"/>
            <w:tabs>
              <w:tab w:val="right" w:leader="dot" w:pos="9634"/>
            </w:tabs>
            <w:rPr>
              <w:ins w:id="643" w:author="Asad Shah" w:date="2025-01-13T02:15:00Z"/>
              <w:rFonts w:asciiTheme="minorHAnsi" w:eastAsiaTheme="minorEastAsia" w:hAnsiTheme="minorHAnsi"/>
              <w:noProof/>
              <w:color w:val="auto"/>
              <w:sz w:val="22"/>
              <w:lang/>
            </w:rPr>
          </w:pPr>
          <w:ins w:id="644" w:author="Asad Shah" w:date="2025-01-13T02:15:00Z">
            <w:r w:rsidRPr="00DA31F8">
              <w:rPr>
                <w:rStyle w:val="Hyperlink"/>
                <w:noProof/>
              </w:rPr>
              <w:fldChar w:fldCharType="begin"/>
            </w:r>
            <w:r w:rsidRPr="00DA31F8">
              <w:rPr>
                <w:rStyle w:val="Hyperlink"/>
                <w:noProof/>
              </w:rPr>
              <w:instrText xml:space="preserve"> </w:instrText>
            </w:r>
            <w:r>
              <w:rPr>
                <w:noProof/>
              </w:rPr>
              <w:instrText>HYPERLINK \l "_Toc187627599"</w:instrText>
            </w:r>
            <w:r w:rsidRPr="00DA31F8">
              <w:rPr>
                <w:rStyle w:val="Hyperlink"/>
                <w:noProof/>
              </w:rPr>
              <w:instrText xml:space="preserve"> </w:instrText>
            </w:r>
            <w:r w:rsidRPr="00DA31F8">
              <w:rPr>
                <w:rStyle w:val="Hyperlink"/>
                <w:noProof/>
              </w:rPr>
            </w:r>
            <w:r w:rsidRPr="00DA31F8">
              <w:rPr>
                <w:rStyle w:val="Hyperlink"/>
                <w:noProof/>
              </w:rPr>
              <w:fldChar w:fldCharType="separate"/>
            </w:r>
            <w:r w:rsidRPr="00DA31F8">
              <w:rPr>
                <w:rStyle w:val="Hyperlink"/>
                <w:noProof/>
              </w:rPr>
              <w:t>8.4.9 Test Suite: Post-Deployment Testing</w:t>
            </w:r>
            <w:r>
              <w:rPr>
                <w:noProof/>
                <w:webHidden/>
              </w:rPr>
              <w:tab/>
            </w:r>
            <w:r>
              <w:rPr>
                <w:noProof/>
                <w:webHidden/>
              </w:rPr>
              <w:fldChar w:fldCharType="begin"/>
            </w:r>
            <w:r>
              <w:rPr>
                <w:noProof/>
                <w:webHidden/>
              </w:rPr>
              <w:instrText xml:space="preserve"> PAGEREF _Toc187627599 \h </w:instrText>
            </w:r>
            <w:r>
              <w:rPr>
                <w:noProof/>
                <w:webHidden/>
              </w:rPr>
            </w:r>
          </w:ins>
          <w:r>
            <w:rPr>
              <w:noProof/>
              <w:webHidden/>
            </w:rPr>
            <w:fldChar w:fldCharType="separate"/>
          </w:r>
          <w:ins w:id="645" w:author="Asad Shah" w:date="2025-01-13T02:15:00Z">
            <w:r>
              <w:rPr>
                <w:noProof/>
                <w:webHidden/>
              </w:rPr>
              <w:t>80</w:t>
            </w:r>
            <w:r>
              <w:rPr>
                <w:noProof/>
                <w:webHidden/>
              </w:rPr>
              <w:fldChar w:fldCharType="end"/>
            </w:r>
            <w:r w:rsidRPr="00DA31F8">
              <w:rPr>
                <w:rStyle w:val="Hyperlink"/>
                <w:noProof/>
              </w:rPr>
              <w:fldChar w:fldCharType="end"/>
            </w:r>
          </w:ins>
        </w:p>
        <w:p w14:paraId="5EC2320B" w14:textId="259D93D8" w:rsidR="005929D0" w:rsidDel="002D651C" w:rsidRDefault="005929D0">
          <w:pPr>
            <w:pStyle w:val="TOC1"/>
            <w:tabs>
              <w:tab w:val="left" w:pos="440"/>
              <w:tab w:val="right" w:leader="dot" w:pos="9350"/>
            </w:tabs>
            <w:rPr>
              <w:ins w:id="646" w:author="Asad" w:date="2024-12-01T10:11:00Z"/>
              <w:del w:id="647" w:author="Asad Shah" w:date="2025-01-13T01:58:00Z"/>
              <w:noProof/>
            </w:rPr>
          </w:pPr>
          <w:ins w:id="648" w:author="Asad" w:date="2024-12-01T10:11:00Z">
            <w:del w:id="649" w:author="Asad Shah" w:date="2025-01-13T01:58:00Z">
              <w:r w:rsidRPr="002D651C" w:rsidDel="002D651C">
                <w:rPr>
                  <w:rStyle w:val="Hyperlink"/>
                  <w:noProof/>
                  <w:rPrChange w:id="650" w:author="Asad Shah" w:date="2025-01-13T01:58:00Z">
                    <w:rPr>
                      <w:rStyle w:val="Hyperlink"/>
                      <w:noProof/>
                    </w:rPr>
                  </w:rPrChange>
                </w:rPr>
                <w:delText>1</w:delText>
              </w:r>
              <w:r w:rsidDel="002D651C">
                <w:rPr>
                  <w:noProof/>
                </w:rPr>
                <w:tab/>
              </w:r>
              <w:r w:rsidRPr="002D651C" w:rsidDel="002D651C">
                <w:rPr>
                  <w:rStyle w:val="Hyperlink"/>
                  <w:noProof/>
                  <w:rPrChange w:id="651" w:author="Asad Shah" w:date="2025-01-13T01:58:00Z">
                    <w:rPr>
                      <w:rStyle w:val="Hyperlink"/>
                      <w:noProof/>
                    </w:rPr>
                  </w:rPrChange>
                </w:rPr>
                <w:delText>Introduction</w:delText>
              </w:r>
              <w:r w:rsidDel="002D651C">
                <w:rPr>
                  <w:noProof/>
                  <w:webHidden/>
                </w:rPr>
                <w:tab/>
                <w:delText>3</w:delText>
              </w:r>
            </w:del>
          </w:ins>
        </w:p>
        <w:p w14:paraId="5B06BAFE" w14:textId="0909C421" w:rsidR="005929D0" w:rsidDel="002D651C" w:rsidRDefault="005929D0">
          <w:pPr>
            <w:pStyle w:val="TOC2"/>
            <w:tabs>
              <w:tab w:val="left" w:pos="880"/>
              <w:tab w:val="right" w:leader="dot" w:pos="9350"/>
            </w:tabs>
            <w:rPr>
              <w:ins w:id="652" w:author="Asad" w:date="2024-12-01T10:11:00Z"/>
              <w:del w:id="653" w:author="Asad Shah" w:date="2025-01-13T01:58:00Z"/>
              <w:noProof/>
            </w:rPr>
          </w:pPr>
          <w:ins w:id="654" w:author="Asad" w:date="2024-12-01T10:11:00Z">
            <w:del w:id="655" w:author="Asad Shah" w:date="2025-01-13T01:58:00Z">
              <w:r w:rsidRPr="002D651C" w:rsidDel="002D651C">
                <w:rPr>
                  <w:rStyle w:val="Hyperlink"/>
                  <w:noProof/>
                  <w:rPrChange w:id="656" w:author="Asad Shah" w:date="2025-01-13T01:58:00Z">
                    <w:rPr>
                      <w:rStyle w:val="Hyperlink"/>
                      <w:noProof/>
                    </w:rPr>
                  </w:rPrChange>
                </w:rPr>
                <w:delText>1.1</w:delText>
              </w:r>
              <w:r w:rsidDel="002D651C">
                <w:rPr>
                  <w:noProof/>
                </w:rPr>
                <w:tab/>
              </w:r>
              <w:r w:rsidRPr="002D651C" w:rsidDel="002D651C">
                <w:rPr>
                  <w:rStyle w:val="Hyperlink"/>
                  <w:noProof/>
                  <w:rPrChange w:id="657" w:author="Asad Shah" w:date="2025-01-13T01:58:00Z">
                    <w:rPr>
                      <w:rStyle w:val="Hyperlink"/>
                      <w:noProof/>
                    </w:rPr>
                  </w:rPrChange>
                </w:rPr>
                <w:delText>Document Purpose</w:delText>
              </w:r>
              <w:r w:rsidDel="002D651C">
                <w:rPr>
                  <w:noProof/>
                  <w:webHidden/>
                </w:rPr>
                <w:tab/>
                <w:delText>3</w:delText>
              </w:r>
            </w:del>
          </w:ins>
        </w:p>
        <w:p w14:paraId="6B1B10C4" w14:textId="2C408ACD" w:rsidR="00F01DAB" w:rsidDel="002D651C" w:rsidRDefault="00F01DAB">
          <w:pPr>
            <w:pStyle w:val="TOC3"/>
            <w:tabs>
              <w:tab w:val="right" w:leader="dot" w:pos="9350"/>
            </w:tabs>
            <w:rPr>
              <w:del w:id="658" w:author="Asad Shah" w:date="2025-01-13T01:58:00Z"/>
              <w:noProof/>
            </w:rPr>
          </w:pPr>
          <w:del w:id="659" w:author="Asad Shah" w:date="2025-01-13T01:58:00Z">
            <w:r w:rsidRPr="00F01DAB" w:rsidDel="002D651C">
              <w:rPr>
                <w:rStyle w:val="Hyperlink"/>
                <w:rFonts w:cs="Times New Roman"/>
                <w:noProof/>
              </w:rPr>
              <w:delText>Version 1.1</w:delText>
            </w:r>
            <w:r w:rsidDel="002D651C">
              <w:rPr>
                <w:noProof/>
                <w:webHidden/>
              </w:rPr>
              <w:tab/>
              <w:delText>1</w:delText>
            </w:r>
          </w:del>
        </w:p>
        <w:p w14:paraId="656E4548" w14:textId="57FCE670" w:rsidR="00F01DAB" w:rsidRDefault="00F01DAB">
          <w:pPr>
            <w:rPr>
              <w:ins w:id="660" w:author="Asad" w:date="2024-11-30T12:14:00Z"/>
            </w:rPr>
          </w:pPr>
          <w:ins w:id="661" w:author="Asad" w:date="2024-11-30T12:14:00Z">
            <w:r>
              <w:rPr>
                <w:b/>
                <w:bCs/>
                <w:noProof/>
              </w:rPr>
              <w:fldChar w:fldCharType="end"/>
            </w:r>
          </w:ins>
        </w:p>
        <w:customXmlInsRangeStart w:id="662" w:author="Asad" w:date="2024-11-30T12:14:00Z"/>
      </w:sdtContent>
    </w:sdt>
    <w:customXmlInsRangeEnd w:id="662"/>
    <w:p w14:paraId="0B676A5B" w14:textId="0C19262C" w:rsidR="00F01DAB" w:rsidRDefault="00F01DAB" w:rsidP="00F01DAB">
      <w:pPr>
        <w:tabs>
          <w:tab w:val="left" w:pos="924"/>
        </w:tabs>
        <w:rPr>
          <w:ins w:id="663" w:author="Asad Shah" w:date="2025-01-13T02:20:00Z"/>
          <w:rFonts w:cs="Times New Roman"/>
          <w:sz w:val="36"/>
          <w:szCs w:val="36"/>
        </w:rPr>
      </w:pPr>
    </w:p>
    <w:p w14:paraId="3BDA1C02" w14:textId="39715125" w:rsidR="00DA44EA" w:rsidRDefault="00DA44EA" w:rsidP="00F01DAB">
      <w:pPr>
        <w:tabs>
          <w:tab w:val="left" w:pos="924"/>
        </w:tabs>
        <w:rPr>
          <w:ins w:id="664" w:author="Asad Shah" w:date="2025-01-13T02:20:00Z"/>
          <w:rFonts w:cs="Times New Roman"/>
          <w:sz w:val="36"/>
          <w:szCs w:val="36"/>
        </w:rPr>
      </w:pPr>
    </w:p>
    <w:p w14:paraId="4B42B8CE" w14:textId="59B891CC" w:rsidR="00DA44EA" w:rsidRDefault="00DA44EA" w:rsidP="00F01DAB">
      <w:pPr>
        <w:tabs>
          <w:tab w:val="left" w:pos="924"/>
        </w:tabs>
        <w:rPr>
          <w:ins w:id="665" w:author="Asad Shah" w:date="2025-01-13T02:20:00Z"/>
          <w:rFonts w:cs="Times New Roman"/>
          <w:sz w:val="36"/>
          <w:szCs w:val="36"/>
        </w:rPr>
      </w:pPr>
    </w:p>
    <w:p w14:paraId="18BE2C95" w14:textId="52C11211" w:rsidR="00DA44EA" w:rsidRDefault="00DA44EA" w:rsidP="00F01DAB">
      <w:pPr>
        <w:tabs>
          <w:tab w:val="left" w:pos="924"/>
        </w:tabs>
        <w:rPr>
          <w:ins w:id="666" w:author="Asad Shah" w:date="2025-01-13T02:20:00Z"/>
          <w:rFonts w:cs="Times New Roman"/>
          <w:sz w:val="36"/>
          <w:szCs w:val="36"/>
        </w:rPr>
      </w:pPr>
    </w:p>
    <w:p w14:paraId="53DEEA05" w14:textId="29C4A579" w:rsidR="00DA44EA" w:rsidRDefault="00DA44EA" w:rsidP="00F01DAB">
      <w:pPr>
        <w:tabs>
          <w:tab w:val="left" w:pos="924"/>
        </w:tabs>
        <w:rPr>
          <w:ins w:id="667" w:author="Asad Shah" w:date="2025-01-13T02:20:00Z"/>
          <w:rFonts w:cs="Times New Roman"/>
          <w:sz w:val="36"/>
          <w:szCs w:val="36"/>
        </w:rPr>
      </w:pPr>
    </w:p>
    <w:p w14:paraId="780CDCC2" w14:textId="207DFB76" w:rsidR="00DA44EA" w:rsidRDefault="00DA44EA" w:rsidP="00F01DAB">
      <w:pPr>
        <w:tabs>
          <w:tab w:val="left" w:pos="924"/>
        </w:tabs>
        <w:rPr>
          <w:ins w:id="668" w:author="Asad Shah" w:date="2025-01-13T02:20:00Z"/>
          <w:rFonts w:cs="Times New Roman"/>
          <w:sz w:val="36"/>
          <w:szCs w:val="36"/>
        </w:rPr>
      </w:pPr>
    </w:p>
    <w:p w14:paraId="1C249072" w14:textId="41C63031" w:rsidR="00DA44EA" w:rsidRDefault="00DA44EA" w:rsidP="00F01DAB">
      <w:pPr>
        <w:tabs>
          <w:tab w:val="left" w:pos="924"/>
        </w:tabs>
        <w:rPr>
          <w:ins w:id="669" w:author="Asad Shah" w:date="2025-01-13T02:20:00Z"/>
          <w:rFonts w:cs="Times New Roman"/>
          <w:sz w:val="36"/>
          <w:szCs w:val="36"/>
        </w:rPr>
      </w:pPr>
    </w:p>
    <w:p w14:paraId="6B33AC47" w14:textId="38650FE3" w:rsidR="00DA44EA" w:rsidRDefault="00DA44EA" w:rsidP="00F01DAB">
      <w:pPr>
        <w:tabs>
          <w:tab w:val="left" w:pos="924"/>
        </w:tabs>
        <w:rPr>
          <w:ins w:id="670" w:author="Asad Shah" w:date="2025-01-13T02:20:00Z"/>
          <w:rFonts w:cs="Times New Roman"/>
          <w:sz w:val="36"/>
          <w:szCs w:val="36"/>
        </w:rPr>
      </w:pPr>
    </w:p>
    <w:p w14:paraId="181F471E" w14:textId="02F8009A" w:rsidR="00DA44EA" w:rsidRDefault="00DA44EA" w:rsidP="00F01DAB">
      <w:pPr>
        <w:tabs>
          <w:tab w:val="left" w:pos="924"/>
        </w:tabs>
        <w:rPr>
          <w:ins w:id="671" w:author="Asad Shah" w:date="2025-01-13T02:20:00Z"/>
          <w:rFonts w:cs="Times New Roman"/>
          <w:sz w:val="36"/>
          <w:szCs w:val="36"/>
        </w:rPr>
      </w:pPr>
    </w:p>
    <w:p w14:paraId="7F3BB7FB" w14:textId="310E268D" w:rsidR="00DA44EA" w:rsidRDefault="00DA44EA" w:rsidP="00F01DAB">
      <w:pPr>
        <w:tabs>
          <w:tab w:val="left" w:pos="924"/>
        </w:tabs>
        <w:rPr>
          <w:ins w:id="672" w:author="Asad Shah" w:date="2025-01-13T02:20:00Z"/>
          <w:rFonts w:cs="Times New Roman"/>
          <w:sz w:val="36"/>
          <w:szCs w:val="36"/>
        </w:rPr>
      </w:pPr>
    </w:p>
    <w:p w14:paraId="06E9BE47" w14:textId="50354F1B" w:rsidR="00DA44EA" w:rsidRDefault="00DA44EA" w:rsidP="00F01DAB">
      <w:pPr>
        <w:tabs>
          <w:tab w:val="left" w:pos="924"/>
        </w:tabs>
        <w:rPr>
          <w:ins w:id="673" w:author="Asad Shah" w:date="2025-01-13T02:20:00Z"/>
          <w:rFonts w:cs="Times New Roman"/>
          <w:sz w:val="36"/>
          <w:szCs w:val="36"/>
        </w:rPr>
      </w:pPr>
    </w:p>
    <w:p w14:paraId="2828AA2F" w14:textId="3B158BB7" w:rsidR="00DA44EA" w:rsidRDefault="00DA44EA" w:rsidP="00F01DAB">
      <w:pPr>
        <w:tabs>
          <w:tab w:val="left" w:pos="924"/>
        </w:tabs>
        <w:rPr>
          <w:ins w:id="674" w:author="Asad Shah" w:date="2025-01-13T02:20:00Z"/>
          <w:rFonts w:cs="Times New Roman"/>
          <w:sz w:val="36"/>
          <w:szCs w:val="36"/>
        </w:rPr>
      </w:pPr>
    </w:p>
    <w:p w14:paraId="449DBFA0" w14:textId="72CD3649" w:rsidR="00DA44EA" w:rsidRDefault="00DA44EA" w:rsidP="00F01DAB">
      <w:pPr>
        <w:tabs>
          <w:tab w:val="left" w:pos="924"/>
        </w:tabs>
        <w:rPr>
          <w:ins w:id="675" w:author="Asad Shah" w:date="2025-01-13T02:20:00Z"/>
          <w:rFonts w:cs="Times New Roman"/>
          <w:sz w:val="36"/>
          <w:szCs w:val="36"/>
        </w:rPr>
      </w:pPr>
    </w:p>
    <w:p w14:paraId="45A89491" w14:textId="6F5856DD" w:rsidR="00DA44EA" w:rsidRDefault="00DA44EA" w:rsidP="00F01DAB">
      <w:pPr>
        <w:tabs>
          <w:tab w:val="left" w:pos="924"/>
        </w:tabs>
        <w:rPr>
          <w:ins w:id="676" w:author="Asad Shah" w:date="2025-01-13T02:20:00Z"/>
          <w:rFonts w:cs="Times New Roman"/>
          <w:sz w:val="36"/>
          <w:szCs w:val="36"/>
        </w:rPr>
      </w:pPr>
    </w:p>
    <w:p w14:paraId="2B095479" w14:textId="1FFA66EC" w:rsidR="00DA44EA" w:rsidRDefault="00DA44EA" w:rsidP="00F01DAB">
      <w:pPr>
        <w:tabs>
          <w:tab w:val="left" w:pos="924"/>
        </w:tabs>
        <w:rPr>
          <w:ins w:id="677" w:author="Asad Shah" w:date="2025-01-13T02:20:00Z"/>
          <w:rFonts w:cs="Times New Roman"/>
          <w:sz w:val="36"/>
          <w:szCs w:val="36"/>
        </w:rPr>
      </w:pPr>
    </w:p>
    <w:p w14:paraId="644B31B7" w14:textId="33BF2C59" w:rsidR="00DA44EA" w:rsidRDefault="00DA44EA" w:rsidP="00F01DAB">
      <w:pPr>
        <w:tabs>
          <w:tab w:val="left" w:pos="924"/>
        </w:tabs>
        <w:rPr>
          <w:ins w:id="678" w:author="Asad Shah" w:date="2025-01-13T02:20:00Z"/>
          <w:rFonts w:cs="Times New Roman"/>
          <w:sz w:val="36"/>
          <w:szCs w:val="36"/>
        </w:rPr>
      </w:pPr>
    </w:p>
    <w:p w14:paraId="48151744" w14:textId="6C2A69BC" w:rsidR="00DA44EA" w:rsidRDefault="00DA44EA" w:rsidP="00F01DAB">
      <w:pPr>
        <w:tabs>
          <w:tab w:val="left" w:pos="924"/>
        </w:tabs>
        <w:rPr>
          <w:ins w:id="679" w:author="Asad Shah" w:date="2025-01-13T02:20:00Z"/>
          <w:rFonts w:cs="Times New Roman"/>
          <w:sz w:val="36"/>
          <w:szCs w:val="36"/>
        </w:rPr>
      </w:pPr>
    </w:p>
    <w:p w14:paraId="32274FED" w14:textId="2932100A" w:rsidR="00DA44EA" w:rsidRDefault="00DA44EA" w:rsidP="00F01DAB">
      <w:pPr>
        <w:tabs>
          <w:tab w:val="left" w:pos="924"/>
        </w:tabs>
        <w:rPr>
          <w:ins w:id="680" w:author="Asad Shah" w:date="2025-01-13T02:20:00Z"/>
          <w:rFonts w:cs="Times New Roman"/>
          <w:sz w:val="36"/>
          <w:szCs w:val="36"/>
        </w:rPr>
      </w:pPr>
    </w:p>
    <w:p w14:paraId="009E1A6A" w14:textId="42F64214" w:rsidR="00DA44EA" w:rsidRDefault="00DA44EA" w:rsidP="00DA44EA">
      <w:pPr>
        <w:tabs>
          <w:tab w:val="left" w:pos="924"/>
        </w:tabs>
        <w:jc w:val="center"/>
        <w:rPr>
          <w:ins w:id="681" w:author="Asad Shah" w:date="2025-01-13T02:20:00Z"/>
          <w:rFonts w:cs="Times New Roman"/>
          <w:b/>
          <w:bCs/>
          <w:sz w:val="36"/>
          <w:szCs w:val="36"/>
        </w:rPr>
      </w:pPr>
      <w:ins w:id="682" w:author="Asad Shah" w:date="2025-01-13T02:20:00Z">
        <w:r w:rsidRPr="00DA44EA">
          <w:rPr>
            <w:rFonts w:cs="Times New Roman"/>
            <w:b/>
            <w:bCs/>
            <w:sz w:val="36"/>
            <w:szCs w:val="36"/>
            <w:rPrChange w:id="683" w:author="Asad Shah" w:date="2025-01-13T02:20:00Z">
              <w:rPr>
                <w:rFonts w:cs="Times New Roman"/>
                <w:sz w:val="36"/>
                <w:szCs w:val="36"/>
              </w:rPr>
            </w:rPrChange>
          </w:rPr>
          <w:t>List Of Tables</w:t>
        </w:r>
      </w:ins>
    </w:p>
    <w:p w14:paraId="7C51DA98" w14:textId="6B3BF78C" w:rsidR="00DA44EA" w:rsidRDefault="00DA44EA" w:rsidP="00DA44EA">
      <w:pPr>
        <w:tabs>
          <w:tab w:val="left" w:pos="924"/>
        </w:tabs>
        <w:jc w:val="center"/>
        <w:rPr>
          <w:ins w:id="684" w:author="Asad Shah" w:date="2025-01-13T02:20:00Z"/>
          <w:rFonts w:cs="Times New Roman"/>
          <w:b/>
          <w:bCs/>
          <w:sz w:val="36"/>
          <w:szCs w:val="36"/>
        </w:rPr>
      </w:pPr>
    </w:p>
    <w:p w14:paraId="76949949" w14:textId="3DC98739" w:rsidR="00DA44EA" w:rsidRDefault="00DA44EA" w:rsidP="00DA44EA">
      <w:pPr>
        <w:tabs>
          <w:tab w:val="left" w:pos="924"/>
        </w:tabs>
        <w:jc w:val="center"/>
        <w:rPr>
          <w:ins w:id="685" w:author="Asad Shah" w:date="2025-01-13T02:20:00Z"/>
          <w:rFonts w:cs="Times New Roman"/>
          <w:b/>
          <w:bCs/>
          <w:sz w:val="36"/>
          <w:szCs w:val="36"/>
        </w:rPr>
      </w:pPr>
    </w:p>
    <w:p w14:paraId="7755595D" w14:textId="205245D0" w:rsidR="00DA44EA" w:rsidRDefault="00DA44EA" w:rsidP="00DA44EA">
      <w:pPr>
        <w:tabs>
          <w:tab w:val="left" w:pos="924"/>
        </w:tabs>
        <w:jc w:val="center"/>
        <w:rPr>
          <w:ins w:id="686" w:author="Asad Shah" w:date="2025-01-13T02:20:00Z"/>
          <w:rFonts w:cs="Times New Roman"/>
          <w:b/>
          <w:bCs/>
          <w:sz w:val="36"/>
          <w:szCs w:val="36"/>
        </w:rPr>
      </w:pPr>
    </w:p>
    <w:p w14:paraId="0F4D0E50" w14:textId="1A2ACD0F" w:rsidR="00DA44EA" w:rsidRDefault="00DA44EA" w:rsidP="00DA44EA">
      <w:pPr>
        <w:tabs>
          <w:tab w:val="left" w:pos="924"/>
        </w:tabs>
        <w:jc w:val="center"/>
        <w:rPr>
          <w:ins w:id="687" w:author="Asad Shah" w:date="2025-01-13T02:20:00Z"/>
          <w:rFonts w:cs="Times New Roman"/>
          <w:b/>
          <w:bCs/>
          <w:sz w:val="36"/>
          <w:szCs w:val="36"/>
        </w:rPr>
      </w:pPr>
    </w:p>
    <w:p w14:paraId="7709828D" w14:textId="42E24DB7" w:rsidR="00DA44EA" w:rsidRDefault="00DA44EA" w:rsidP="00DA44EA">
      <w:pPr>
        <w:tabs>
          <w:tab w:val="left" w:pos="924"/>
        </w:tabs>
        <w:jc w:val="center"/>
        <w:rPr>
          <w:ins w:id="688" w:author="Asad Shah" w:date="2025-01-13T02:20:00Z"/>
          <w:rFonts w:cs="Times New Roman"/>
          <w:b/>
          <w:bCs/>
          <w:sz w:val="36"/>
          <w:szCs w:val="36"/>
        </w:rPr>
      </w:pPr>
    </w:p>
    <w:p w14:paraId="7ECC2DEF" w14:textId="7A0B1C76" w:rsidR="00DA44EA" w:rsidRDefault="00DA44EA" w:rsidP="00DA44EA">
      <w:pPr>
        <w:tabs>
          <w:tab w:val="left" w:pos="924"/>
        </w:tabs>
        <w:jc w:val="center"/>
        <w:rPr>
          <w:ins w:id="689" w:author="Asad Shah" w:date="2025-01-13T02:20:00Z"/>
          <w:rFonts w:cs="Times New Roman"/>
          <w:b/>
          <w:bCs/>
          <w:sz w:val="36"/>
          <w:szCs w:val="36"/>
        </w:rPr>
      </w:pPr>
    </w:p>
    <w:p w14:paraId="174FD7C7" w14:textId="6D1598F9" w:rsidR="00DA44EA" w:rsidRDefault="00DA44EA" w:rsidP="00DA44EA">
      <w:pPr>
        <w:tabs>
          <w:tab w:val="left" w:pos="924"/>
        </w:tabs>
        <w:jc w:val="center"/>
        <w:rPr>
          <w:ins w:id="690" w:author="Asad Shah" w:date="2025-01-13T02:20:00Z"/>
          <w:rFonts w:cs="Times New Roman"/>
          <w:b/>
          <w:bCs/>
          <w:sz w:val="36"/>
          <w:szCs w:val="36"/>
        </w:rPr>
      </w:pPr>
    </w:p>
    <w:p w14:paraId="709A84AF" w14:textId="72E13411" w:rsidR="00DA44EA" w:rsidRDefault="00DA44EA" w:rsidP="00DA44EA">
      <w:pPr>
        <w:tabs>
          <w:tab w:val="left" w:pos="924"/>
        </w:tabs>
        <w:jc w:val="center"/>
        <w:rPr>
          <w:ins w:id="691" w:author="Asad Shah" w:date="2025-01-13T02:20:00Z"/>
          <w:rFonts w:cs="Times New Roman"/>
          <w:b/>
          <w:bCs/>
          <w:sz w:val="36"/>
          <w:szCs w:val="36"/>
        </w:rPr>
      </w:pPr>
    </w:p>
    <w:p w14:paraId="4497722D" w14:textId="010407E3" w:rsidR="00DA44EA" w:rsidRDefault="00DA44EA" w:rsidP="00DA44EA">
      <w:pPr>
        <w:tabs>
          <w:tab w:val="left" w:pos="924"/>
        </w:tabs>
        <w:jc w:val="center"/>
        <w:rPr>
          <w:ins w:id="692" w:author="Asad Shah" w:date="2025-01-13T02:20:00Z"/>
          <w:rFonts w:cs="Times New Roman"/>
          <w:b/>
          <w:bCs/>
          <w:sz w:val="36"/>
          <w:szCs w:val="36"/>
        </w:rPr>
      </w:pPr>
    </w:p>
    <w:p w14:paraId="12AF3349" w14:textId="664F2440" w:rsidR="00DA44EA" w:rsidRDefault="00DA44EA" w:rsidP="00DA44EA">
      <w:pPr>
        <w:tabs>
          <w:tab w:val="left" w:pos="924"/>
        </w:tabs>
        <w:jc w:val="center"/>
        <w:rPr>
          <w:ins w:id="693" w:author="Asad Shah" w:date="2025-01-13T02:20:00Z"/>
          <w:rFonts w:cs="Times New Roman"/>
          <w:b/>
          <w:bCs/>
          <w:sz w:val="36"/>
          <w:szCs w:val="36"/>
        </w:rPr>
      </w:pPr>
    </w:p>
    <w:p w14:paraId="052EA174" w14:textId="68F4940A" w:rsidR="00DA44EA" w:rsidRDefault="00DA44EA" w:rsidP="00DA44EA">
      <w:pPr>
        <w:tabs>
          <w:tab w:val="left" w:pos="924"/>
        </w:tabs>
        <w:jc w:val="center"/>
        <w:rPr>
          <w:ins w:id="694" w:author="Asad Shah" w:date="2025-01-13T02:20:00Z"/>
          <w:rFonts w:cs="Times New Roman"/>
          <w:b/>
          <w:bCs/>
          <w:sz w:val="36"/>
          <w:szCs w:val="36"/>
        </w:rPr>
      </w:pPr>
    </w:p>
    <w:p w14:paraId="09E0269E" w14:textId="77362CD9" w:rsidR="00DA44EA" w:rsidRDefault="00DA44EA" w:rsidP="00DA44EA">
      <w:pPr>
        <w:tabs>
          <w:tab w:val="left" w:pos="924"/>
        </w:tabs>
        <w:jc w:val="center"/>
        <w:rPr>
          <w:ins w:id="695" w:author="Asad Shah" w:date="2025-01-13T02:20:00Z"/>
          <w:rFonts w:cs="Times New Roman"/>
          <w:b/>
          <w:bCs/>
          <w:sz w:val="36"/>
          <w:szCs w:val="36"/>
        </w:rPr>
      </w:pPr>
    </w:p>
    <w:p w14:paraId="74637C89" w14:textId="27AD8FC7" w:rsidR="00DA44EA" w:rsidRDefault="00DA44EA" w:rsidP="00DA44EA">
      <w:pPr>
        <w:tabs>
          <w:tab w:val="left" w:pos="924"/>
        </w:tabs>
        <w:jc w:val="center"/>
        <w:rPr>
          <w:ins w:id="696" w:author="Asad Shah" w:date="2025-01-13T02:20:00Z"/>
          <w:rFonts w:cs="Times New Roman"/>
          <w:b/>
          <w:bCs/>
          <w:sz w:val="36"/>
          <w:szCs w:val="36"/>
        </w:rPr>
      </w:pPr>
    </w:p>
    <w:p w14:paraId="48719072" w14:textId="47BF465F" w:rsidR="00DA44EA" w:rsidRDefault="00DA44EA" w:rsidP="00DA44EA">
      <w:pPr>
        <w:tabs>
          <w:tab w:val="left" w:pos="924"/>
        </w:tabs>
        <w:jc w:val="center"/>
        <w:rPr>
          <w:ins w:id="697" w:author="Asad Shah" w:date="2025-01-13T02:20:00Z"/>
          <w:rFonts w:cs="Times New Roman"/>
          <w:b/>
          <w:bCs/>
          <w:sz w:val="36"/>
          <w:szCs w:val="36"/>
        </w:rPr>
      </w:pPr>
    </w:p>
    <w:p w14:paraId="0FFB8601" w14:textId="3F507F86" w:rsidR="00DA44EA" w:rsidRDefault="00DA44EA" w:rsidP="00DA44EA">
      <w:pPr>
        <w:tabs>
          <w:tab w:val="left" w:pos="924"/>
        </w:tabs>
        <w:jc w:val="center"/>
        <w:rPr>
          <w:ins w:id="698" w:author="Asad Shah" w:date="2025-01-13T02:20:00Z"/>
          <w:rFonts w:cs="Times New Roman"/>
          <w:b/>
          <w:bCs/>
          <w:sz w:val="36"/>
          <w:szCs w:val="36"/>
        </w:rPr>
      </w:pPr>
    </w:p>
    <w:p w14:paraId="0E390323" w14:textId="3C3A05D2" w:rsidR="00DA44EA" w:rsidRDefault="00DA44EA" w:rsidP="00DA44EA">
      <w:pPr>
        <w:tabs>
          <w:tab w:val="left" w:pos="924"/>
        </w:tabs>
        <w:jc w:val="center"/>
        <w:rPr>
          <w:ins w:id="699" w:author="Asad Shah" w:date="2025-01-13T02:20:00Z"/>
          <w:rFonts w:cs="Times New Roman"/>
          <w:b/>
          <w:bCs/>
          <w:sz w:val="36"/>
          <w:szCs w:val="36"/>
        </w:rPr>
      </w:pPr>
    </w:p>
    <w:p w14:paraId="18FE144C" w14:textId="665D5444" w:rsidR="00DA44EA" w:rsidRDefault="00DA44EA" w:rsidP="00DA44EA">
      <w:pPr>
        <w:tabs>
          <w:tab w:val="left" w:pos="924"/>
        </w:tabs>
        <w:jc w:val="center"/>
        <w:rPr>
          <w:ins w:id="700" w:author="Asad Shah" w:date="2025-01-13T02:20:00Z"/>
          <w:rFonts w:cs="Times New Roman"/>
          <w:b/>
          <w:bCs/>
          <w:sz w:val="36"/>
          <w:szCs w:val="36"/>
        </w:rPr>
      </w:pPr>
    </w:p>
    <w:p w14:paraId="2576986F" w14:textId="51C2AB19" w:rsidR="00DA44EA" w:rsidRDefault="00DA44EA" w:rsidP="00DA44EA">
      <w:pPr>
        <w:tabs>
          <w:tab w:val="left" w:pos="924"/>
        </w:tabs>
        <w:jc w:val="center"/>
        <w:rPr>
          <w:ins w:id="701" w:author="Asad Shah" w:date="2025-01-13T02:20:00Z"/>
          <w:rFonts w:cs="Times New Roman"/>
          <w:b/>
          <w:bCs/>
          <w:sz w:val="36"/>
          <w:szCs w:val="36"/>
        </w:rPr>
      </w:pPr>
    </w:p>
    <w:p w14:paraId="342AB094" w14:textId="64C4F714" w:rsidR="00DA44EA" w:rsidRDefault="00DA44EA" w:rsidP="00DA44EA">
      <w:pPr>
        <w:tabs>
          <w:tab w:val="left" w:pos="924"/>
        </w:tabs>
        <w:jc w:val="center"/>
        <w:rPr>
          <w:ins w:id="702" w:author="Asad Shah" w:date="2025-01-13T02:20:00Z"/>
          <w:rFonts w:cs="Times New Roman"/>
          <w:b/>
          <w:bCs/>
          <w:sz w:val="36"/>
          <w:szCs w:val="36"/>
        </w:rPr>
      </w:pPr>
    </w:p>
    <w:p w14:paraId="63621A2D" w14:textId="1FDF5E24" w:rsidR="00DA44EA" w:rsidRDefault="00DA44EA" w:rsidP="00DA44EA">
      <w:pPr>
        <w:tabs>
          <w:tab w:val="left" w:pos="924"/>
        </w:tabs>
        <w:jc w:val="center"/>
        <w:rPr>
          <w:ins w:id="703" w:author="Asad Shah" w:date="2025-01-13T02:20:00Z"/>
          <w:rFonts w:cs="Times New Roman"/>
          <w:b/>
          <w:bCs/>
          <w:sz w:val="36"/>
          <w:szCs w:val="36"/>
        </w:rPr>
      </w:pPr>
      <w:ins w:id="704" w:author="Asad Shah" w:date="2025-01-13T02:20:00Z">
        <w:r>
          <w:rPr>
            <w:rFonts w:cs="Times New Roman"/>
            <w:b/>
            <w:bCs/>
            <w:sz w:val="36"/>
            <w:szCs w:val="36"/>
          </w:rPr>
          <w:t>List Of Figures</w:t>
        </w:r>
      </w:ins>
    </w:p>
    <w:p w14:paraId="572B53D5" w14:textId="343BFA88" w:rsidR="006D7988" w:rsidRDefault="006D7988" w:rsidP="00DA44EA">
      <w:pPr>
        <w:tabs>
          <w:tab w:val="left" w:pos="924"/>
        </w:tabs>
        <w:jc w:val="center"/>
        <w:rPr>
          <w:ins w:id="705" w:author="Asad Shah" w:date="2025-01-13T02:20:00Z"/>
          <w:rFonts w:cs="Times New Roman"/>
          <w:b/>
          <w:bCs/>
          <w:sz w:val="36"/>
          <w:szCs w:val="36"/>
        </w:rPr>
      </w:pPr>
    </w:p>
    <w:p w14:paraId="7C06F950" w14:textId="32975DF6" w:rsidR="006D7988" w:rsidRDefault="006D7988" w:rsidP="00DA44EA">
      <w:pPr>
        <w:tabs>
          <w:tab w:val="left" w:pos="924"/>
        </w:tabs>
        <w:jc w:val="center"/>
        <w:rPr>
          <w:ins w:id="706" w:author="Asad Shah" w:date="2025-01-13T02:20:00Z"/>
          <w:rFonts w:cs="Times New Roman"/>
          <w:b/>
          <w:bCs/>
          <w:sz w:val="36"/>
          <w:szCs w:val="36"/>
        </w:rPr>
      </w:pPr>
    </w:p>
    <w:p w14:paraId="73FC6F6B" w14:textId="364B5FE5" w:rsidR="006D7988" w:rsidRDefault="006D7988" w:rsidP="00DA44EA">
      <w:pPr>
        <w:tabs>
          <w:tab w:val="left" w:pos="924"/>
        </w:tabs>
        <w:jc w:val="center"/>
        <w:rPr>
          <w:ins w:id="707" w:author="Asad Shah" w:date="2025-01-13T02:20:00Z"/>
          <w:rFonts w:cs="Times New Roman"/>
          <w:b/>
          <w:bCs/>
          <w:sz w:val="36"/>
          <w:szCs w:val="36"/>
        </w:rPr>
      </w:pPr>
    </w:p>
    <w:p w14:paraId="04AAB022" w14:textId="2333B6F6" w:rsidR="006D7988" w:rsidRDefault="006D7988" w:rsidP="00DA44EA">
      <w:pPr>
        <w:tabs>
          <w:tab w:val="left" w:pos="924"/>
        </w:tabs>
        <w:jc w:val="center"/>
        <w:rPr>
          <w:ins w:id="708" w:author="Asad Shah" w:date="2025-01-13T02:20:00Z"/>
          <w:rFonts w:cs="Times New Roman"/>
          <w:b/>
          <w:bCs/>
          <w:sz w:val="36"/>
          <w:szCs w:val="36"/>
        </w:rPr>
      </w:pPr>
    </w:p>
    <w:p w14:paraId="11FEAE19" w14:textId="7269A76E" w:rsidR="006D7988" w:rsidRDefault="006D7988" w:rsidP="00DA44EA">
      <w:pPr>
        <w:tabs>
          <w:tab w:val="left" w:pos="924"/>
        </w:tabs>
        <w:jc w:val="center"/>
        <w:rPr>
          <w:ins w:id="709" w:author="Asad Shah" w:date="2025-01-13T02:20:00Z"/>
          <w:rFonts w:cs="Times New Roman"/>
          <w:b/>
          <w:bCs/>
          <w:sz w:val="36"/>
          <w:szCs w:val="36"/>
        </w:rPr>
      </w:pPr>
    </w:p>
    <w:p w14:paraId="5A49298F" w14:textId="43CC43DE" w:rsidR="006D7988" w:rsidRDefault="006D7988" w:rsidP="00DA44EA">
      <w:pPr>
        <w:tabs>
          <w:tab w:val="left" w:pos="924"/>
        </w:tabs>
        <w:jc w:val="center"/>
        <w:rPr>
          <w:ins w:id="710" w:author="Asad Shah" w:date="2025-01-13T02:20:00Z"/>
          <w:rFonts w:cs="Times New Roman"/>
          <w:b/>
          <w:bCs/>
          <w:sz w:val="36"/>
          <w:szCs w:val="36"/>
        </w:rPr>
      </w:pPr>
    </w:p>
    <w:p w14:paraId="0E546B3A" w14:textId="57A23FCC" w:rsidR="006D7988" w:rsidRDefault="006D7988" w:rsidP="00DA44EA">
      <w:pPr>
        <w:tabs>
          <w:tab w:val="left" w:pos="924"/>
        </w:tabs>
        <w:jc w:val="center"/>
        <w:rPr>
          <w:ins w:id="711" w:author="Asad Shah" w:date="2025-01-13T02:20:00Z"/>
          <w:rFonts w:cs="Times New Roman"/>
          <w:b/>
          <w:bCs/>
          <w:sz w:val="36"/>
          <w:szCs w:val="36"/>
        </w:rPr>
      </w:pPr>
    </w:p>
    <w:p w14:paraId="06766A00" w14:textId="07CD4344" w:rsidR="006D7988" w:rsidRDefault="006D7988" w:rsidP="00DA44EA">
      <w:pPr>
        <w:tabs>
          <w:tab w:val="left" w:pos="924"/>
        </w:tabs>
        <w:jc w:val="center"/>
        <w:rPr>
          <w:ins w:id="712" w:author="Asad Shah" w:date="2025-01-13T02:20:00Z"/>
          <w:rFonts w:cs="Times New Roman"/>
          <w:b/>
          <w:bCs/>
          <w:sz w:val="36"/>
          <w:szCs w:val="36"/>
        </w:rPr>
      </w:pPr>
    </w:p>
    <w:p w14:paraId="689A4332" w14:textId="0110B78D" w:rsidR="006D7988" w:rsidRDefault="006D7988" w:rsidP="00DA44EA">
      <w:pPr>
        <w:tabs>
          <w:tab w:val="left" w:pos="924"/>
        </w:tabs>
        <w:jc w:val="center"/>
        <w:rPr>
          <w:ins w:id="713" w:author="Asad Shah" w:date="2025-01-13T02:20:00Z"/>
          <w:rFonts w:cs="Times New Roman"/>
          <w:b/>
          <w:bCs/>
          <w:sz w:val="36"/>
          <w:szCs w:val="36"/>
        </w:rPr>
      </w:pPr>
    </w:p>
    <w:p w14:paraId="795E3C4A" w14:textId="2F3BD932" w:rsidR="006D7988" w:rsidRDefault="006D7988" w:rsidP="00DA44EA">
      <w:pPr>
        <w:tabs>
          <w:tab w:val="left" w:pos="924"/>
        </w:tabs>
        <w:jc w:val="center"/>
        <w:rPr>
          <w:ins w:id="714" w:author="Asad Shah" w:date="2025-01-13T02:20:00Z"/>
          <w:rFonts w:cs="Times New Roman"/>
          <w:b/>
          <w:bCs/>
          <w:sz w:val="36"/>
          <w:szCs w:val="36"/>
        </w:rPr>
      </w:pPr>
    </w:p>
    <w:p w14:paraId="2608315A" w14:textId="235A0989" w:rsidR="006D7988" w:rsidRDefault="006D7988" w:rsidP="00DA44EA">
      <w:pPr>
        <w:tabs>
          <w:tab w:val="left" w:pos="924"/>
        </w:tabs>
        <w:jc w:val="center"/>
        <w:rPr>
          <w:ins w:id="715" w:author="Asad Shah" w:date="2025-01-13T02:20:00Z"/>
          <w:rFonts w:cs="Times New Roman"/>
          <w:b/>
          <w:bCs/>
          <w:sz w:val="36"/>
          <w:szCs w:val="36"/>
        </w:rPr>
      </w:pPr>
    </w:p>
    <w:p w14:paraId="502C9D51" w14:textId="5A9C1061" w:rsidR="006D7988" w:rsidRDefault="006D7988" w:rsidP="00DA44EA">
      <w:pPr>
        <w:tabs>
          <w:tab w:val="left" w:pos="924"/>
        </w:tabs>
        <w:jc w:val="center"/>
        <w:rPr>
          <w:ins w:id="716" w:author="Asad Shah" w:date="2025-01-13T02:20:00Z"/>
          <w:rFonts w:cs="Times New Roman"/>
          <w:b/>
          <w:bCs/>
          <w:sz w:val="36"/>
          <w:szCs w:val="36"/>
        </w:rPr>
      </w:pPr>
    </w:p>
    <w:p w14:paraId="302D3EEB" w14:textId="52D38381" w:rsidR="006D7988" w:rsidRDefault="006D7988" w:rsidP="00DA44EA">
      <w:pPr>
        <w:tabs>
          <w:tab w:val="left" w:pos="924"/>
        </w:tabs>
        <w:jc w:val="center"/>
        <w:rPr>
          <w:ins w:id="717" w:author="Asad Shah" w:date="2025-01-13T02:20:00Z"/>
          <w:rFonts w:cs="Times New Roman"/>
          <w:b/>
          <w:bCs/>
          <w:sz w:val="36"/>
          <w:szCs w:val="36"/>
        </w:rPr>
      </w:pPr>
    </w:p>
    <w:p w14:paraId="1768C64E" w14:textId="298C5B08" w:rsidR="006D7988" w:rsidRDefault="006D7988" w:rsidP="00DA44EA">
      <w:pPr>
        <w:tabs>
          <w:tab w:val="left" w:pos="924"/>
        </w:tabs>
        <w:jc w:val="center"/>
        <w:rPr>
          <w:ins w:id="718" w:author="Asad Shah" w:date="2025-01-13T02:20:00Z"/>
          <w:rFonts w:cs="Times New Roman"/>
          <w:b/>
          <w:bCs/>
          <w:sz w:val="36"/>
          <w:szCs w:val="36"/>
        </w:rPr>
      </w:pPr>
    </w:p>
    <w:p w14:paraId="088CFA55" w14:textId="236C39BD" w:rsidR="006D7988" w:rsidRDefault="006D7988" w:rsidP="00DA44EA">
      <w:pPr>
        <w:tabs>
          <w:tab w:val="left" w:pos="924"/>
        </w:tabs>
        <w:jc w:val="center"/>
        <w:rPr>
          <w:ins w:id="719" w:author="Asad Shah" w:date="2025-01-13T02:20:00Z"/>
          <w:rFonts w:cs="Times New Roman"/>
          <w:b/>
          <w:bCs/>
          <w:sz w:val="36"/>
          <w:szCs w:val="36"/>
        </w:rPr>
      </w:pPr>
    </w:p>
    <w:p w14:paraId="09EFDD9B" w14:textId="521543E5" w:rsidR="006D7988" w:rsidRDefault="006D7988" w:rsidP="00DA44EA">
      <w:pPr>
        <w:tabs>
          <w:tab w:val="left" w:pos="924"/>
        </w:tabs>
        <w:jc w:val="center"/>
        <w:rPr>
          <w:ins w:id="720" w:author="Asad Shah" w:date="2025-01-13T02:20:00Z"/>
          <w:rFonts w:cs="Times New Roman"/>
          <w:b/>
          <w:bCs/>
          <w:sz w:val="36"/>
          <w:szCs w:val="36"/>
        </w:rPr>
      </w:pPr>
    </w:p>
    <w:p w14:paraId="14DA9810" w14:textId="2108588F" w:rsidR="006D7988" w:rsidRDefault="006D7988" w:rsidP="00DA44EA">
      <w:pPr>
        <w:tabs>
          <w:tab w:val="left" w:pos="924"/>
        </w:tabs>
        <w:jc w:val="center"/>
        <w:rPr>
          <w:ins w:id="721" w:author="Asad Shah" w:date="2025-01-13T02:20:00Z"/>
          <w:rFonts w:cs="Times New Roman"/>
          <w:b/>
          <w:bCs/>
          <w:sz w:val="36"/>
          <w:szCs w:val="36"/>
        </w:rPr>
      </w:pPr>
    </w:p>
    <w:p w14:paraId="583A2902" w14:textId="4A44215F" w:rsidR="006D7988" w:rsidRDefault="006D7988" w:rsidP="00DA44EA">
      <w:pPr>
        <w:tabs>
          <w:tab w:val="left" w:pos="924"/>
        </w:tabs>
        <w:jc w:val="center"/>
        <w:rPr>
          <w:ins w:id="722" w:author="Asad Shah" w:date="2025-01-13T02:20:00Z"/>
          <w:rFonts w:cs="Times New Roman"/>
          <w:b/>
          <w:bCs/>
          <w:sz w:val="36"/>
          <w:szCs w:val="36"/>
        </w:rPr>
      </w:pPr>
    </w:p>
    <w:p w14:paraId="32C105B7" w14:textId="32050CE8" w:rsidR="006D7988" w:rsidRDefault="006D7988" w:rsidP="00DA44EA">
      <w:pPr>
        <w:tabs>
          <w:tab w:val="left" w:pos="924"/>
        </w:tabs>
        <w:jc w:val="center"/>
        <w:rPr>
          <w:ins w:id="723" w:author="Asad Shah" w:date="2025-01-13T02:20:00Z"/>
          <w:rFonts w:cs="Times New Roman"/>
          <w:b/>
          <w:bCs/>
          <w:sz w:val="36"/>
          <w:szCs w:val="36"/>
        </w:rPr>
      </w:pPr>
    </w:p>
    <w:p w14:paraId="1356D107" w14:textId="77777777" w:rsidR="006D7988" w:rsidRPr="00DA44EA" w:rsidRDefault="006D7988" w:rsidP="00DA44EA">
      <w:pPr>
        <w:tabs>
          <w:tab w:val="left" w:pos="924"/>
        </w:tabs>
        <w:jc w:val="center"/>
        <w:rPr>
          <w:ins w:id="724" w:author="Asad" w:date="2024-11-30T12:15:00Z"/>
          <w:rFonts w:cs="Times New Roman"/>
          <w:b/>
          <w:bCs/>
          <w:sz w:val="36"/>
          <w:szCs w:val="36"/>
          <w:rPrChange w:id="725" w:author="Asad Shah" w:date="2025-01-13T02:20:00Z">
            <w:rPr>
              <w:ins w:id="726" w:author="Asad" w:date="2024-11-30T12:15:00Z"/>
              <w:rFonts w:cs="Times New Roman"/>
              <w:sz w:val="36"/>
              <w:szCs w:val="36"/>
            </w:rPr>
          </w:rPrChange>
        </w:rPr>
        <w:pPrChange w:id="727" w:author="Asad Shah" w:date="2025-01-13T02:20:00Z">
          <w:pPr>
            <w:tabs>
              <w:tab w:val="left" w:pos="924"/>
            </w:tabs>
          </w:pPr>
        </w:pPrChange>
      </w:pPr>
    </w:p>
    <w:p w14:paraId="0D57CBDB" w14:textId="468FEC55" w:rsidR="00F01DAB" w:rsidRDefault="00F01DAB" w:rsidP="00F01DAB">
      <w:pPr>
        <w:shd w:val="clear" w:color="auto" w:fill="595959" w:themeFill="text1" w:themeFillTint="A6"/>
        <w:spacing w:after="240" w:line="240" w:lineRule="auto"/>
        <w:jc w:val="center"/>
        <w:rPr>
          <w:ins w:id="728" w:author="Asad" w:date="2024-11-30T12:15:00Z"/>
          <w:rFonts w:cs="Times New Roman"/>
          <w:b/>
          <w:bCs/>
          <w:color w:val="FFFFFF" w:themeColor="background1"/>
          <w:sz w:val="36"/>
          <w:szCs w:val="36"/>
        </w:rPr>
      </w:pPr>
      <w:ins w:id="729" w:author="Asad" w:date="2024-11-30T12:15:00Z">
        <w:r>
          <w:rPr>
            <w:rFonts w:cs="Times New Roman"/>
            <w:b/>
            <w:bCs/>
            <w:color w:val="FFFFFF" w:themeColor="background1"/>
            <w:sz w:val="36"/>
            <w:szCs w:val="36"/>
          </w:rPr>
          <w:t>Revisions</w:t>
        </w:r>
      </w:ins>
    </w:p>
    <w:tbl>
      <w:tblPr>
        <w:tblW w:w="93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170"/>
        <w:gridCol w:w="1949"/>
        <w:gridCol w:w="4252"/>
        <w:gridCol w:w="1985"/>
        <w:tblGridChange w:id="730">
          <w:tblGrid>
            <w:gridCol w:w="1170"/>
            <w:gridCol w:w="1949"/>
            <w:gridCol w:w="4252"/>
            <w:gridCol w:w="1985"/>
          </w:tblGrid>
        </w:tblGridChange>
      </w:tblGrid>
      <w:tr w:rsidR="00F01DAB" w14:paraId="1673ECBE" w14:textId="77777777" w:rsidTr="002C01FD">
        <w:trPr>
          <w:tblHeader/>
          <w:ins w:id="731" w:author="Asad" w:date="2024-11-30T12:16:00Z"/>
        </w:trPr>
        <w:tc>
          <w:tcPr>
            <w:tcW w:w="1170" w:type="dxa"/>
            <w:shd w:val="clear" w:color="auto" w:fill="E6E6E6"/>
          </w:tcPr>
          <w:p w14:paraId="455E3013" w14:textId="77777777" w:rsidR="00F01DAB" w:rsidRDefault="00F01DAB" w:rsidP="002C01FD">
            <w:pPr>
              <w:keepNext/>
              <w:pBdr>
                <w:top w:val="nil"/>
                <w:left w:val="nil"/>
                <w:bottom w:val="nil"/>
                <w:right w:val="nil"/>
                <w:between w:val="nil"/>
              </w:pBdr>
              <w:spacing w:before="60" w:after="60"/>
              <w:rPr>
                <w:ins w:id="732" w:author="Asad" w:date="2024-11-30T12:16:00Z"/>
                <w:rFonts w:ascii="Arial" w:eastAsia="Arial" w:hAnsi="Arial" w:cs="Arial"/>
                <w:b/>
                <w:color w:val="000000"/>
                <w:sz w:val="20"/>
                <w:szCs w:val="20"/>
              </w:rPr>
            </w:pPr>
            <w:ins w:id="733" w:author="Asad" w:date="2024-11-30T12:16:00Z">
              <w:r>
                <w:rPr>
                  <w:rFonts w:ascii="Arial" w:eastAsia="Arial" w:hAnsi="Arial" w:cs="Arial"/>
                  <w:b/>
                  <w:color w:val="000000"/>
                  <w:sz w:val="20"/>
                  <w:szCs w:val="20"/>
                </w:rPr>
                <w:t>Version</w:t>
              </w:r>
            </w:ins>
          </w:p>
        </w:tc>
        <w:tc>
          <w:tcPr>
            <w:tcW w:w="1949" w:type="dxa"/>
            <w:shd w:val="clear" w:color="auto" w:fill="E6E6E6"/>
          </w:tcPr>
          <w:p w14:paraId="49671E18" w14:textId="77777777" w:rsidR="00F01DAB" w:rsidRDefault="00F01DAB" w:rsidP="002C01FD">
            <w:pPr>
              <w:keepNext/>
              <w:pBdr>
                <w:top w:val="nil"/>
                <w:left w:val="nil"/>
                <w:bottom w:val="nil"/>
                <w:right w:val="nil"/>
                <w:between w:val="nil"/>
              </w:pBdr>
              <w:spacing w:before="60" w:after="60"/>
              <w:rPr>
                <w:ins w:id="734" w:author="Asad" w:date="2024-11-30T12:16:00Z"/>
                <w:rFonts w:ascii="Arial" w:eastAsia="Arial" w:hAnsi="Arial" w:cs="Arial"/>
                <w:b/>
                <w:color w:val="000000"/>
                <w:sz w:val="20"/>
                <w:szCs w:val="20"/>
              </w:rPr>
            </w:pPr>
            <w:ins w:id="735" w:author="Asad" w:date="2024-11-30T12:16:00Z">
              <w:r>
                <w:rPr>
                  <w:rFonts w:ascii="Arial" w:eastAsia="Arial" w:hAnsi="Arial" w:cs="Arial"/>
                  <w:b/>
                  <w:color w:val="000000"/>
                  <w:sz w:val="20"/>
                  <w:szCs w:val="20"/>
                </w:rPr>
                <w:t>Primary Author(s)</w:t>
              </w:r>
            </w:ins>
          </w:p>
        </w:tc>
        <w:tc>
          <w:tcPr>
            <w:tcW w:w="4252" w:type="dxa"/>
            <w:shd w:val="clear" w:color="auto" w:fill="E6E6E6"/>
          </w:tcPr>
          <w:p w14:paraId="13FA6CB7" w14:textId="77777777" w:rsidR="00F01DAB" w:rsidRDefault="00F01DAB" w:rsidP="002C01FD">
            <w:pPr>
              <w:keepNext/>
              <w:pBdr>
                <w:top w:val="nil"/>
                <w:left w:val="nil"/>
                <w:bottom w:val="nil"/>
                <w:right w:val="nil"/>
                <w:between w:val="nil"/>
              </w:pBdr>
              <w:spacing w:before="60" w:after="60"/>
              <w:rPr>
                <w:ins w:id="736" w:author="Asad" w:date="2024-11-30T12:16:00Z"/>
                <w:rFonts w:ascii="Arial" w:eastAsia="Arial" w:hAnsi="Arial" w:cs="Arial"/>
                <w:b/>
                <w:color w:val="000000"/>
                <w:sz w:val="20"/>
                <w:szCs w:val="20"/>
              </w:rPr>
            </w:pPr>
            <w:ins w:id="737" w:author="Asad" w:date="2024-11-30T12:16:00Z">
              <w:r>
                <w:rPr>
                  <w:rFonts w:ascii="Arial" w:eastAsia="Arial" w:hAnsi="Arial" w:cs="Arial"/>
                  <w:b/>
                  <w:color w:val="000000"/>
                  <w:sz w:val="20"/>
                  <w:szCs w:val="20"/>
                </w:rPr>
                <w:t>Description of Version</w:t>
              </w:r>
            </w:ins>
          </w:p>
        </w:tc>
        <w:tc>
          <w:tcPr>
            <w:tcW w:w="1985" w:type="dxa"/>
            <w:shd w:val="clear" w:color="auto" w:fill="E6E6E6"/>
          </w:tcPr>
          <w:p w14:paraId="092974D6" w14:textId="77777777" w:rsidR="00F01DAB" w:rsidRDefault="00F01DAB" w:rsidP="002C01FD">
            <w:pPr>
              <w:keepNext/>
              <w:pBdr>
                <w:top w:val="nil"/>
                <w:left w:val="nil"/>
                <w:bottom w:val="nil"/>
                <w:right w:val="nil"/>
                <w:between w:val="nil"/>
              </w:pBdr>
              <w:spacing w:before="60" w:after="60"/>
              <w:jc w:val="center"/>
              <w:rPr>
                <w:ins w:id="738" w:author="Asad" w:date="2024-11-30T12:16:00Z"/>
                <w:rFonts w:ascii="Arial" w:eastAsia="Arial" w:hAnsi="Arial" w:cs="Arial"/>
                <w:b/>
                <w:color w:val="000000"/>
                <w:sz w:val="20"/>
                <w:szCs w:val="20"/>
              </w:rPr>
            </w:pPr>
            <w:ins w:id="739" w:author="Asad" w:date="2024-11-30T12:16:00Z">
              <w:r>
                <w:rPr>
                  <w:rFonts w:ascii="Arial" w:eastAsia="Arial" w:hAnsi="Arial" w:cs="Arial"/>
                  <w:b/>
                  <w:color w:val="000000"/>
                  <w:sz w:val="20"/>
                  <w:szCs w:val="20"/>
                </w:rPr>
                <w:t>Date Completed</w:t>
              </w:r>
            </w:ins>
          </w:p>
        </w:tc>
      </w:tr>
      <w:tr w:rsidR="00F01DAB" w14:paraId="4CC64673" w14:textId="77777777" w:rsidTr="003A7E75">
        <w:tblPrEx>
          <w:tblW w:w="93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ExChange w:id="740" w:author="Asad Shah" w:date="2025-01-02T02:23:00Z">
            <w:tblPrEx>
              <w:tblW w:w="93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Ex>
          </w:tblPrExChange>
        </w:tblPrEx>
        <w:trPr>
          <w:ins w:id="741" w:author="Asad" w:date="2024-11-30T12:16:00Z"/>
        </w:trPr>
        <w:tc>
          <w:tcPr>
            <w:tcW w:w="1170" w:type="dxa"/>
            <w:vAlign w:val="center"/>
            <w:tcPrChange w:id="742" w:author="Asad Shah" w:date="2025-01-02T02:23:00Z">
              <w:tcPr>
                <w:tcW w:w="1170" w:type="dxa"/>
              </w:tcPr>
            </w:tcPrChange>
          </w:tcPr>
          <w:p w14:paraId="784DF4EF" w14:textId="731188E9" w:rsidR="00F01DAB" w:rsidRDefault="00F01DAB" w:rsidP="002C01FD">
            <w:pPr>
              <w:pBdr>
                <w:top w:val="nil"/>
                <w:left w:val="nil"/>
                <w:bottom w:val="nil"/>
                <w:right w:val="nil"/>
                <w:between w:val="nil"/>
              </w:pBdr>
              <w:spacing w:before="60" w:after="60"/>
              <w:rPr>
                <w:ins w:id="743" w:author="Asad" w:date="2024-11-30T12:16:00Z"/>
                <w:rFonts w:eastAsia="Times New Roman" w:cs="Times New Roman"/>
                <w:color w:val="000000"/>
                <w:sz w:val="20"/>
                <w:szCs w:val="20"/>
              </w:rPr>
            </w:pPr>
            <w:ins w:id="744" w:author="Asad" w:date="2024-11-30T12:16:00Z">
              <w:r>
                <w:rPr>
                  <w:rFonts w:eastAsia="Times New Roman" w:cs="Times New Roman"/>
                  <w:color w:val="000000"/>
                  <w:sz w:val="20"/>
                  <w:szCs w:val="20"/>
                </w:rPr>
                <w:t xml:space="preserve">Version </w:t>
              </w:r>
            </w:ins>
            <w:ins w:id="745" w:author="Asad" w:date="2024-12-01T09:54:00Z">
              <w:r w:rsidR="00A759E3">
                <w:rPr>
                  <w:rFonts w:eastAsia="Times New Roman" w:cs="Times New Roman"/>
                  <w:color w:val="000000"/>
                  <w:sz w:val="20"/>
                  <w:szCs w:val="20"/>
                </w:rPr>
                <w:t>0.1</w:t>
              </w:r>
            </w:ins>
          </w:p>
        </w:tc>
        <w:tc>
          <w:tcPr>
            <w:tcW w:w="1949" w:type="dxa"/>
            <w:vAlign w:val="center"/>
            <w:tcPrChange w:id="746" w:author="Asad Shah" w:date="2025-01-02T02:23:00Z">
              <w:tcPr>
                <w:tcW w:w="1949" w:type="dxa"/>
              </w:tcPr>
            </w:tcPrChange>
          </w:tcPr>
          <w:p w14:paraId="61BA72B4" w14:textId="138A0E7F" w:rsidR="00F01DAB" w:rsidRDefault="00C31258" w:rsidP="002C01FD">
            <w:pPr>
              <w:pBdr>
                <w:top w:val="nil"/>
                <w:left w:val="nil"/>
                <w:bottom w:val="nil"/>
                <w:right w:val="nil"/>
                <w:between w:val="nil"/>
              </w:pBdr>
              <w:spacing w:before="60" w:after="60"/>
              <w:rPr>
                <w:ins w:id="747" w:author="Asad" w:date="2024-11-30T12:16:00Z"/>
                <w:rFonts w:eastAsia="Times New Roman" w:cs="Times New Roman"/>
                <w:color w:val="000000"/>
                <w:sz w:val="20"/>
                <w:szCs w:val="20"/>
              </w:rPr>
            </w:pPr>
            <w:proofErr w:type="spellStart"/>
            <w:ins w:id="748" w:author="Asad" w:date="2024-12-02T08:30:00Z">
              <w:r>
                <w:rPr>
                  <w:rFonts w:eastAsia="Times New Roman" w:cs="Times New Roman"/>
                  <w:color w:val="000000"/>
                  <w:sz w:val="20"/>
                  <w:szCs w:val="20"/>
                </w:rPr>
                <w:t>Fizza</w:t>
              </w:r>
              <w:proofErr w:type="spellEnd"/>
              <w:r>
                <w:rPr>
                  <w:rFonts w:eastAsia="Times New Roman" w:cs="Times New Roman"/>
                  <w:color w:val="000000"/>
                  <w:sz w:val="20"/>
                  <w:szCs w:val="20"/>
                </w:rPr>
                <w:t xml:space="preserve"> Mazhar</w:t>
              </w:r>
            </w:ins>
          </w:p>
        </w:tc>
        <w:tc>
          <w:tcPr>
            <w:tcW w:w="4252" w:type="dxa"/>
            <w:vAlign w:val="center"/>
            <w:tcPrChange w:id="749" w:author="Asad Shah" w:date="2025-01-02T02:23:00Z">
              <w:tcPr>
                <w:tcW w:w="4252" w:type="dxa"/>
              </w:tcPr>
            </w:tcPrChange>
          </w:tcPr>
          <w:p w14:paraId="48CF4339" w14:textId="0F7645BE" w:rsidR="00F82119" w:rsidRDefault="00F82119" w:rsidP="002C01FD">
            <w:pPr>
              <w:pBdr>
                <w:top w:val="nil"/>
                <w:left w:val="nil"/>
                <w:bottom w:val="nil"/>
                <w:right w:val="nil"/>
                <w:between w:val="nil"/>
              </w:pBdr>
              <w:spacing w:before="60" w:after="60"/>
              <w:rPr>
                <w:ins w:id="750" w:author="Asad" w:date="2024-11-30T12:16:00Z"/>
                <w:rFonts w:eastAsia="Times New Roman" w:cs="Times New Roman"/>
                <w:color w:val="000000"/>
                <w:sz w:val="20"/>
                <w:szCs w:val="20"/>
              </w:rPr>
            </w:pPr>
            <w:ins w:id="751" w:author="Asad" w:date="2024-11-30T12:17:00Z">
              <w:r>
                <w:rPr>
                  <w:rFonts w:eastAsia="Times New Roman" w:cs="Times New Roman"/>
                  <w:color w:val="000000"/>
                  <w:sz w:val="20"/>
                  <w:szCs w:val="20"/>
                </w:rPr>
                <w:t xml:space="preserve">The first version of the SRS to have all the </w:t>
              </w:r>
              <w:del w:id="752" w:author="Asad Shah" w:date="2025-01-01T17:58:00Z">
                <w:r w:rsidDel="00494DE8">
                  <w:rPr>
                    <w:rFonts w:eastAsia="Times New Roman" w:cs="Times New Roman"/>
                    <w:color w:val="000000"/>
                    <w:sz w:val="20"/>
                    <w:szCs w:val="20"/>
                  </w:rPr>
                  <w:delText>re</w:delText>
                </w:r>
              </w:del>
            </w:ins>
            <w:ins w:id="753" w:author="Asad" w:date="2024-11-30T12:18:00Z">
              <w:del w:id="754" w:author="Asad Shah" w:date="2025-01-01T17:58:00Z">
                <w:r w:rsidDel="00494DE8">
                  <w:rPr>
                    <w:rFonts w:eastAsia="Times New Roman" w:cs="Times New Roman"/>
                    <w:color w:val="000000"/>
                    <w:sz w:val="20"/>
                    <w:szCs w:val="20"/>
                  </w:rPr>
                  <w:delText>quirements</w:delText>
                </w:r>
              </w:del>
            </w:ins>
            <w:ins w:id="755" w:author="Asad Shah" w:date="2025-01-01T17:58:00Z">
              <w:r w:rsidR="00494DE8">
                <w:rPr>
                  <w:rFonts w:eastAsia="Times New Roman" w:cs="Times New Roman"/>
                  <w:color w:val="000000"/>
                  <w:sz w:val="20"/>
                  <w:szCs w:val="20"/>
                </w:rPr>
                <w:t>conventions</w:t>
              </w:r>
            </w:ins>
            <w:ins w:id="756" w:author="Asad" w:date="2024-11-30T12:18:00Z">
              <w:r>
                <w:rPr>
                  <w:rFonts w:eastAsia="Times New Roman" w:cs="Times New Roman"/>
                  <w:color w:val="000000"/>
                  <w:sz w:val="20"/>
                  <w:szCs w:val="20"/>
                </w:rPr>
                <w:t xml:space="preserve"> included.</w:t>
              </w:r>
            </w:ins>
          </w:p>
        </w:tc>
        <w:tc>
          <w:tcPr>
            <w:tcW w:w="1985" w:type="dxa"/>
            <w:vAlign w:val="center"/>
            <w:tcPrChange w:id="757" w:author="Asad Shah" w:date="2025-01-02T02:23:00Z">
              <w:tcPr>
                <w:tcW w:w="1985" w:type="dxa"/>
              </w:tcPr>
            </w:tcPrChange>
          </w:tcPr>
          <w:p w14:paraId="5252C7C2" w14:textId="228E2CF5" w:rsidR="00F01DAB" w:rsidRDefault="00F01DAB" w:rsidP="002C01FD">
            <w:pPr>
              <w:pBdr>
                <w:top w:val="nil"/>
                <w:left w:val="nil"/>
                <w:bottom w:val="nil"/>
                <w:right w:val="nil"/>
                <w:between w:val="nil"/>
              </w:pBdr>
              <w:spacing w:before="60" w:after="60"/>
              <w:jc w:val="center"/>
              <w:rPr>
                <w:ins w:id="758" w:author="Asad" w:date="2024-11-30T12:16:00Z"/>
                <w:rFonts w:eastAsia="Times New Roman" w:cs="Times New Roman"/>
                <w:color w:val="000000"/>
                <w:sz w:val="20"/>
                <w:szCs w:val="20"/>
              </w:rPr>
            </w:pPr>
            <w:ins w:id="759" w:author="Asad" w:date="2024-11-30T12:16:00Z">
              <w:r>
                <w:rPr>
                  <w:rFonts w:eastAsia="Times New Roman" w:cs="Times New Roman"/>
                  <w:color w:val="000000"/>
                  <w:sz w:val="20"/>
                  <w:szCs w:val="20"/>
                </w:rPr>
                <w:t>30/11/24</w:t>
              </w:r>
            </w:ins>
          </w:p>
        </w:tc>
      </w:tr>
      <w:tr w:rsidR="00494DE8" w14:paraId="6939BE35" w14:textId="77777777" w:rsidTr="003A7E75">
        <w:tblPrEx>
          <w:tblW w:w="93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ExChange w:id="760" w:author="Asad Shah" w:date="2025-01-02T02:23:00Z">
            <w:tblPrEx>
              <w:tblW w:w="93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Ex>
          </w:tblPrExChange>
        </w:tblPrEx>
        <w:trPr>
          <w:ins w:id="761" w:author="Asad Shah" w:date="2025-01-01T17:57:00Z"/>
        </w:trPr>
        <w:tc>
          <w:tcPr>
            <w:tcW w:w="1170" w:type="dxa"/>
            <w:vAlign w:val="center"/>
            <w:tcPrChange w:id="762" w:author="Asad Shah" w:date="2025-01-02T02:23:00Z">
              <w:tcPr>
                <w:tcW w:w="1170" w:type="dxa"/>
              </w:tcPr>
            </w:tcPrChange>
          </w:tcPr>
          <w:p w14:paraId="0912C4BB" w14:textId="22912C3D" w:rsidR="00494DE8" w:rsidRDefault="00494DE8" w:rsidP="002C01FD">
            <w:pPr>
              <w:pBdr>
                <w:top w:val="nil"/>
                <w:left w:val="nil"/>
                <w:bottom w:val="nil"/>
                <w:right w:val="nil"/>
                <w:between w:val="nil"/>
              </w:pBdr>
              <w:spacing w:before="60" w:after="60"/>
              <w:rPr>
                <w:ins w:id="763" w:author="Asad Shah" w:date="2025-01-01T17:57:00Z"/>
                <w:rFonts w:eastAsia="Times New Roman" w:cs="Times New Roman"/>
                <w:color w:val="000000"/>
                <w:sz w:val="20"/>
                <w:szCs w:val="20"/>
              </w:rPr>
            </w:pPr>
            <w:ins w:id="764" w:author="Asad Shah" w:date="2025-01-01T17:57:00Z">
              <w:r>
                <w:rPr>
                  <w:rFonts w:eastAsia="Times New Roman" w:cs="Times New Roman"/>
                  <w:color w:val="000000"/>
                  <w:sz w:val="20"/>
                  <w:szCs w:val="20"/>
                </w:rPr>
                <w:t>Version 0.2</w:t>
              </w:r>
            </w:ins>
          </w:p>
        </w:tc>
        <w:tc>
          <w:tcPr>
            <w:tcW w:w="1949" w:type="dxa"/>
            <w:vAlign w:val="center"/>
            <w:tcPrChange w:id="765" w:author="Asad Shah" w:date="2025-01-02T02:23:00Z">
              <w:tcPr>
                <w:tcW w:w="1949" w:type="dxa"/>
              </w:tcPr>
            </w:tcPrChange>
          </w:tcPr>
          <w:p w14:paraId="301201F1" w14:textId="4E6F956A" w:rsidR="00494DE8" w:rsidRDefault="00494DE8" w:rsidP="002C01FD">
            <w:pPr>
              <w:pBdr>
                <w:top w:val="nil"/>
                <w:left w:val="nil"/>
                <w:bottom w:val="nil"/>
                <w:right w:val="nil"/>
                <w:between w:val="nil"/>
              </w:pBdr>
              <w:spacing w:before="60" w:after="60"/>
              <w:rPr>
                <w:ins w:id="766" w:author="Asad Shah" w:date="2025-01-01T17:57:00Z"/>
                <w:rFonts w:eastAsia="Times New Roman" w:cs="Times New Roman"/>
                <w:color w:val="000000"/>
                <w:sz w:val="20"/>
                <w:szCs w:val="20"/>
              </w:rPr>
            </w:pPr>
            <w:proofErr w:type="spellStart"/>
            <w:ins w:id="767" w:author="Asad Shah" w:date="2025-01-01T17:57:00Z">
              <w:r>
                <w:rPr>
                  <w:rFonts w:eastAsia="Times New Roman" w:cs="Times New Roman"/>
                  <w:color w:val="000000"/>
                  <w:sz w:val="20"/>
                  <w:szCs w:val="20"/>
                </w:rPr>
                <w:t>Fizza</w:t>
              </w:r>
              <w:proofErr w:type="spellEnd"/>
              <w:r>
                <w:rPr>
                  <w:rFonts w:eastAsia="Times New Roman" w:cs="Times New Roman"/>
                  <w:color w:val="000000"/>
                  <w:sz w:val="20"/>
                  <w:szCs w:val="20"/>
                </w:rPr>
                <w:t xml:space="preserve"> Mazhar</w:t>
              </w:r>
            </w:ins>
          </w:p>
        </w:tc>
        <w:tc>
          <w:tcPr>
            <w:tcW w:w="4252" w:type="dxa"/>
            <w:vAlign w:val="center"/>
            <w:tcPrChange w:id="768" w:author="Asad Shah" w:date="2025-01-02T02:23:00Z">
              <w:tcPr>
                <w:tcW w:w="4252" w:type="dxa"/>
              </w:tcPr>
            </w:tcPrChange>
          </w:tcPr>
          <w:p w14:paraId="3DE14362" w14:textId="70EE0E67" w:rsidR="00494DE8" w:rsidRDefault="00494DE8" w:rsidP="002C01FD">
            <w:pPr>
              <w:pBdr>
                <w:top w:val="nil"/>
                <w:left w:val="nil"/>
                <w:bottom w:val="nil"/>
                <w:right w:val="nil"/>
                <w:between w:val="nil"/>
              </w:pBdr>
              <w:spacing w:before="60" w:after="60"/>
              <w:rPr>
                <w:ins w:id="769" w:author="Asad Shah" w:date="2025-01-01T17:57:00Z"/>
                <w:rFonts w:eastAsia="Times New Roman" w:cs="Times New Roman"/>
                <w:color w:val="000000"/>
                <w:sz w:val="20"/>
                <w:szCs w:val="20"/>
              </w:rPr>
            </w:pPr>
            <w:ins w:id="770" w:author="Asad Shah" w:date="2025-01-01T17:58:00Z">
              <w:r>
                <w:rPr>
                  <w:rFonts w:eastAsia="Times New Roman" w:cs="Times New Roman"/>
                  <w:color w:val="000000"/>
                  <w:sz w:val="20"/>
                  <w:szCs w:val="20"/>
                </w:rPr>
                <w:t xml:space="preserve">The </w:t>
              </w:r>
            </w:ins>
            <w:ins w:id="771" w:author="Asad Shah" w:date="2025-01-01T17:59:00Z">
              <w:r>
                <w:rPr>
                  <w:rFonts w:eastAsia="Times New Roman" w:cs="Times New Roman"/>
                  <w:color w:val="000000"/>
                  <w:sz w:val="20"/>
                  <w:szCs w:val="20"/>
                </w:rPr>
                <w:t>functionality of the system</w:t>
              </w:r>
            </w:ins>
            <w:ins w:id="772" w:author="Asad Shah" w:date="2025-01-01T17:58:00Z">
              <w:r>
                <w:rPr>
                  <w:rFonts w:eastAsia="Times New Roman" w:cs="Times New Roman"/>
                  <w:color w:val="000000"/>
                  <w:sz w:val="20"/>
                  <w:szCs w:val="20"/>
                </w:rPr>
                <w:t>.</w:t>
              </w:r>
            </w:ins>
          </w:p>
        </w:tc>
        <w:tc>
          <w:tcPr>
            <w:tcW w:w="1985" w:type="dxa"/>
            <w:vAlign w:val="center"/>
            <w:tcPrChange w:id="773" w:author="Asad Shah" w:date="2025-01-02T02:23:00Z">
              <w:tcPr>
                <w:tcW w:w="1985" w:type="dxa"/>
              </w:tcPr>
            </w:tcPrChange>
          </w:tcPr>
          <w:p w14:paraId="05E2CF5C" w14:textId="502B4F90" w:rsidR="00494DE8" w:rsidRDefault="00494DE8" w:rsidP="002C01FD">
            <w:pPr>
              <w:pBdr>
                <w:top w:val="nil"/>
                <w:left w:val="nil"/>
                <w:bottom w:val="nil"/>
                <w:right w:val="nil"/>
                <w:between w:val="nil"/>
              </w:pBdr>
              <w:spacing w:before="60" w:after="60"/>
              <w:jc w:val="center"/>
              <w:rPr>
                <w:ins w:id="774" w:author="Asad Shah" w:date="2025-01-01T17:57:00Z"/>
                <w:rFonts w:eastAsia="Times New Roman" w:cs="Times New Roman"/>
                <w:color w:val="000000"/>
                <w:sz w:val="20"/>
                <w:szCs w:val="20"/>
              </w:rPr>
            </w:pPr>
            <w:ins w:id="775" w:author="Asad Shah" w:date="2025-01-01T17:59:00Z">
              <w:r>
                <w:rPr>
                  <w:rFonts w:eastAsia="Times New Roman" w:cs="Times New Roman"/>
                  <w:color w:val="000000"/>
                  <w:sz w:val="20"/>
                  <w:szCs w:val="20"/>
                </w:rPr>
                <w:t>15/12/24</w:t>
              </w:r>
            </w:ins>
          </w:p>
        </w:tc>
      </w:tr>
      <w:tr w:rsidR="0064370A" w14:paraId="38B223D2" w14:textId="77777777" w:rsidTr="003A7E75">
        <w:tblPrEx>
          <w:tblW w:w="93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ExChange w:id="776" w:author="Asad Shah" w:date="2025-01-02T02:23:00Z">
            <w:tblPrEx>
              <w:tblW w:w="9356"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Ex>
          </w:tblPrExChange>
        </w:tblPrEx>
        <w:trPr>
          <w:ins w:id="777" w:author="Asad Shah" w:date="2025-01-01T17:59:00Z"/>
        </w:trPr>
        <w:tc>
          <w:tcPr>
            <w:tcW w:w="1170" w:type="dxa"/>
            <w:vAlign w:val="center"/>
            <w:tcPrChange w:id="778" w:author="Asad Shah" w:date="2025-01-02T02:23:00Z">
              <w:tcPr>
                <w:tcW w:w="1170" w:type="dxa"/>
              </w:tcPr>
            </w:tcPrChange>
          </w:tcPr>
          <w:p w14:paraId="34AA7142" w14:textId="0386079E" w:rsidR="0064370A" w:rsidRDefault="0064370A" w:rsidP="002C01FD">
            <w:pPr>
              <w:pBdr>
                <w:top w:val="nil"/>
                <w:left w:val="nil"/>
                <w:bottom w:val="nil"/>
                <w:right w:val="nil"/>
                <w:between w:val="nil"/>
              </w:pBdr>
              <w:spacing w:before="60" w:after="60"/>
              <w:rPr>
                <w:ins w:id="779" w:author="Asad Shah" w:date="2025-01-01T17:59:00Z"/>
                <w:rFonts w:eastAsia="Times New Roman" w:cs="Times New Roman"/>
                <w:color w:val="000000"/>
                <w:sz w:val="20"/>
                <w:szCs w:val="20"/>
              </w:rPr>
            </w:pPr>
            <w:ins w:id="780" w:author="Asad Shah" w:date="2025-01-01T17:59:00Z">
              <w:r>
                <w:rPr>
                  <w:rFonts w:eastAsia="Times New Roman" w:cs="Times New Roman"/>
                  <w:color w:val="000000"/>
                  <w:sz w:val="20"/>
                  <w:szCs w:val="20"/>
                </w:rPr>
                <w:t>Version 0.3</w:t>
              </w:r>
            </w:ins>
          </w:p>
        </w:tc>
        <w:tc>
          <w:tcPr>
            <w:tcW w:w="1949" w:type="dxa"/>
            <w:vAlign w:val="center"/>
            <w:tcPrChange w:id="781" w:author="Asad Shah" w:date="2025-01-02T02:23:00Z">
              <w:tcPr>
                <w:tcW w:w="1949" w:type="dxa"/>
              </w:tcPr>
            </w:tcPrChange>
          </w:tcPr>
          <w:p w14:paraId="09C7CE91" w14:textId="37FDD5E3" w:rsidR="0064370A" w:rsidRDefault="0064370A" w:rsidP="002C01FD">
            <w:pPr>
              <w:pBdr>
                <w:top w:val="nil"/>
                <w:left w:val="nil"/>
                <w:bottom w:val="nil"/>
                <w:right w:val="nil"/>
                <w:between w:val="nil"/>
              </w:pBdr>
              <w:spacing w:before="60" w:after="60"/>
              <w:rPr>
                <w:ins w:id="782" w:author="Asad Shah" w:date="2025-01-01T17:59:00Z"/>
                <w:rFonts w:eastAsia="Times New Roman" w:cs="Times New Roman"/>
                <w:color w:val="000000"/>
                <w:sz w:val="20"/>
                <w:szCs w:val="20"/>
              </w:rPr>
            </w:pPr>
            <w:ins w:id="783" w:author="Asad Shah" w:date="2025-01-01T18:00:00Z">
              <w:r>
                <w:rPr>
                  <w:rFonts w:eastAsia="Times New Roman" w:cs="Times New Roman"/>
                  <w:color w:val="000000"/>
                  <w:sz w:val="20"/>
                  <w:szCs w:val="20"/>
                </w:rPr>
                <w:t>Asad Shah</w:t>
              </w:r>
            </w:ins>
          </w:p>
        </w:tc>
        <w:tc>
          <w:tcPr>
            <w:tcW w:w="4252" w:type="dxa"/>
            <w:vAlign w:val="center"/>
            <w:tcPrChange w:id="784" w:author="Asad Shah" w:date="2025-01-02T02:23:00Z">
              <w:tcPr>
                <w:tcW w:w="4252" w:type="dxa"/>
              </w:tcPr>
            </w:tcPrChange>
          </w:tcPr>
          <w:p w14:paraId="514C3F21" w14:textId="68E52831" w:rsidR="0064370A" w:rsidRDefault="0064370A" w:rsidP="002C01FD">
            <w:pPr>
              <w:pBdr>
                <w:top w:val="nil"/>
                <w:left w:val="nil"/>
                <w:bottom w:val="nil"/>
                <w:right w:val="nil"/>
                <w:between w:val="nil"/>
              </w:pBdr>
              <w:spacing w:before="60" w:after="60"/>
              <w:rPr>
                <w:ins w:id="785" w:author="Asad Shah" w:date="2025-01-01T17:59:00Z"/>
                <w:rFonts w:eastAsia="Times New Roman" w:cs="Times New Roman"/>
                <w:color w:val="000000"/>
                <w:sz w:val="20"/>
                <w:szCs w:val="20"/>
              </w:rPr>
            </w:pPr>
            <w:ins w:id="786" w:author="Asad Shah" w:date="2025-01-01T18:00:00Z">
              <w:r>
                <w:rPr>
                  <w:rFonts w:eastAsia="Times New Roman" w:cs="Times New Roman"/>
                  <w:color w:val="000000"/>
                  <w:sz w:val="20"/>
                  <w:szCs w:val="20"/>
                </w:rPr>
                <w:t>The interface design of the system</w:t>
              </w:r>
            </w:ins>
            <w:ins w:id="787" w:author="Asad Shah" w:date="2025-01-02T02:22:00Z">
              <w:r w:rsidR="00045ED2">
                <w:rPr>
                  <w:rFonts w:eastAsia="Times New Roman" w:cs="Times New Roman"/>
                  <w:color w:val="000000"/>
                  <w:sz w:val="20"/>
                  <w:szCs w:val="20"/>
                </w:rPr>
                <w:t xml:space="preserve"> and the functional requi</w:t>
              </w:r>
            </w:ins>
            <w:ins w:id="788" w:author="Asad Shah" w:date="2025-01-02T02:23:00Z">
              <w:r w:rsidR="00045ED2">
                <w:rPr>
                  <w:rFonts w:eastAsia="Times New Roman" w:cs="Times New Roman"/>
                  <w:color w:val="000000"/>
                  <w:sz w:val="20"/>
                  <w:szCs w:val="20"/>
                </w:rPr>
                <w:t>rements.</w:t>
              </w:r>
            </w:ins>
          </w:p>
        </w:tc>
        <w:tc>
          <w:tcPr>
            <w:tcW w:w="1985" w:type="dxa"/>
            <w:vAlign w:val="center"/>
            <w:tcPrChange w:id="789" w:author="Asad Shah" w:date="2025-01-02T02:23:00Z">
              <w:tcPr>
                <w:tcW w:w="1985" w:type="dxa"/>
              </w:tcPr>
            </w:tcPrChange>
          </w:tcPr>
          <w:p w14:paraId="751EC680" w14:textId="005EBBBB" w:rsidR="0064370A" w:rsidRDefault="0064370A" w:rsidP="002C01FD">
            <w:pPr>
              <w:pBdr>
                <w:top w:val="nil"/>
                <w:left w:val="nil"/>
                <w:bottom w:val="nil"/>
                <w:right w:val="nil"/>
                <w:between w:val="nil"/>
              </w:pBdr>
              <w:spacing w:before="60" w:after="60"/>
              <w:jc w:val="center"/>
              <w:rPr>
                <w:ins w:id="790" w:author="Asad Shah" w:date="2025-01-01T17:59:00Z"/>
                <w:rFonts w:eastAsia="Times New Roman" w:cs="Times New Roman"/>
                <w:color w:val="000000"/>
                <w:sz w:val="20"/>
                <w:szCs w:val="20"/>
              </w:rPr>
            </w:pPr>
            <w:ins w:id="791" w:author="Asad Shah" w:date="2025-01-01T18:01:00Z">
              <w:r>
                <w:rPr>
                  <w:rFonts w:eastAsia="Times New Roman" w:cs="Times New Roman"/>
                  <w:color w:val="000000"/>
                  <w:sz w:val="20"/>
                  <w:szCs w:val="20"/>
                </w:rPr>
                <w:t>1/1/25</w:t>
              </w:r>
            </w:ins>
          </w:p>
        </w:tc>
      </w:tr>
      <w:tr w:rsidR="002521CA" w14:paraId="4A63CF29" w14:textId="77777777" w:rsidTr="003A7E75">
        <w:trPr>
          <w:ins w:id="792" w:author="Asad" w:date="2025-01-02T21:56:00Z"/>
        </w:trPr>
        <w:tc>
          <w:tcPr>
            <w:tcW w:w="1170" w:type="dxa"/>
            <w:vAlign w:val="center"/>
          </w:tcPr>
          <w:p w14:paraId="177083BB" w14:textId="3B3B1528" w:rsidR="002521CA" w:rsidRDefault="002521CA" w:rsidP="002C01FD">
            <w:pPr>
              <w:pBdr>
                <w:top w:val="nil"/>
                <w:left w:val="nil"/>
                <w:bottom w:val="nil"/>
                <w:right w:val="nil"/>
                <w:between w:val="nil"/>
              </w:pBdr>
              <w:spacing w:before="60" w:after="60"/>
              <w:rPr>
                <w:ins w:id="793" w:author="Asad" w:date="2025-01-02T21:56:00Z"/>
                <w:rFonts w:eastAsia="Times New Roman" w:cs="Times New Roman"/>
                <w:color w:val="000000"/>
                <w:sz w:val="20"/>
                <w:szCs w:val="20"/>
              </w:rPr>
            </w:pPr>
            <w:ins w:id="794" w:author="Asad" w:date="2025-01-02T21:56:00Z">
              <w:r>
                <w:rPr>
                  <w:rFonts w:eastAsia="Times New Roman" w:cs="Times New Roman"/>
                  <w:color w:val="000000"/>
                  <w:sz w:val="20"/>
                  <w:szCs w:val="20"/>
                </w:rPr>
                <w:t>Version 0.4</w:t>
              </w:r>
            </w:ins>
          </w:p>
        </w:tc>
        <w:tc>
          <w:tcPr>
            <w:tcW w:w="1949" w:type="dxa"/>
            <w:vAlign w:val="center"/>
          </w:tcPr>
          <w:p w14:paraId="527A4E03" w14:textId="73C139CD" w:rsidR="002521CA" w:rsidRDefault="002521CA" w:rsidP="002C01FD">
            <w:pPr>
              <w:pBdr>
                <w:top w:val="nil"/>
                <w:left w:val="nil"/>
                <w:bottom w:val="nil"/>
                <w:right w:val="nil"/>
                <w:between w:val="nil"/>
              </w:pBdr>
              <w:spacing w:before="60" w:after="60"/>
              <w:rPr>
                <w:ins w:id="795" w:author="Asad" w:date="2025-01-02T21:56:00Z"/>
                <w:rFonts w:eastAsia="Times New Roman" w:cs="Times New Roman"/>
                <w:color w:val="000000"/>
                <w:sz w:val="20"/>
                <w:szCs w:val="20"/>
              </w:rPr>
            </w:pPr>
            <w:proofErr w:type="spellStart"/>
            <w:ins w:id="796" w:author="Asad" w:date="2025-01-02T21:56:00Z">
              <w:r>
                <w:rPr>
                  <w:rFonts w:eastAsia="Times New Roman" w:cs="Times New Roman"/>
                  <w:color w:val="000000"/>
                  <w:sz w:val="20"/>
                  <w:szCs w:val="20"/>
                </w:rPr>
                <w:t>Fizza</w:t>
              </w:r>
              <w:proofErr w:type="spellEnd"/>
              <w:r>
                <w:rPr>
                  <w:rFonts w:eastAsia="Times New Roman" w:cs="Times New Roman"/>
                  <w:color w:val="000000"/>
                  <w:sz w:val="20"/>
                  <w:szCs w:val="20"/>
                </w:rPr>
                <w:t xml:space="preserve"> Mazhar</w:t>
              </w:r>
            </w:ins>
          </w:p>
        </w:tc>
        <w:tc>
          <w:tcPr>
            <w:tcW w:w="4252" w:type="dxa"/>
            <w:vAlign w:val="center"/>
          </w:tcPr>
          <w:p w14:paraId="390FA1F5" w14:textId="7253BF36" w:rsidR="002521CA" w:rsidRDefault="002521CA" w:rsidP="002C01FD">
            <w:pPr>
              <w:pBdr>
                <w:top w:val="nil"/>
                <w:left w:val="nil"/>
                <w:bottom w:val="nil"/>
                <w:right w:val="nil"/>
                <w:between w:val="nil"/>
              </w:pBdr>
              <w:spacing w:before="60" w:after="60"/>
              <w:rPr>
                <w:ins w:id="797" w:author="Asad" w:date="2025-01-02T21:56:00Z"/>
                <w:rFonts w:eastAsia="Times New Roman" w:cs="Times New Roman"/>
                <w:color w:val="000000"/>
                <w:sz w:val="20"/>
                <w:szCs w:val="20"/>
              </w:rPr>
            </w:pPr>
            <w:ins w:id="798" w:author="Asad" w:date="2025-01-02T21:57:00Z">
              <w:r>
                <w:rPr>
                  <w:rFonts w:eastAsia="Times New Roman" w:cs="Times New Roman"/>
                  <w:color w:val="000000"/>
                  <w:sz w:val="20"/>
                  <w:szCs w:val="20"/>
                </w:rPr>
                <w:t>Formatting of the document.</w:t>
              </w:r>
            </w:ins>
          </w:p>
        </w:tc>
        <w:tc>
          <w:tcPr>
            <w:tcW w:w="1985" w:type="dxa"/>
            <w:vAlign w:val="center"/>
          </w:tcPr>
          <w:p w14:paraId="27C4F7D1" w14:textId="6B1FE198" w:rsidR="002521CA" w:rsidRDefault="002521CA" w:rsidP="002C01FD">
            <w:pPr>
              <w:pBdr>
                <w:top w:val="nil"/>
                <w:left w:val="nil"/>
                <w:bottom w:val="nil"/>
                <w:right w:val="nil"/>
                <w:between w:val="nil"/>
              </w:pBdr>
              <w:spacing w:before="60" w:after="60"/>
              <w:jc w:val="center"/>
              <w:rPr>
                <w:ins w:id="799" w:author="Asad" w:date="2025-01-02T21:56:00Z"/>
                <w:rFonts w:eastAsia="Times New Roman" w:cs="Times New Roman"/>
                <w:color w:val="000000"/>
                <w:sz w:val="20"/>
                <w:szCs w:val="20"/>
              </w:rPr>
            </w:pPr>
            <w:ins w:id="800" w:author="Asad" w:date="2025-01-02T21:57:00Z">
              <w:r>
                <w:rPr>
                  <w:rFonts w:eastAsia="Times New Roman" w:cs="Times New Roman"/>
                  <w:color w:val="000000"/>
                  <w:sz w:val="20"/>
                  <w:szCs w:val="20"/>
                </w:rPr>
                <w:t>2/1/25</w:t>
              </w:r>
            </w:ins>
          </w:p>
        </w:tc>
      </w:tr>
      <w:tr w:rsidR="000C68F2" w14:paraId="29BC0B2F" w14:textId="77777777" w:rsidTr="003A7E75">
        <w:trPr>
          <w:ins w:id="801" w:author="Asad Shah" w:date="2025-01-03T03:09:00Z"/>
        </w:trPr>
        <w:tc>
          <w:tcPr>
            <w:tcW w:w="1170" w:type="dxa"/>
            <w:vAlign w:val="center"/>
          </w:tcPr>
          <w:p w14:paraId="694B73A4" w14:textId="6373DBFD" w:rsidR="000C68F2" w:rsidRDefault="000C68F2" w:rsidP="002C01FD">
            <w:pPr>
              <w:pBdr>
                <w:top w:val="nil"/>
                <w:left w:val="nil"/>
                <w:bottom w:val="nil"/>
                <w:right w:val="nil"/>
                <w:between w:val="nil"/>
              </w:pBdr>
              <w:spacing w:before="60" w:after="60"/>
              <w:rPr>
                <w:ins w:id="802" w:author="Asad Shah" w:date="2025-01-03T03:09:00Z"/>
                <w:rFonts w:eastAsia="Times New Roman" w:cs="Times New Roman"/>
                <w:color w:val="000000"/>
                <w:sz w:val="20"/>
                <w:szCs w:val="20"/>
              </w:rPr>
            </w:pPr>
            <w:ins w:id="803" w:author="Asad Shah" w:date="2025-01-03T03:09:00Z">
              <w:r>
                <w:rPr>
                  <w:rFonts w:eastAsia="Times New Roman" w:cs="Times New Roman"/>
                  <w:color w:val="000000"/>
                  <w:sz w:val="20"/>
                  <w:szCs w:val="20"/>
                </w:rPr>
                <w:t>Version 0.5</w:t>
              </w:r>
            </w:ins>
          </w:p>
        </w:tc>
        <w:tc>
          <w:tcPr>
            <w:tcW w:w="1949" w:type="dxa"/>
            <w:vAlign w:val="center"/>
          </w:tcPr>
          <w:p w14:paraId="0EA04C9F" w14:textId="5832D44B" w:rsidR="000C68F2" w:rsidRDefault="000C68F2" w:rsidP="002C01FD">
            <w:pPr>
              <w:pBdr>
                <w:top w:val="nil"/>
                <w:left w:val="nil"/>
                <w:bottom w:val="nil"/>
                <w:right w:val="nil"/>
                <w:between w:val="nil"/>
              </w:pBdr>
              <w:spacing w:before="60" w:after="60"/>
              <w:rPr>
                <w:ins w:id="804" w:author="Asad Shah" w:date="2025-01-03T03:09:00Z"/>
                <w:rFonts w:eastAsia="Times New Roman" w:cs="Times New Roman"/>
                <w:color w:val="000000"/>
                <w:sz w:val="20"/>
                <w:szCs w:val="20"/>
              </w:rPr>
            </w:pPr>
            <w:ins w:id="805" w:author="Asad Shah" w:date="2025-01-03T03:09:00Z">
              <w:r>
                <w:rPr>
                  <w:rFonts w:eastAsia="Times New Roman" w:cs="Times New Roman"/>
                  <w:color w:val="000000"/>
                  <w:sz w:val="20"/>
                  <w:szCs w:val="20"/>
                </w:rPr>
                <w:t>Asad Shah</w:t>
              </w:r>
            </w:ins>
          </w:p>
        </w:tc>
        <w:tc>
          <w:tcPr>
            <w:tcW w:w="4252" w:type="dxa"/>
            <w:vAlign w:val="center"/>
          </w:tcPr>
          <w:p w14:paraId="36A834C6" w14:textId="7BE172EA" w:rsidR="000C68F2" w:rsidRDefault="000C68F2" w:rsidP="002C01FD">
            <w:pPr>
              <w:pBdr>
                <w:top w:val="nil"/>
                <w:left w:val="nil"/>
                <w:bottom w:val="nil"/>
                <w:right w:val="nil"/>
                <w:between w:val="nil"/>
              </w:pBdr>
              <w:spacing w:before="60" w:after="60"/>
              <w:rPr>
                <w:ins w:id="806" w:author="Asad Shah" w:date="2025-01-03T03:09:00Z"/>
                <w:rFonts w:eastAsia="Times New Roman" w:cs="Times New Roman"/>
                <w:color w:val="000000"/>
                <w:sz w:val="20"/>
                <w:szCs w:val="20"/>
              </w:rPr>
            </w:pPr>
            <w:ins w:id="807" w:author="Asad Shah" w:date="2025-01-03T03:09:00Z">
              <w:r>
                <w:rPr>
                  <w:rFonts w:eastAsia="Times New Roman" w:cs="Times New Roman"/>
                  <w:color w:val="000000"/>
                  <w:sz w:val="20"/>
                  <w:szCs w:val="20"/>
                </w:rPr>
                <w:t>Adding use cases F1</w:t>
              </w:r>
            </w:ins>
            <w:ins w:id="808" w:author="Asad Shah" w:date="2025-01-04T16:48:00Z">
              <w:r w:rsidR="00F20084">
                <w:rPr>
                  <w:rFonts w:eastAsia="Times New Roman" w:cs="Times New Roman"/>
                  <w:color w:val="000000"/>
                  <w:sz w:val="20"/>
                  <w:szCs w:val="20"/>
                </w:rPr>
                <w:t>.</w:t>
              </w:r>
            </w:ins>
          </w:p>
        </w:tc>
        <w:tc>
          <w:tcPr>
            <w:tcW w:w="1985" w:type="dxa"/>
            <w:vAlign w:val="center"/>
          </w:tcPr>
          <w:p w14:paraId="6DFD4E91" w14:textId="463BC45C" w:rsidR="000C68F2" w:rsidRDefault="000C68F2" w:rsidP="002C01FD">
            <w:pPr>
              <w:pBdr>
                <w:top w:val="nil"/>
                <w:left w:val="nil"/>
                <w:bottom w:val="nil"/>
                <w:right w:val="nil"/>
                <w:between w:val="nil"/>
              </w:pBdr>
              <w:spacing w:before="60" w:after="60"/>
              <w:jc w:val="center"/>
              <w:rPr>
                <w:ins w:id="809" w:author="Asad Shah" w:date="2025-01-03T03:09:00Z"/>
                <w:rFonts w:eastAsia="Times New Roman" w:cs="Times New Roman"/>
                <w:color w:val="000000"/>
                <w:sz w:val="20"/>
                <w:szCs w:val="20"/>
              </w:rPr>
            </w:pPr>
            <w:ins w:id="810" w:author="Asad Shah" w:date="2025-01-03T03:10:00Z">
              <w:r>
                <w:rPr>
                  <w:rFonts w:eastAsia="Times New Roman" w:cs="Times New Roman"/>
                  <w:color w:val="000000"/>
                  <w:sz w:val="20"/>
                  <w:szCs w:val="20"/>
                </w:rPr>
                <w:t>3/1/25</w:t>
              </w:r>
            </w:ins>
          </w:p>
        </w:tc>
      </w:tr>
      <w:tr w:rsidR="00DA5585" w14:paraId="5CC6A6D1" w14:textId="77777777" w:rsidTr="003A7E75">
        <w:trPr>
          <w:ins w:id="811" w:author="Asad Shah" w:date="2025-01-04T16:47:00Z"/>
        </w:trPr>
        <w:tc>
          <w:tcPr>
            <w:tcW w:w="1170" w:type="dxa"/>
            <w:vAlign w:val="center"/>
          </w:tcPr>
          <w:p w14:paraId="3436F298" w14:textId="47DECCA6" w:rsidR="00DA5585" w:rsidRDefault="00DA5585" w:rsidP="002C01FD">
            <w:pPr>
              <w:pBdr>
                <w:top w:val="nil"/>
                <w:left w:val="nil"/>
                <w:bottom w:val="nil"/>
                <w:right w:val="nil"/>
                <w:between w:val="nil"/>
              </w:pBdr>
              <w:spacing w:before="60" w:after="60"/>
              <w:rPr>
                <w:ins w:id="812" w:author="Asad Shah" w:date="2025-01-04T16:47:00Z"/>
                <w:rFonts w:eastAsia="Times New Roman" w:cs="Times New Roman"/>
                <w:color w:val="000000"/>
                <w:sz w:val="20"/>
                <w:szCs w:val="20"/>
              </w:rPr>
            </w:pPr>
            <w:ins w:id="813" w:author="Asad Shah" w:date="2025-01-04T16:48:00Z">
              <w:r>
                <w:rPr>
                  <w:rFonts w:eastAsia="Times New Roman" w:cs="Times New Roman"/>
                  <w:color w:val="000000"/>
                  <w:sz w:val="20"/>
                  <w:szCs w:val="20"/>
                </w:rPr>
                <w:t>Version 0.6</w:t>
              </w:r>
            </w:ins>
          </w:p>
        </w:tc>
        <w:tc>
          <w:tcPr>
            <w:tcW w:w="1949" w:type="dxa"/>
            <w:vAlign w:val="center"/>
          </w:tcPr>
          <w:p w14:paraId="3B0583A4" w14:textId="404F91DE" w:rsidR="00DA5585" w:rsidRDefault="00DA5585" w:rsidP="002C01FD">
            <w:pPr>
              <w:pBdr>
                <w:top w:val="nil"/>
                <w:left w:val="nil"/>
                <w:bottom w:val="nil"/>
                <w:right w:val="nil"/>
                <w:between w:val="nil"/>
              </w:pBdr>
              <w:spacing w:before="60" w:after="60"/>
              <w:rPr>
                <w:ins w:id="814" w:author="Asad Shah" w:date="2025-01-04T16:47:00Z"/>
                <w:rFonts w:eastAsia="Times New Roman" w:cs="Times New Roman"/>
                <w:color w:val="000000"/>
                <w:sz w:val="20"/>
                <w:szCs w:val="20"/>
              </w:rPr>
            </w:pPr>
            <w:proofErr w:type="spellStart"/>
            <w:ins w:id="815" w:author="Asad Shah" w:date="2025-01-04T16:48:00Z">
              <w:r>
                <w:rPr>
                  <w:rFonts w:eastAsia="Times New Roman" w:cs="Times New Roman"/>
                  <w:color w:val="000000"/>
                  <w:sz w:val="20"/>
                  <w:szCs w:val="20"/>
                </w:rPr>
                <w:t>Fizza</w:t>
              </w:r>
              <w:proofErr w:type="spellEnd"/>
              <w:r>
                <w:rPr>
                  <w:rFonts w:eastAsia="Times New Roman" w:cs="Times New Roman"/>
                  <w:color w:val="000000"/>
                  <w:sz w:val="20"/>
                  <w:szCs w:val="20"/>
                </w:rPr>
                <w:t xml:space="preserve"> Mazhar</w:t>
              </w:r>
            </w:ins>
          </w:p>
        </w:tc>
        <w:tc>
          <w:tcPr>
            <w:tcW w:w="4252" w:type="dxa"/>
            <w:vAlign w:val="center"/>
          </w:tcPr>
          <w:p w14:paraId="5D97FCEC" w14:textId="13027332" w:rsidR="00DA5585" w:rsidRDefault="00DA5585" w:rsidP="002C01FD">
            <w:pPr>
              <w:pBdr>
                <w:top w:val="nil"/>
                <w:left w:val="nil"/>
                <w:bottom w:val="nil"/>
                <w:right w:val="nil"/>
                <w:between w:val="nil"/>
              </w:pBdr>
              <w:spacing w:before="60" w:after="60"/>
              <w:rPr>
                <w:ins w:id="816" w:author="Asad Shah" w:date="2025-01-04T16:47:00Z"/>
                <w:rFonts w:eastAsia="Times New Roman" w:cs="Times New Roman"/>
                <w:color w:val="000000"/>
                <w:sz w:val="20"/>
                <w:szCs w:val="20"/>
              </w:rPr>
            </w:pPr>
            <w:proofErr w:type="spellStart"/>
            <w:ins w:id="817" w:author="Asad Shah" w:date="2025-01-04T16:48:00Z">
              <w:r>
                <w:rPr>
                  <w:rFonts w:eastAsia="Times New Roman" w:cs="Times New Roman"/>
                  <w:color w:val="000000"/>
                  <w:sz w:val="20"/>
                  <w:szCs w:val="20"/>
                </w:rPr>
                <w:t>Addding</w:t>
              </w:r>
              <w:proofErr w:type="spellEnd"/>
              <w:r>
                <w:rPr>
                  <w:rFonts w:eastAsia="Times New Roman" w:cs="Times New Roman"/>
                  <w:color w:val="000000"/>
                  <w:sz w:val="20"/>
                  <w:szCs w:val="20"/>
                </w:rPr>
                <w:t xml:space="preserve"> use case diagram and remaining use cases</w:t>
              </w:r>
              <w:r w:rsidR="00F20084">
                <w:rPr>
                  <w:rFonts w:eastAsia="Times New Roman" w:cs="Times New Roman"/>
                  <w:color w:val="000000"/>
                  <w:sz w:val="20"/>
                  <w:szCs w:val="20"/>
                </w:rPr>
                <w:t>.</w:t>
              </w:r>
            </w:ins>
          </w:p>
        </w:tc>
        <w:tc>
          <w:tcPr>
            <w:tcW w:w="1985" w:type="dxa"/>
            <w:vAlign w:val="center"/>
          </w:tcPr>
          <w:p w14:paraId="2ACEDB7A" w14:textId="0111A2A4" w:rsidR="00DA5585" w:rsidRDefault="00F20084" w:rsidP="002C01FD">
            <w:pPr>
              <w:pBdr>
                <w:top w:val="nil"/>
                <w:left w:val="nil"/>
                <w:bottom w:val="nil"/>
                <w:right w:val="nil"/>
                <w:between w:val="nil"/>
              </w:pBdr>
              <w:spacing w:before="60" w:after="60"/>
              <w:jc w:val="center"/>
              <w:rPr>
                <w:ins w:id="818" w:author="Asad Shah" w:date="2025-01-04T16:47:00Z"/>
                <w:rFonts w:eastAsia="Times New Roman" w:cs="Times New Roman"/>
                <w:color w:val="000000"/>
                <w:sz w:val="20"/>
                <w:szCs w:val="20"/>
              </w:rPr>
            </w:pPr>
            <w:ins w:id="819" w:author="Asad Shah" w:date="2025-01-04T16:48:00Z">
              <w:r>
                <w:rPr>
                  <w:rFonts w:eastAsia="Times New Roman" w:cs="Times New Roman"/>
                  <w:color w:val="000000"/>
                  <w:sz w:val="20"/>
                  <w:szCs w:val="20"/>
                </w:rPr>
                <w:t>4/1/25</w:t>
              </w:r>
            </w:ins>
          </w:p>
        </w:tc>
      </w:tr>
      <w:tr w:rsidR="00430FD0" w14:paraId="65442144" w14:textId="77777777" w:rsidTr="003A7E75">
        <w:trPr>
          <w:ins w:id="820" w:author="Asad Shah" w:date="2025-01-05T04:18:00Z"/>
        </w:trPr>
        <w:tc>
          <w:tcPr>
            <w:tcW w:w="1170" w:type="dxa"/>
            <w:vAlign w:val="center"/>
          </w:tcPr>
          <w:p w14:paraId="2EC91870" w14:textId="08EBE50A" w:rsidR="00430FD0" w:rsidRDefault="00430FD0" w:rsidP="002C01FD">
            <w:pPr>
              <w:pBdr>
                <w:top w:val="nil"/>
                <w:left w:val="nil"/>
                <w:bottom w:val="nil"/>
                <w:right w:val="nil"/>
                <w:between w:val="nil"/>
              </w:pBdr>
              <w:spacing w:before="60" w:after="60"/>
              <w:rPr>
                <w:ins w:id="821" w:author="Asad Shah" w:date="2025-01-05T04:18:00Z"/>
                <w:rFonts w:eastAsia="Times New Roman" w:cs="Times New Roman"/>
                <w:color w:val="000000"/>
                <w:sz w:val="20"/>
                <w:szCs w:val="20"/>
              </w:rPr>
            </w:pPr>
            <w:ins w:id="822" w:author="Asad Shah" w:date="2025-01-05T04:18:00Z">
              <w:r>
                <w:rPr>
                  <w:rFonts w:eastAsia="Times New Roman" w:cs="Times New Roman"/>
                  <w:color w:val="000000"/>
                  <w:sz w:val="20"/>
                  <w:szCs w:val="20"/>
                </w:rPr>
                <w:t>Version 0.7</w:t>
              </w:r>
            </w:ins>
          </w:p>
        </w:tc>
        <w:tc>
          <w:tcPr>
            <w:tcW w:w="1949" w:type="dxa"/>
            <w:vAlign w:val="center"/>
          </w:tcPr>
          <w:p w14:paraId="73BB3A74" w14:textId="6CAEC4F5" w:rsidR="00430FD0" w:rsidRDefault="00430FD0" w:rsidP="002C01FD">
            <w:pPr>
              <w:pBdr>
                <w:top w:val="nil"/>
                <w:left w:val="nil"/>
                <w:bottom w:val="nil"/>
                <w:right w:val="nil"/>
                <w:between w:val="nil"/>
              </w:pBdr>
              <w:spacing w:before="60" w:after="60"/>
              <w:rPr>
                <w:ins w:id="823" w:author="Asad Shah" w:date="2025-01-05T04:18:00Z"/>
                <w:rFonts w:eastAsia="Times New Roman" w:cs="Times New Roman"/>
                <w:color w:val="000000"/>
                <w:sz w:val="20"/>
                <w:szCs w:val="20"/>
              </w:rPr>
            </w:pPr>
            <w:ins w:id="824" w:author="Asad Shah" w:date="2025-01-05T04:18:00Z">
              <w:r>
                <w:rPr>
                  <w:rFonts w:eastAsia="Times New Roman" w:cs="Times New Roman"/>
                  <w:color w:val="000000"/>
                  <w:sz w:val="20"/>
                  <w:szCs w:val="20"/>
                </w:rPr>
                <w:t>Asad Shah</w:t>
              </w:r>
            </w:ins>
          </w:p>
        </w:tc>
        <w:tc>
          <w:tcPr>
            <w:tcW w:w="4252" w:type="dxa"/>
            <w:vAlign w:val="center"/>
          </w:tcPr>
          <w:p w14:paraId="70BE7610" w14:textId="4A45CA3A" w:rsidR="00430FD0" w:rsidRDefault="00430FD0" w:rsidP="002C01FD">
            <w:pPr>
              <w:pBdr>
                <w:top w:val="nil"/>
                <w:left w:val="nil"/>
                <w:bottom w:val="nil"/>
                <w:right w:val="nil"/>
                <w:between w:val="nil"/>
              </w:pBdr>
              <w:spacing w:before="60" w:after="60"/>
              <w:rPr>
                <w:ins w:id="825" w:author="Asad Shah" w:date="2025-01-05T04:18:00Z"/>
                <w:rFonts w:eastAsia="Times New Roman" w:cs="Times New Roman"/>
                <w:color w:val="000000"/>
                <w:sz w:val="20"/>
                <w:szCs w:val="20"/>
              </w:rPr>
            </w:pPr>
            <w:ins w:id="826" w:author="Asad Shah" w:date="2025-01-05T04:18:00Z">
              <w:r>
                <w:rPr>
                  <w:rFonts w:eastAsia="Times New Roman" w:cs="Times New Roman"/>
                  <w:color w:val="000000"/>
                  <w:sz w:val="20"/>
                  <w:szCs w:val="20"/>
                </w:rPr>
                <w:t>Added some d</w:t>
              </w:r>
            </w:ins>
            <w:ins w:id="827" w:author="Asad Shah" w:date="2025-01-05T04:19:00Z">
              <w:r>
                <w:rPr>
                  <w:rFonts w:eastAsia="Times New Roman" w:cs="Times New Roman"/>
                  <w:color w:val="000000"/>
                  <w:sz w:val="20"/>
                  <w:szCs w:val="20"/>
                </w:rPr>
                <w:t>esign part, diagrams</w:t>
              </w:r>
            </w:ins>
          </w:p>
        </w:tc>
        <w:tc>
          <w:tcPr>
            <w:tcW w:w="1985" w:type="dxa"/>
            <w:vAlign w:val="center"/>
          </w:tcPr>
          <w:p w14:paraId="55C442D1" w14:textId="74B55607" w:rsidR="00430FD0" w:rsidRDefault="00430FD0" w:rsidP="002C01FD">
            <w:pPr>
              <w:pBdr>
                <w:top w:val="nil"/>
                <w:left w:val="nil"/>
                <w:bottom w:val="nil"/>
                <w:right w:val="nil"/>
                <w:between w:val="nil"/>
              </w:pBdr>
              <w:spacing w:before="60" w:after="60"/>
              <w:jc w:val="center"/>
              <w:rPr>
                <w:ins w:id="828" w:author="Asad Shah" w:date="2025-01-05T04:18:00Z"/>
                <w:rFonts w:eastAsia="Times New Roman" w:cs="Times New Roman"/>
                <w:color w:val="000000"/>
                <w:sz w:val="20"/>
                <w:szCs w:val="20"/>
              </w:rPr>
            </w:pPr>
            <w:ins w:id="829" w:author="Asad Shah" w:date="2025-01-05T04:19:00Z">
              <w:r>
                <w:rPr>
                  <w:rFonts w:eastAsia="Times New Roman" w:cs="Times New Roman"/>
                  <w:color w:val="000000"/>
                  <w:sz w:val="20"/>
                  <w:szCs w:val="20"/>
                </w:rPr>
                <w:t>5/1/25</w:t>
              </w:r>
            </w:ins>
          </w:p>
        </w:tc>
      </w:tr>
      <w:tr w:rsidR="00D45C8F" w14:paraId="11B43310" w14:textId="77777777" w:rsidTr="003A7E75">
        <w:trPr>
          <w:ins w:id="830" w:author="Asad Shah" w:date="2025-01-06T01:35:00Z"/>
        </w:trPr>
        <w:tc>
          <w:tcPr>
            <w:tcW w:w="1170" w:type="dxa"/>
            <w:vAlign w:val="center"/>
          </w:tcPr>
          <w:p w14:paraId="4CAB0843" w14:textId="7C6C3F77" w:rsidR="00D45C8F" w:rsidRDefault="00D45C8F" w:rsidP="002C01FD">
            <w:pPr>
              <w:pBdr>
                <w:top w:val="nil"/>
                <w:left w:val="nil"/>
                <w:bottom w:val="nil"/>
                <w:right w:val="nil"/>
                <w:between w:val="nil"/>
              </w:pBdr>
              <w:spacing w:before="60" w:after="60"/>
              <w:rPr>
                <w:ins w:id="831" w:author="Asad Shah" w:date="2025-01-06T01:35:00Z"/>
                <w:rFonts w:eastAsia="Times New Roman" w:cs="Times New Roman"/>
                <w:color w:val="000000"/>
                <w:sz w:val="20"/>
                <w:szCs w:val="20"/>
              </w:rPr>
            </w:pPr>
            <w:ins w:id="832" w:author="Asad Shah" w:date="2025-01-06T01:35:00Z">
              <w:r>
                <w:rPr>
                  <w:rFonts w:eastAsia="Times New Roman" w:cs="Times New Roman"/>
                  <w:color w:val="000000"/>
                  <w:sz w:val="20"/>
                  <w:szCs w:val="20"/>
                </w:rPr>
                <w:t>Version 0.8</w:t>
              </w:r>
            </w:ins>
          </w:p>
        </w:tc>
        <w:tc>
          <w:tcPr>
            <w:tcW w:w="1949" w:type="dxa"/>
            <w:vAlign w:val="center"/>
          </w:tcPr>
          <w:p w14:paraId="5868D5FE" w14:textId="1439C6AF" w:rsidR="00D45C8F" w:rsidRDefault="00651DF5" w:rsidP="002C01FD">
            <w:pPr>
              <w:pBdr>
                <w:top w:val="nil"/>
                <w:left w:val="nil"/>
                <w:bottom w:val="nil"/>
                <w:right w:val="nil"/>
                <w:between w:val="nil"/>
              </w:pBdr>
              <w:spacing w:before="60" w:after="60"/>
              <w:rPr>
                <w:ins w:id="833" w:author="Asad Shah" w:date="2025-01-06T01:35:00Z"/>
                <w:rFonts w:eastAsia="Times New Roman" w:cs="Times New Roman"/>
                <w:color w:val="000000"/>
                <w:sz w:val="20"/>
                <w:szCs w:val="20"/>
              </w:rPr>
            </w:pPr>
            <w:ins w:id="834" w:author="Asad Shah" w:date="2025-01-06T01:35:00Z">
              <w:r>
                <w:rPr>
                  <w:rFonts w:eastAsia="Times New Roman" w:cs="Times New Roman"/>
                  <w:color w:val="000000"/>
                  <w:sz w:val="20"/>
                  <w:szCs w:val="20"/>
                </w:rPr>
                <w:t>Asad Shah</w:t>
              </w:r>
            </w:ins>
          </w:p>
        </w:tc>
        <w:tc>
          <w:tcPr>
            <w:tcW w:w="4252" w:type="dxa"/>
            <w:vAlign w:val="center"/>
          </w:tcPr>
          <w:p w14:paraId="48E66171" w14:textId="2502B001" w:rsidR="00D45C8F" w:rsidRDefault="00651DF5" w:rsidP="002C01FD">
            <w:pPr>
              <w:pBdr>
                <w:top w:val="nil"/>
                <w:left w:val="nil"/>
                <w:bottom w:val="nil"/>
                <w:right w:val="nil"/>
                <w:between w:val="nil"/>
              </w:pBdr>
              <w:spacing w:before="60" w:after="60"/>
              <w:rPr>
                <w:ins w:id="835" w:author="Asad Shah" w:date="2025-01-06T01:35:00Z"/>
                <w:rFonts w:eastAsia="Times New Roman" w:cs="Times New Roman"/>
                <w:color w:val="000000"/>
                <w:sz w:val="20"/>
                <w:szCs w:val="20"/>
              </w:rPr>
            </w:pPr>
            <w:ins w:id="836" w:author="Asad Shah" w:date="2025-01-06T01:35:00Z">
              <w:r>
                <w:rPr>
                  <w:rFonts w:eastAsia="Times New Roman" w:cs="Times New Roman"/>
                  <w:color w:val="000000"/>
                  <w:sz w:val="20"/>
                  <w:szCs w:val="20"/>
                </w:rPr>
                <w:t>Created database</w:t>
              </w:r>
            </w:ins>
            <w:ins w:id="837" w:author="Asad Shah" w:date="2025-01-06T01:36:00Z">
              <w:r>
                <w:rPr>
                  <w:rFonts w:eastAsia="Times New Roman" w:cs="Times New Roman"/>
                  <w:color w:val="000000"/>
                  <w:sz w:val="20"/>
                  <w:szCs w:val="20"/>
                </w:rPr>
                <w:t xml:space="preserve"> schema</w:t>
              </w:r>
            </w:ins>
          </w:p>
        </w:tc>
        <w:tc>
          <w:tcPr>
            <w:tcW w:w="1985" w:type="dxa"/>
            <w:vAlign w:val="center"/>
          </w:tcPr>
          <w:p w14:paraId="493502AB" w14:textId="06E331E1" w:rsidR="00D45C8F" w:rsidRDefault="00651DF5" w:rsidP="002C01FD">
            <w:pPr>
              <w:pBdr>
                <w:top w:val="nil"/>
                <w:left w:val="nil"/>
                <w:bottom w:val="nil"/>
                <w:right w:val="nil"/>
                <w:between w:val="nil"/>
              </w:pBdr>
              <w:spacing w:before="60" w:after="60"/>
              <w:jc w:val="center"/>
              <w:rPr>
                <w:ins w:id="838" w:author="Asad Shah" w:date="2025-01-06T01:35:00Z"/>
                <w:rFonts w:eastAsia="Times New Roman" w:cs="Times New Roman"/>
                <w:color w:val="000000"/>
                <w:sz w:val="20"/>
                <w:szCs w:val="20"/>
              </w:rPr>
            </w:pPr>
            <w:ins w:id="839" w:author="Asad Shah" w:date="2025-01-06T01:36:00Z">
              <w:r>
                <w:rPr>
                  <w:rFonts w:eastAsia="Times New Roman" w:cs="Times New Roman"/>
                  <w:color w:val="000000"/>
                  <w:sz w:val="20"/>
                  <w:szCs w:val="20"/>
                </w:rPr>
                <w:t>6/1/25</w:t>
              </w:r>
            </w:ins>
          </w:p>
        </w:tc>
      </w:tr>
      <w:tr w:rsidR="00766988" w14:paraId="0F070134" w14:textId="77777777" w:rsidTr="003A7E75">
        <w:trPr>
          <w:ins w:id="840" w:author="Asad Shah" w:date="2025-01-11T20:14:00Z"/>
        </w:trPr>
        <w:tc>
          <w:tcPr>
            <w:tcW w:w="1170" w:type="dxa"/>
            <w:vAlign w:val="center"/>
          </w:tcPr>
          <w:p w14:paraId="379D1412" w14:textId="481F4BF4" w:rsidR="00766988" w:rsidRDefault="00766988" w:rsidP="002C01FD">
            <w:pPr>
              <w:pBdr>
                <w:top w:val="nil"/>
                <w:left w:val="nil"/>
                <w:bottom w:val="nil"/>
                <w:right w:val="nil"/>
                <w:between w:val="nil"/>
              </w:pBdr>
              <w:spacing w:before="60" w:after="60"/>
              <w:rPr>
                <w:ins w:id="841" w:author="Asad Shah" w:date="2025-01-11T20:14:00Z"/>
                <w:rFonts w:eastAsia="Times New Roman" w:cs="Times New Roman"/>
                <w:color w:val="000000"/>
                <w:sz w:val="20"/>
                <w:szCs w:val="20"/>
              </w:rPr>
            </w:pPr>
            <w:ins w:id="842" w:author="Asad Shah" w:date="2025-01-11T20:14:00Z">
              <w:r>
                <w:rPr>
                  <w:rFonts w:eastAsia="Times New Roman" w:cs="Times New Roman"/>
                  <w:color w:val="000000"/>
                  <w:sz w:val="20"/>
                  <w:szCs w:val="20"/>
                </w:rPr>
                <w:t>Version 1</w:t>
              </w:r>
            </w:ins>
          </w:p>
        </w:tc>
        <w:tc>
          <w:tcPr>
            <w:tcW w:w="1949" w:type="dxa"/>
            <w:vAlign w:val="center"/>
          </w:tcPr>
          <w:p w14:paraId="2017C2F8" w14:textId="1BBC7829" w:rsidR="00766988" w:rsidRDefault="00766988" w:rsidP="002C01FD">
            <w:pPr>
              <w:pBdr>
                <w:top w:val="nil"/>
                <w:left w:val="nil"/>
                <w:bottom w:val="nil"/>
                <w:right w:val="nil"/>
                <w:between w:val="nil"/>
              </w:pBdr>
              <w:spacing w:before="60" w:after="60"/>
              <w:rPr>
                <w:ins w:id="843" w:author="Asad Shah" w:date="2025-01-11T20:14:00Z"/>
                <w:rFonts w:eastAsia="Times New Roman" w:cs="Times New Roman"/>
                <w:color w:val="000000"/>
                <w:sz w:val="20"/>
                <w:szCs w:val="20"/>
              </w:rPr>
            </w:pPr>
            <w:ins w:id="844" w:author="Asad Shah" w:date="2025-01-11T20:14:00Z">
              <w:r>
                <w:rPr>
                  <w:rFonts w:eastAsia="Times New Roman" w:cs="Times New Roman"/>
                  <w:color w:val="000000"/>
                  <w:sz w:val="20"/>
                  <w:szCs w:val="20"/>
                </w:rPr>
                <w:t>Asad Shah</w:t>
              </w:r>
            </w:ins>
          </w:p>
        </w:tc>
        <w:tc>
          <w:tcPr>
            <w:tcW w:w="4252" w:type="dxa"/>
            <w:vAlign w:val="center"/>
          </w:tcPr>
          <w:p w14:paraId="4A9F620F" w14:textId="303BDE22" w:rsidR="00766988" w:rsidRDefault="00766988" w:rsidP="002C01FD">
            <w:pPr>
              <w:pBdr>
                <w:top w:val="nil"/>
                <w:left w:val="nil"/>
                <w:bottom w:val="nil"/>
                <w:right w:val="nil"/>
                <w:between w:val="nil"/>
              </w:pBdr>
              <w:spacing w:before="60" w:after="60"/>
              <w:rPr>
                <w:ins w:id="845" w:author="Asad Shah" w:date="2025-01-11T20:14:00Z"/>
                <w:rFonts w:eastAsia="Times New Roman" w:cs="Times New Roman"/>
                <w:color w:val="000000"/>
                <w:sz w:val="20"/>
                <w:szCs w:val="20"/>
              </w:rPr>
            </w:pPr>
            <w:ins w:id="846" w:author="Asad Shah" w:date="2025-01-11T20:14:00Z">
              <w:r>
                <w:rPr>
                  <w:rFonts w:eastAsia="Times New Roman" w:cs="Times New Roman"/>
                  <w:color w:val="000000"/>
                  <w:sz w:val="20"/>
                  <w:szCs w:val="20"/>
                </w:rPr>
                <w:t>Completed 1 version o</w:t>
              </w:r>
            </w:ins>
            <w:ins w:id="847" w:author="Asad Shah" w:date="2025-01-13T02:17:00Z">
              <w:r w:rsidR="0099738E">
                <w:rPr>
                  <w:rFonts w:eastAsia="Times New Roman" w:cs="Times New Roman"/>
                  <w:color w:val="000000"/>
                  <w:sz w:val="20"/>
                  <w:szCs w:val="20"/>
                </w:rPr>
                <w:t>f</w:t>
              </w:r>
            </w:ins>
            <w:ins w:id="848" w:author="Asad Shah" w:date="2025-01-11T20:14:00Z">
              <w:r>
                <w:rPr>
                  <w:rFonts w:eastAsia="Times New Roman" w:cs="Times New Roman"/>
                  <w:color w:val="000000"/>
                  <w:sz w:val="20"/>
                  <w:szCs w:val="20"/>
                </w:rPr>
                <w:t xml:space="preserve"> </w:t>
              </w:r>
            </w:ins>
            <w:ins w:id="849" w:author="Asad Shah" w:date="2025-01-11T20:15:00Z">
              <w:r>
                <w:rPr>
                  <w:rFonts w:eastAsia="Times New Roman" w:cs="Times New Roman"/>
                  <w:color w:val="000000"/>
                  <w:sz w:val="20"/>
                  <w:szCs w:val="20"/>
                </w:rPr>
                <w:t>SRS</w:t>
              </w:r>
            </w:ins>
          </w:p>
        </w:tc>
        <w:tc>
          <w:tcPr>
            <w:tcW w:w="1985" w:type="dxa"/>
            <w:vAlign w:val="center"/>
          </w:tcPr>
          <w:p w14:paraId="5F81BB9B" w14:textId="02D9474C" w:rsidR="00766988" w:rsidRDefault="00766988" w:rsidP="002C01FD">
            <w:pPr>
              <w:pBdr>
                <w:top w:val="nil"/>
                <w:left w:val="nil"/>
                <w:bottom w:val="nil"/>
                <w:right w:val="nil"/>
                <w:between w:val="nil"/>
              </w:pBdr>
              <w:spacing w:before="60" w:after="60"/>
              <w:jc w:val="center"/>
              <w:rPr>
                <w:ins w:id="850" w:author="Asad Shah" w:date="2025-01-11T20:14:00Z"/>
                <w:rFonts w:eastAsia="Times New Roman" w:cs="Times New Roman"/>
                <w:color w:val="000000"/>
                <w:sz w:val="20"/>
                <w:szCs w:val="20"/>
              </w:rPr>
            </w:pPr>
            <w:ins w:id="851" w:author="Asad Shah" w:date="2025-01-11T20:15:00Z">
              <w:r>
                <w:rPr>
                  <w:rFonts w:eastAsia="Times New Roman" w:cs="Times New Roman"/>
                  <w:color w:val="000000"/>
                  <w:sz w:val="20"/>
                  <w:szCs w:val="20"/>
                </w:rPr>
                <w:t>10/1/25</w:t>
              </w:r>
            </w:ins>
          </w:p>
        </w:tc>
      </w:tr>
      <w:tr w:rsidR="008F1EBA" w14:paraId="7E5852B7" w14:textId="77777777" w:rsidTr="003A7E75">
        <w:trPr>
          <w:ins w:id="852" w:author="Asad Shah" w:date="2025-01-13T02:20:00Z"/>
        </w:trPr>
        <w:tc>
          <w:tcPr>
            <w:tcW w:w="1170" w:type="dxa"/>
            <w:vAlign w:val="center"/>
          </w:tcPr>
          <w:p w14:paraId="65DEBD2E" w14:textId="030847EC" w:rsidR="008F1EBA" w:rsidRDefault="008F1EBA" w:rsidP="002C01FD">
            <w:pPr>
              <w:pBdr>
                <w:top w:val="nil"/>
                <w:left w:val="nil"/>
                <w:bottom w:val="nil"/>
                <w:right w:val="nil"/>
                <w:between w:val="nil"/>
              </w:pBdr>
              <w:spacing w:before="60" w:after="60"/>
              <w:rPr>
                <w:ins w:id="853" w:author="Asad Shah" w:date="2025-01-13T02:20:00Z"/>
                <w:rFonts w:eastAsia="Times New Roman" w:cs="Times New Roman"/>
                <w:color w:val="000000"/>
                <w:sz w:val="20"/>
                <w:szCs w:val="20"/>
              </w:rPr>
            </w:pPr>
            <w:ins w:id="854" w:author="Asad Shah" w:date="2025-01-13T02:20:00Z">
              <w:r>
                <w:rPr>
                  <w:rFonts w:eastAsia="Times New Roman" w:cs="Times New Roman"/>
                  <w:color w:val="000000"/>
                  <w:sz w:val="20"/>
                  <w:szCs w:val="20"/>
                </w:rPr>
                <w:t>Version 1.1</w:t>
              </w:r>
            </w:ins>
          </w:p>
        </w:tc>
        <w:tc>
          <w:tcPr>
            <w:tcW w:w="1949" w:type="dxa"/>
            <w:vAlign w:val="center"/>
          </w:tcPr>
          <w:p w14:paraId="2D0C76D6" w14:textId="3FE7B550" w:rsidR="008F1EBA" w:rsidRDefault="008F1EBA" w:rsidP="002C01FD">
            <w:pPr>
              <w:pBdr>
                <w:top w:val="nil"/>
                <w:left w:val="nil"/>
                <w:bottom w:val="nil"/>
                <w:right w:val="nil"/>
                <w:between w:val="nil"/>
              </w:pBdr>
              <w:spacing w:before="60" w:after="60"/>
              <w:rPr>
                <w:ins w:id="855" w:author="Asad Shah" w:date="2025-01-13T02:20:00Z"/>
                <w:rFonts w:eastAsia="Times New Roman" w:cs="Times New Roman"/>
                <w:color w:val="000000"/>
                <w:sz w:val="20"/>
                <w:szCs w:val="20"/>
              </w:rPr>
            </w:pPr>
            <w:ins w:id="856" w:author="Asad Shah" w:date="2025-01-13T02:20:00Z">
              <w:r>
                <w:rPr>
                  <w:rFonts w:eastAsia="Times New Roman" w:cs="Times New Roman"/>
                  <w:color w:val="000000"/>
                  <w:sz w:val="20"/>
                  <w:szCs w:val="20"/>
                </w:rPr>
                <w:t>Asad Shah</w:t>
              </w:r>
            </w:ins>
          </w:p>
        </w:tc>
        <w:tc>
          <w:tcPr>
            <w:tcW w:w="4252" w:type="dxa"/>
            <w:vAlign w:val="center"/>
          </w:tcPr>
          <w:p w14:paraId="5237C383" w14:textId="32E10DE1" w:rsidR="008F1EBA" w:rsidRDefault="008F1EBA" w:rsidP="002C01FD">
            <w:pPr>
              <w:pBdr>
                <w:top w:val="nil"/>
                <w:left w:val="nil"/>
                <w:bottom w:val="nil"/>
                <w:right w:val="nil"/>
                <w:between w:val="nil"/>
              </w:pBdr>
              <w:spacing w:before="60" w:after="60"/>
              <w:rPr>
                <w:ins w:id="857" w:author="Asad Shah" w:date="2025-01-13T02:20:00Z"/>
                <w:rFonts w:eastAsia="Times New Roman" w:cs="Times New Roman"/>
                <w:color w:val="000000"/>
                <w:sz w:val="20"/>
                <w:szCs w:val="20"/>
              </w:rPr>
            </w:pPr>
            <w:ins w:id="858" w:author="Asad Shah" w:date="2025-01-13T02:21:00Z">
              <w:r>
                <w:rPr>
                  <w:rFonts w:eastAsia="Times New Roman" w:cs="Times New Roman"/>
                  <w:color w:val="000000"/>
                  <w:sz w:val="20"/>
                  <w:szCs w:val="20"/>
                </w:rPr>
                <w:t>Add some formatting</w:t>
              </w:r>
            </w:ins>
          </w:p>
        </w:tc>
        <w:tc>
          <w:tcPr>
            <w:tcW w:w="1985" w:type="dxa"/>
            <w:vAlign w:val="center"/>
          </w:tcPr>
          <w:p w14:paraId="40545547" w14:textId="77777777" w:rsidR="008F1EBA" w:rsidRDefault="008F1EBA" w:rsidP="002C01FD">
            <w:pPr>
              <w:pBdr>
                <w:top w:val="nil"/>
                <w:left w:val="nil"/>
                <w:bottom w:val="nil"/>
                <w:right w:val="nil"/>
                <w:between w:val="nil"/>
              </w:pBdr>
              <w:spacing w:before="60" w:after="60"/>
              <w:jc w:val="center"/>
              <w:rPr>
                <w:ins w:id="859" w:author="Asad Shah" w:date="2025-01-13T02:20:00Z"/>
                <w:rFonts w:eastAsia="Times New Roman" w:cs="Times New Roman"/>
                <w:color w:val="000000"/>
                <w:sz w:val="20"/>
                <w:szCs w:val="20"/>
              </w:rPr>
            </w:pPr>
          </w:p>
        </w:tc>
      </w:tr>
    </w:tbl>
    <w:p w14:paraId="144C7989" w14:textId="77777777" w:rsidR="00494DE8" w:rsidRDefault="00494DE8" w:rsidP="00F01DAB">
      <w:pPr>
        <w:tabs>
          <w:tab w:val="left" w:pos="924"/>
        </w:tabs>
        <w:rPr>
          <w:ins w:id="860" w:author="Asad" w:date="2024-11-30T12:18:00Z"/>
          <w:rFonts w:cs="Times New Roman"/>
          <w:sz w:val="36"/>
          <w:szCs w:val="36"/>
        </w:rPr>
      </w:pPr>
    </w:p>
    <w:p w14:paraId="5DA504B8" w14:textId="1EB2E99A" w:rsidR="001B47C4" w:rsidRDefault="001B47C4" w:rsidP="00F01DAB">
      <w:pPr>
        <w:tabs>
          <w:tab w:val="left" w:pos="924"/>
        </w:tabs>
        <w:rPr>
          <w:ins w:id="861" w:author="Asad" w:date="2024-11-30T12:18:00Z"/>
          <w:rFonts w:cs="Times New Roman"/>
          <w:sz w:val="36"/>
          <w:szCs w:val="36"/>
        </w:rPr>
      </w:pPr>
    </w:p>
    <w:p w14:paraId="50B87BDB" w14:textId="50746244" w:rsidR="001B47C4" w:rsidRDefault="001B47C4" w:rsidP="00F01DAB">
      <w:pPr>
        <w:tabs>
          <w:tab w:val="left" w:pos="924"/>
        </w:tabs>
        <w:rPr>
          <w:ins w:id="862" w:author="Asad" w:date="2024-11-30T12:18:00Z"/>
          <w:rFonts w:cs="Times New Roman"/>
          <w:sz w:val="36"/>
          <w:szCs w:val="36"/>
        </w:rPr>
      </w:pPr>
    </w:p>
    <w:p w14:paraId="1BEA9F26" w14:textId="12E8437C" w:rsidR="001B47C4" w:rsidRDefault="001B47C4" w:rsidP="00F01DAB">
      <w:pPr>
        <w:tabs>
          <w:tab w:val="left" w:pos="924"/>
        </w:tabs>
        <w:rPr>
          <w:ins w:id="863" w:author="Asad" w:date="2024-11-30T12:18:00Z"/>
          <w:rFonts w:cs="Times New Roman"/>
          <w:sz w:val="36"/>
          <w:szCs w:val="36"/>
        </w:rPr>
      </w:pPr>
    </w:p>
    <w:p w14:paraId="737194E1" w14:textId="67697BB7" w:rsidR="001B47C4" w:rsidRDefault="001B47C4" w:rsidP="00F01DAB">
      <w:pPr>
        <w:tabs>
          <w:tab w:val="left" w:pos="924"/>
        </w:tabs>
        <w:rPr>
          <w:ins w:id="864" w:author="Asad" w:date="2024-11-30T12:18:00Z"/>
          <w:rFonts w:cs="Times New Roman"/>
          <w:sz w:val="36"/>
          <w:szCs w:val="36"/>
        </w:rPr>
      </w:pPr>
    </w:p>
    <w:p w14:paraId="54BBFE9C" w14:textId="4B238C6D" w:rsidR="001B47C4" w:rsidRDefault="001B47C4" w:rsidP="00F01DAB">
      <w:pPr>
        <w:tabs>
          <w:tab w:val="left" w:pos="924"/>
        </w:tabs>
        <w:rPr>
          <w:ins w:id="865" w:author="Asad" w:date="2024-11-30T12:18:00Z"/>
          <w:rFonts w:cs="Times New Roman"/>
          <w:sz w:val="36"/>
          <w:szCs w:val="36"/>
        </w:rPr>
      </w:pPr>
    </w:p>
    <w:p w14:paraId="2DCEFEB3" w14:textId="790DEF57" w:rsidR="001B47C4" w:rsidRDefault="001B47C4" w:rsidP="00F01DAB">
      <w:pPr>
        <w:tabs>
          <w:tab w:val="left" w:pos="924"/>
        </w:tabs>
        <w:rPr>
          <w:ins w:id="866" w:author="Asad" w:date="2024-11-30T12:18:00Z"/>
          <w:rFonts w:cs="Times New Roman"/>
          <w:sz w:val="36"/>
          <w:szCs w:val="36"/>
        </w:rPr>
      </w:pPr>
    </w:p>
    <w:p w14:paraId="26A3E667" w14:textId="78CAB264" w:rsidR="001B47C4" w:rsidRDefault="001B47C4" w:rsidP="00F01DAB">
      <w:pPr>
        <w:tabs>
          <w:tab w:val="left" w:pos="924"/>
        </w:tabs>
        <w:rPr>
          <w:ins w:id="867" w:author="Asad" w:date="2024-11-30T12:18:00Z"/>
          <w:rFonts w:cs="Times New Roman"/>
          <w:sz w:val="36"/>
          <w:szCs w:val="36"/>
        </w:rPr>
      </w:pPr>
    </w:p>
    <w:p w14:paraId="132A9048" w14:textId="62EDC7A3" w:rsidR="001B47C4" w:rsidRDefault="001B47C4" w:rsidP="00F01DAB">
      <w:pPr>
        <w:tabs>
          <w:tab w:val="left" w:pos="924"/>
        </w:tabs>
        <w:rPr>
          <w:ins w:id="868" w:author="Asad" w:date="2024-11-30T12:18:00Z"/>
          <w:rFonts w:cs="Times New Roman"/>
          <w:sz w:val="36"/>
          <w:szCs w:val="36"/>
        </w:rPr>
      </w:pPr>
    </w:p>
    <w:p w14:paraId="57109BDE" w14:textId="333883D1" w:rsidR="001B47C4" w:rsidRDefault="001B47C4" w:rsidP="00F01DAB">
      <w:pPr>
        <w:tabs>
          <w:tab w:val="left" w:pos="924"/>
        </w:tabs>
        <w:rPr>
          <w:ins w:id="869" w:author="Asad" w:date="2024-11-30T12:18:00Z"/>
          <w:rFonts w:cs="Times New Roman"/>
          <w:sz w:val="36"/>
          <w:szCs w:val="36"/>
        </w:rPr>
      </w:pPr>
    </w:p>
    <w:p w14:paraId="0ABFFF64" w14:textId="1F84BAF5" w:rsidR="004E1CBA" w:rsidRDefault="004E1CBA" w:rsidP="00F01DAB">
      <w:pPr>
        <w:tabs>
          <w:tab w:val="left" w:pos="924"/>
        </w:tabs>
        <w:rPr>
          <w:ins w:id="870" w:author="Asad Shah" w:date="2025-01-13T02:34:00Z"/>
          <w:rFonts w:cs="Times New Roman"/>
          <w:sz w:val="36"/>
          <w:szCs w:val="36"/>
        </w:rPr>
      </w:pPr>
    </w:p>
    <w:p w14:paraId="589DFB15" w14:textId="77777777" w:rsidR="0061182E" w:rsidRDefault="0061182E" w:rsidP="00F01DAB">
      <w:pPr>
        <w:tabs>
          <w:tab w:val="left" w:pos="924"/>
        </w:tabs>
        <w:rPr>
          <w:ins w:id="871" w:author="Asad Shah" w:date="2025-01-13T02:46:00Z"/>
          <w:rFonts w:cs="Times New Roman"/>
          <w:sz w:val="36"/>
          <w:szCs w:val="36"/>
        </w:rPr>
        <w:sectPr w:rsidR="0061182E" w:rsidSect="003E486C">
          <w:footerReference w:type="first" r:id="rId11"/>
          <w:pgSz w:w="12240" w:h="15840"/>
          <w:pgMar w:top="1440" w:right="1296" w:bottom="1440" w:left="1296" w:header="720" w:footer="720" w:gutter="0"/>
          <w:pgNumType w:fmt="lowerRoman" w:start="1"/>
          <w:cols w:space="720"/>
          <w:titlePg/>
          <w:docGrid w:linePitch="360"/>
        </w:sectPr>
      </w:pPr>
    </w:p>
    <w:p w14:paraId="4AEA6F2F" w14:textId="0030CEE2" w:rsidR="00D50027" w:rsidDel="0061182E" w:rsidRDefault="00D50027" w:rsidP="00F01DAB">
      <w:pPr>
        <w:tabs>
          <w:tab w:val="left" w:pos="924"/>
        </w:tabs>
        <w:rPr>
          <w:ins w:id="872" w:author="Asad" w:date="2024-11-30T12:18:00Z"/>
          <w:del w:id="873" w:author="Asad Shah" w:date="2025-01-13T02:47:00Z"/>
          <w:rFonts w:cs="Times New Roman"/>
          <w:sz w:val="36"/>
          <w:szCs w:val="36"/>
        </w:rPr>
      </w:pPr>
    </w:p>
    <w:p w14:paraId="75EB1950" w14:textId="050415E9" w:rsidR="001B47C4" w:rsidRPr="00D13DB3" w:rsidRDefault="001B47C4">
      <w:pPr>
        <w:pStyle w:val="Heading1"/>
        <w:numPr>
          <w:ilvl w:val="0"/>
          <w:numId w:val="2"/>
        </w:numPr>
        <w:shd w:val="clear" w:color="auto" w:fill="595959" w:themeFill="text1" w:themeFillTint="A6"/>
        <w:jc w:val="center"/>
        <w:rPr>
          <w:ins w:id="874" w:author="Asad" w:date="2024-11-30T12:18:00Z"/>
          <w:color w:val="FFFFFF" w:themeColor="background1"/>
          <w:sz w:val="36"/>
          <w:szCs w:val="36"/>
          <w:rPrChange w:id="875" w:author="Asad" w:date="2024-11-30T12:23:00Z">
            <w:rPr>
              <w:ins w:id="876" w:author="Asad" w:date="2024-11-30T12:18:00Z"/>
            </w:rPr>
          </w:rPrChange>
        </w:rPr>
        <w:pPrChange w:id="877" w:author="Asad" w:date="2024-12-01T09:56:00Z">
          <w:pPr>
            <w:shd w:val="clear" w:color="auto" w:fill="595959" w:themeFill="text1" w:themeFillTint="A6"/>
            <w:spacing w:after="240" w:line="240" w:lineRule="auto"/>
            <w:jc w:val="center"/>
          </w:pPr>
        </w:pPrChange>
      </w:pPr>
      <w:bookmarkStart w:id="878" w:name="_Toc187627437"/>
      <w:ins w:id="879" w:author="Asad" w:date="2024-11-30T12:18:00Z">
        <w:r w:rsidRPr="00A759E3">
          <w:rPr>
            <w:color w:val="FFFFFF" w:themeColor="background1"/>
            <w:sz w:val="36"/>
            <w:szCs w:val="36"/>
            <w:rPrChange w:id="880" w:author="Asad" w:date="2024-12-01T09:57:00Z">
              <w:rPr>
                <w:rFonts w:asciiTheme="minorHAnsi" w:hAnsiTheme="minorHAnsi"/>
                <w:color w:val="auto"/>
                <w:sz w:val="22"/>
              </w:rPr>
            </w:rPrChange>
          </w:rPr>
          <w:t>I</w:t>
        </w:r>
      </w:ins>
      <w:ins w:id="881" w:author="Asad" w:date="2024-11-30T12:19:00Z">
        <w:r w:rsidRPr="00A759E3">
          <w:rPr>
            <w:color w:val="FFFFFF" w:themeColor="background1"/>
            <w:sz w:val="36"/>
            <w:szCs w:val="36"/>
            <w:rPrChange w:id="882" w:author="Asad" w:date="2024-12-01T09:57:00Z">
              <w:rPr>
                <w:rFonts w:asciiTheme="minorHAnsi" w:hAnsiTheme="minorHAnsi"/>
                <w:color w:val="auto"/>
                <w:sz w:val="22"/>
              </w:rPr>
            </w:rPrChange>
          </w:rPr>
          <w:t>ntroduction</w:t>
        </w:r>
      </w:ins>
      <w:bookmarkEnd w:id="878"/>
    </w:p>
    <w:p w14:paraId="0367634E" w14:textId="3CFE3E8A" w:rsidR="00A759E3" w:rsidRDefault="00A759E3">
      <w:pPr>
        <w:pStyle w:val="NormalWeb"/>
        <w:spacing w:line="360" w:lineRule="auto"/>
        <w:jc w:val="both"/>
        <w:rPr>
          <w:ins w:id="883" w:author="Asad" w:date="2024-12-01T10:05:00Z"/>
        </w:rPr>
        <w:pPrChange w:id="884" w:author="Asad" w:date="2025-01-02T21:58:00Z">
          <w:pPr>
            <w:pStyle w:val="NormalWeb"/>
          </w:pPr>
        </w:pPrChange>
      </w:pPr>
      <w:ins w:id="885" w:author="Asad" w:date="2024-12-01T10:04:00Z">
        <w:r>
          <w:t>Th</w:t>
        </w:r>
      </w:ins>
      <w:ins w:id="886" w:author="Asad" w:date="2024-12-01T10:05:00Z">
        <w:r w:rsidR="005929D0">
          <w:t xml:space="preserve">e </w:t>
        </w:r>
      </w:ins>
      <w:ins w:id="887" w:author="Asad" w:date="2024-12-01T10:04:00Z">
        <w:r>
          <w:t>project focuses on developing a counseling platform for students in Pakistan who have completed their 12th grade. The platform addresses the challenges students face in deciding their career paths and understanding university admission processes. By providing personalized recommendations, university information and insights into field trends, the platform empowers students to make informed decisions about their higher education.</w:t>
        </w:r>
      </w:ins>
    </w:p>
    <w:p w14:paraId="56BE94DC" w14:textId="23DCE9A5" w:rsidR="005929D0" w:rsidRDefault="005929D0">
      <w:pPr>
        <w:pStyle w:val="NormalWeb"/>
        <w:spacing w:line="360" w:lineRule="auto"/>
        <w:jc w:val="both"/>
        <w:rPr>
          <w:ins w:id="888" w:author="Asad" w:date="2024-12-01T10:09:00Z"/>
        </w:rPr>
        <w:pPrChange w:id="889" w:author="Asad" w:date="2024-12-01T10:09:00Z">
          <w:pPr>
            <w:pStyle w:val="NormalWeb"/>
          </w:pPr>
        </w:pPrChange>
      </w:pPr>
      <w:ins w:id="890" w:author="Asad" w:date="2024-12-01T10:09:00Z">
        <w:r>
          <w:t xml:space="preserve">In this section you will find a comprehensive outline of the project's purpose and the problems it seeks to solve. This section highlights the challenges faced by students after 12th grade in Pakistan, including their lack of awareness about career options and university admission processes. It also introduces the platform's primary objectives, emphasizing how it provides tailored guidance, university recommendations and insights into field trends. </w:t>
        </w:r>
      </w:ins>
    </w:p>
    <w:p w14:paraId="6ABC8B6F" w14:textId="15D186F9" w:rsidR="005929D0" w:rsidRDefault="007020B8" w:rsidP="005929D0">
      <w:pPr>
        <w:pStyle w:val="Heading2"/>
        <w:numPr>
          <w:ilvl w:val="1"/>
          <w:numId w:val="2"/>
        </w:numPr>
        <w:ind w:left="357" w:hanging="357"/>
        <w:rPr>
          <w:ins w:id="891" w:author="Asad" w:date="2024-12-01T10:14:00Z"/>
        </w:rPr>
      </w:pPr>
      <w:ins w:id="892" w:author="Asad" w:date="2024-12-01T10:20:00Z">
        <w:r>
          <w:t xml:space="preserve"> </w:t>
        </w:r>
      </w:ins>
      <w:bookmarkStart w:id="893" w:name="_Toc187627438"/>
      <w:ins w:id="894" w:author="Asad" w:date="2024-12-01T10:10:00Z">
        <w:r w:rsidR="005929D0">
          <w:t>Document Purpose</w:t>
        </w:r>
        <w:bookmarkEnd w:id="893"/>
        <w:r w:rsidR="005929D0">
          <w:t xml:space="preserve"> </w:t>
        </w:r>
      </w:ins>
    </w:p>
    <w:p w14:paraId="3C160FE0" w14:textId="53E8AEC6" w:rsidR="007020B8" w:rsidRDefault="007020B8">
      <w:pPr>
        <w:pStyle w:val="NormalWeb"/>
        <w:spacing w:line="360" w:lineRule="auto"/>
        <w:jc w:val="both"/>
        <w:rPr>
          <w:ins w:id="895" w:author="Asad" w:date="2024-12-01T10:15:00Z"/>
        </w:rPr>
        <w:pPrChange w:id="896" w:author="Asad" w:date="2024-12-01T10:18:00Z">
          <w:pPr>
            <w:pStyle w:val="NormalWeb"/>
            <w:numPr>
              <w:numId w:val="2"/>
            </w:numPr>
            <w:ind w:left="360" w:hanging="360"/>
          </w:pPr>
        </w:pPrChange>
      </w:pPr>
      <w:ins w:id="897" w:author="Asad" w:date="2024-12-01T10:15:00Z">
        <w:r>
          <w:t xml:space="preserve">This document specifies the software requirements for the </w:t>
        </w:r>
        <w:r w:rsidRPr="007020B8">
          <w:rPr>
            <w:b/>
            <w:bCs/>
            <w:rPrChange w:id="898" w:author="Asad" w:date="2024-12-01T10:16:00Z">
              <w:rPr/>
            </w:rPrChange>
          </w:rPr>
          <w:t>Counseling Platform for Students in</w:t>
        </w:r>
        <w:r>
          <w:t xml:space="preserve"> </w:t>
        </w:r>
        <w:r w:rsidRPr="007020B8">
          <w:rPr>
            <w:b/>
            <w:bCs/>
            <w:rPrChange w:id="899" w:author="Asad" w:date="2024-12-01T10:16:00Z">
              <w:rPr/>
            </w:rPrChange>
          </w:rPr>
          <w:t>Pakistan</w:t>
        </w:r>
        <w:r>
          <w:t xml:space="preserve"> after 12th grade. The platform is designed to assist students in choosing suitable fields of study and identifying universities that match their academic credentials, interests and career goals. It aims to address the lack of career guidance and awareness among students regarding the field options available and the university admission processes in Pakistan. The platform, in its current scope, provides personalized field and university recommendations, trend analysis</w:t>
        </w:r>
      </w:ins>
      <w:ins w:id="900" w:author="Asad" w:date="2024-12-01T10:18:00Z">
        <w:r>
          <w:t xml:space="preserve"> and </w:t>
        </w:r>
      </w:ins>
      <w:ins w:id="901" w:author="Asad" w:date="2024-12-01T10:15:00Z">
        <w:r>
          <w:t>field comparisons</w:t>
        </w:r>
      </w:ins>
      <w:ins w:id="902" w:author="Asad" w:date="2024-12-01T10:18:00Z">
        <w:r>
          <w:t>.</w:t>
        </w:r>
      </w:ins>
    </w:p>
    <w:p w14:paraId="356BE08A" w14:textId="1E6A5830" w:rsidR="007020B8" w:rsidRDefault="007020B8">
      <w:pPr>
        <w:pStyle w:val="NormalWeb"/>
        <w:spacing w:line="360" w:lineRule="auto"/>
        <w:jc w:val="both"/>
        <w:rPr>
          <w:ins w:id="903" w:author="Asad" w:date="2024-12-01T10:15:00Z"/>
        </w:rPr>
        <w:pPrChange w:id="904" w:author="Asad" w:date="2024-12-01T10:18:00Z">
          <w:pPr>
            <w:pStyle w:val="NormalWeb"/>
            <w:numPr>
              <w:numId w:val="2"/>
            </w:numPr>
            <w:ind w:left="360" w:hanging="360"/>
          </w:pPr>
        </w:pPrChange>
      </w:pPr>
      <w:ins w:id="905" w:author="Asad" w:date="2024-12-01T10:15:00Z">
        <w:r>
          <w:t>This SRS describes the full scope of the system, encompassing its core functionalities such as data collection, aggregate calculation, field and university suggestions and dashboard visualizations. It also defines the boundaries of this release</w:t>
        </w:r>
      </w:ins>
      <w:ins w:id="906" w:author="Asad" w:date="2024-12-01T10:18:00Z">
        <w:r>
          <w:t xml:space="preserve"> </w:t>
        </w:r>
      </w:ins>
      <w:ins w:id="907" w:author="Asad" w:date="2024-12-01T10:15:00Z">
        <w:r>
          <w:t>which includes trend analysis tools and visualizations based on datasets from 2018 to 2024. The document ensures a detailed understanding of the system’s objectives, features and intended users forming the foundation for design, development and implementation.</w:t>
        </w:r>
      </w:ins>
    </w:p>
    <w:p w14:paraId="6B2D813A" w14:textId="6056A596" w:rsidR="005929D0" w:rsidRDefault="007020B8" w:rsidP="007020B8">
      <w:pPr>
        <w:pStyle w:val="Heading2"/>
        <w:numPr>
          <w:ilvl w:val="1"/>
          <w:numId w:val="2"/>
        </w:numPr>
        <w:rPr>
          <w:ins w:id="908" w:author="Asad" w:date="2024-12-01T10:22:00Z"/>
        </w:rPr>
      </w:pPr>
      <w:ins w:id="909" w:author="Asad" w:date="2024-12-01T10:19:00Z">
        <w:r>
          <w:lastRenderedPageBreak/>
          <w:t xml:space="preserve"> </w:t>
        </w:r>
        <w:bookmarkStart w:id="910" w:name="_Toc187627439"/>
        <w:r>
          <w:t>Product Scope</w:t>
        </w:r>
      </w:ins>
      <w:bookmarkEnd w:id="910"/>
    </w:p>
    <w:p w14:paraId="3565C433" w14:textId="53722B79" w:rsidR="00AF0341" w:rsidRDefault="00AF0341">
      <w:pPr>
        <w:pStyle w:val="NormalWeb"/>
        <w:spacing w:line="360" w:lineRule="auto"/>
        <w:jc w:val="both"/>
        <w:rPr>
          <w:ins w:id="911" w:author="Asad" w:date="2024-12-01T10:22:00Z"/>
        </w:rPr>
        <w:pPrChange w:id="912" w:author="Asad" w:date="2024-12-01T10:28:00Z">
          <w:pPr>
            <w:pStyle w:val="NormalWeb"/>
            <w:numPr>
              <w:numId w:val="2"/>
            </w:numPr>
            <w:ind w:left="360" w:hanging="360"/>
          </w:pPr>
        </w:pPrChange>
      </w:pPr>
      <w:ins w:id="913" w:author="Asad" w:date="2024-12-01T10:22:00Z">
        <w:r>
          <w:t xml:space="preserve">The </w:t>
        </w:r>
        <w:r w:rsidRPr="00AF0341">
          <w:rPr>
            <w:b/>
            <w:bCs/>
            <w:rPrChange w:id="914" w:author="Asad" w:date="2024-12-01T10:22:00Z">
              <w:rPr/>
            </w:rPrChange>
          </w:rPr>
          <w:t>Counseling Platform for Students in Pakistan</w:t>
        </w:r>
        <w:r>
          <w:t xml:space="preserve"> is a web-based application designed to guide students after 12th grade in making informed decisions about their future education and career paths. The platform collects academic data (Matric, FSC marks</w:t>
        </w:r>
      </w:ins>
      <w:ins w:id="915" w:author="Asad" w:date="2024-12-01T10:23:00Z">
        <w:r>
          <w:t xml:space="preserve"> </w:t>
        </w:r>
      </w:ins>
      <w:ins w:id="916" w:author="Asad" w:date="2024-12-01T10:22:00Z">
        <w:r>
          <w:t xml:space="preserve">and test scores like NTS or NET) and preferences (study stream and interests) to recommend suitable fields of study and universities. It also provides detailed information about university admission criteria, deadlines, and </w:t>
        </w:r>
      </w:ins>
      <w:ins w:id="917" w:author="Asad" w:date="2024-12-01T10:23:00Z">
        <w:r>
          <w:t>admission</w:t>
        </w:r>
      </w:ins>
      <w:ins w:id="918" w:author="Asad" w:date="2024-12-01T10:22:00Z">
        <w:r>
          <w:t xml:space="preserve"> links. </w:t>
        </w:r>
      </w:ins>
      <w:ins w:id="919" w:author="Asad" w:date="2024-12-01T10:23:00Z">
        <w:r>
          <w:t>T</w:t>
        </w:r>
      </w:ins>
      <w:ins w:id="920" w:author="Asad" w:date="2024-12-01T10:22:00Z">
        <w:r>
          <w:t xml:space="preserve">he platform features a dashboard for visualizing field trends and performing comparisons allowing students to explore growing and declining fields both locally and globally. </w:t>
        </w:r>
      </w:ins>
    </w:p>
    <w:p w14:paraId="1C249692" w14:textId="1A1A7082" w:rsidR="00AF0341" w:rsidRDefault="00AF0341">
      <w:pPr>
        <w:pStyle w:val="NormalWeb"/>
        <w:spacing w:line="360" w:lineRule="auto"/>
        <w:jc w:val="both"/>
        <w:rPr>
          <w:ins w:id="921" w:author="Asad" w:date="2024-12-01T10:22:00Z"/>
        </w:rPr>
        <w:pPrChange w:id="922" w:author="Asad" w:date="2024-12-01T10:28:00Z">
          <w:pPr>
            <w:pStyle w:val="NormalWeb"/>
            <w:numPr>
              <w:numId w:val="2"/>
            </w:numPr>
            <w:ind w:left="360" w:hanging="360"/>
          </w:pPr>
        </w:pPrChange>
      </w:pPr>
      <w:ins w:id="923" w:author="Asad" w:date="2024-12-01T10:22:00Z">
        <w:r>
          <w:t xml:space="preserve">The platform benefits students by addressing the knowledge gap about available academic fields and admission processes, thus reducing the uncertainty and stress involved in making critical career decisions. It empowers users with actionable insights and data-driven recommendations, enabling them to align their academic choices with market trends and global opportunities. </w:t>
        </w:r>
      </w:ins>
      <w:ins w:id="924" w:author="Asad" w:date="2024-12-01T10:25:00Z">
        <w:r w:rsidR="00DA1139">
          <w:t>T</w:t>
        </w:r>
      </w:ins>
      <w:ins w:id="925" w:author="Asad" w:date="2024-12-01T10:22:00Z">
        <w:r>
          <w:t xml:space="preserve">he </w:t>
        </w:r>
      </w:ins>
      <w:ins w:id="926" w:author="Asad" w:date="2024-12-01T10:25:00Z">
        <w:r w:rsidR="00DA1139">
          <w:t>website</w:t>
        </w:r>
      </w:ins>
      <w:ins w:id="927" w:author="Asad" w:date="2024-12-01T10:22:00Z">
        <w:r>
          <w:t xml:space="preserve"> aims to enhance career awareness, streamline the university selection process and help students achieve their educational and professional goals.</w:t>
        </w:r>
      </w:ins>
    </w:p>
    <w:p w14:paraId="43622C7D" w14:textId="1CF4B68F" w:rsidR="005929D0" w:rsidRPr="005929D0" w:rsidRDefault="00DA1139">
      <w:pPr>
        <w:pStyle w:val="Heading2"/>
        <w:numPr>
          <w:ilvl w:val="1"/>
          <w:numId w:val="2"/>
        </w:numPr>
        <w:rPr>
          <w:ins w:id="928" w:author="Asad" w:date="2024-12-01T10:04:00Z"/>
          <w:rPrChange w:id="929" w:author="Asad" w:date="2024-12-01T10:10:00Z">
            <w:rPr>
              <w:ins w:id="930" w:author="Asad" w:date="2024-12-01T10:04:00Z"/>
            </w:rPr>
          </w:rPrChange>
        </w:rPr>
        <w:pPrChange w:id="931" w:author="Asad" w:date="2024-12-01T10:31:00Z">
          <w:pPr>
            <w:pStyle w:val="NormalWeb"/>
          </w:pPr>
        </w:pPrChange>
      </w:pPr>
      <w:ins w:id="932" w:author="Asad" w:date="2024-12-01T10:31:00Z">
        <w:r>
          <w:t xml:space="preserve"> </w:t>
        </w:r>
        <w:bookmarkStart w:id="933" w:name="_Toc187627440"/>
        <w:r>
          <w:t>Intended Audience and Document Overview</w:t>
        </w:r>
      </w:ins>
      <w:bookmarkEnd w:id="933"/>
    </w:p>
    <w:p w14:paraId="06C84083" w14:textId="570BCC1C" w:rsidR="003D1C07" w:rsidRDefault="003D1C07">
      <w:pPr>
        <w:pStyle w:val="NormalWeb"/>
        <w:spacing w:line="360" w:lineRule="auto"/>
        <w:jc w:val="both"/>
        <w:rPr>
          <w:ins w:id="934" w:author="Asad" w:date="2024-12-01T10:35:00Z"/>
        </w:rPr>
        <w:pPrChange w:id="935" w:author="Asad" w:date="2024-12-01T10:36:00Z">
          <w:pPr>
            <w:pStyle w:val="NormalWeb"/>
            <w:numPr>
              <w:numId w:val="2"/>
            </w:numPr>
            <w:ind w:left="360" w:hanging="360"/>
          </w:pPr>
        </w:pPrChange>
      </w:pPr>
      <w:ins w:id="936" w:author="Asad" w:date="2024-12-01T10:35:00Z">
        <w:r>
          <w:t>This document is intended for a diverse group of readers involved in understanding, developing or evaluating the Counseling Platform for Students in Pakistan. Key audience types include:</w:t>
        </w:r>
      </w:ins>
    </w:p>
    <w:p w14:paraId="4B5F9F8E" w14:textId="41CFD6A5" w:rsidR="003D1C07" w:rsidRDefault="003D1C07">
      <w:pPr>
        <w:pStyle w:val="NormalWeb"/>
        <w:numPr>
          <w:ilvl w:val="0"/>
          <w:numId w:val="4"/>
        </w:numPr>
        <w:spacing w:line="360" w:lineRule="auto"/>
        <w:jc w:val="both"/>
        <w:rPr>
          <w:ins w:id="937" w:author="Asad" w:date="2024-12-01T10:35:00Z"/>
        </w:rPr>
        <w:pPrChange w:id="938" w:author="Asad" w:date="2024-12-01T10:38:00Z">
          <w:pPr>
            <w:pStyle w:val="NormalWeb"/>
            <w:numPr>
              <w:numId w:val="2"/>
            </w:numPr>
            <w:ind w:left="360" w:hanging="360"/>
          </w:pPr>
        </w:pPrChange>
      </w:pPr>
      <w:ins w:id="939" w:author="Asad" w:date="2024-12-01T10:35:00Z">
        <w:r w:rsidRPr="00105DF5">
          <w:rPr>
            <w:b/>
            <w:bCs/>
            <w:rPrChange w:id="940" w:author="Asad" w:date="2024-12-01T10:36:00Z">
              <w:rPr/>
            </w:rPrChange>
          </w:rPr>
          <w:t>Client</w:t>
        </w:r>
        <w:r w:rsidR="00105DF5">
          <w:t xml:space="preserve"> to</w:t>
        </w:r>
        <w:r>
          <w:t xml:space="preserve"> understand the scope, objectives and features of the platform ensuring alignment with their vision and requirements.</w:t>
        </w:r>
      </w:ins>
    </w:p>
    <w:p w14:paraId="2E78ECBE" w14:textId="4109FE20" w:rsidR="003D1C07" w:rsidRDefault="003D1C07">
      <w:pPr>
        <w:pStyle w:val="NormalWeb"/>
        <w:numPr>
          <w:ilvl w:val="0"/>
          <w:numId w:val="4"/>
        </w:numPr>
        <w:spacing w:line="360" w:lineRule="auto"/>
        <w:jc w:val="both"/>
        <w:rPr>
          <w:ins w:id="941" w:author="Asad" w:date="2024-12-01T10:35:00Z"/>
        </w:rPr>
        <w:pPrChange w:id="942" w:author="Asad" w:date="2024-12-01T10:38:00Z">
          <w:pPr>
            <w:pStyle w:val="NormalWeb"/>
            <w:numPr>
              <w:numId w:val="2"/>
            </w:numPr>
            <w:ind w:left="360" w:hanging="360"/>
          </w:pPr>
        </w:pPrChange>
      </w:pPr>
      <w:ins w:id="943" w:author="Asad" w:date="2024-12-01T10:35:00Z">
        <w:r w:rsidRPr="00105DF5">
          <w:rPr>
            <w:b/>
            <w:bCs/>
            <w:rPrChange w:id="944" w:author="Asad" w:date="2024-12-01T10:36:00Z">
              <w:rPr/>
            </w:rPrChange>
          </w:rPr>
          <w:t>Professor</w:t>
        </w:r>
        <w:r w:rsidR="00105DF5">
          <w:t xml:space="preserve"> t</w:t>
        </w:r>
        <w:r>
          <w:t>o evaluate the project’s objectives, methodology, and alignment with academic standards and best practices.</w:t>
        </w:r>
      </w:ins>
    </w:p>
    <w:p w14:paraId="701F0CE9" w14:textId="5DABAED5" w:rsidR="003D1C07" w:rsidRDefault="003D1C07">
      <w:pPr>
        <w:pStyle w:val="NormalWeb"/>
        <w:numPr>
          <w:ilvl w:val="0"/>
          <w:numId w:val="4"/>
        </w:numPr>
        <w:spacing w:line="360" w:lineRule="auto"/>
        <w:jc w:val="both"/>
        <w:rPr>
          <w:ins w:id="945" w:author="Asad" w:date="2024-12-01T10:35:00Z"/>
        </w:rPr>
        <w:pPrChange w:id="946" w:author="Asad" w:date="2024-12-01T10:38:00Z">
          <w:pPr>
            <w:pStyle w:val="NormalWeb"/>
            <w:numPr>
              <w:numId w:val="2"/>
            </w:numPr>
            <w:ind w:left="360" w:hanging="360"/>
          </w:pPr>
        </w:pPrChange>
      </w:pPr>
      <w:ins w:id="947" w:author="Asad" w:date="2024-12-01T10:35:00Z">
        <w:r w:rsidRPr="00105DF5">
          <w:rPr>
            <w:b/>
            <w:bCs/>
            <w:rPrChange w:id="948" w:author="Asad" w:date="2024-12-01T10:37:00Z">
              <w:rPr/>
            </w:rPrChange>
          </w:rPr>
          <w:t>Developers</w:t>
        </w:r>
      </w:ins>
      <w:ins w:id="949" w:author="Asad" w:date="2024-12-01T10:36:00Z">
        <w:r w:rsidR="00105DF5">
          <w:t xml:space="preserve"> to</w:t>
        </w:r>
      </w:ins>
      <w:ins w:id="950" w:author="Asad" w:date="2024-12-01T10:35:00Z">
        <w:r>
          <w:t xml:space="preserve"> use the technical requirements and system design as a reference for implementing the platform.</w:t>
        </w:r>
      </w:ins>
    </w:p>
    <w:p w14:paraId="723F4951" w14:textId="52B45382" w:rsidR="003D1C07" w:rsidRDefault="003D1C07">
      <w:pPr>
        <w:pStyle w:val="NormalWeb"/>
        <w:numPr>
          <w:ilvl w:val="0"/>
          <w:numId w:val="4"/>
        </w:numPr>
        <w:spacing w:line="360" w:lineRule="auto"/>
        <w:jc w:val="both"/>
        <w:rPr>
          <w:ins w:id="951" w:author="Asad" w:date="2024-12-01T10:35:00Z"/>
        </w:rPr>
        <w:pPrChange w:id="952" w:author="Asad" w:date="2024-12-01T10:38:00Z">
          <w:pPr>
            <w:pStyle w:val="NormalWeb"/>
            <w:numPr>
              <w:numId w:val="2"/>
            </w:numPr>
            <w:ind w:left="360" w:hanging="360"/>
          </w:pPr>
        </w:pPrChange>
      </w:pPr>
      <w:ins w:id="953" w:author="Asad" w:date="2024-12-01T10:35:00Z">
        <w:r w:rsidRPr="00105DF5">
          <w:rPr>
            <w:b/>
            <w:bCs/>
            <w:rPrChange w:id="954" w:author="Asad" w:date="2024-12-01T10:37:00Z">
              <w:rPr/>
            </w:rPrChange>
          </w:rPr>
          <w:t>Testers</w:t>
        </w:r>
      </w:ins>
      <w:ins w:id="955" w:author="Asad" w:date="2024-12-01T10:36:00Z">
        <w:r w:rsidR="00105DF5">
          <w:t xml:space="preserve"> to</w:t>
        </w:r>
      </w:ins>
      <w:ins w:id="956" w:author="Asad" w:date="2024-12-01T10:35:00Z">
        <w:r>
          <w:t xml:space="preserve"> identify test cases and validate the system’s functionality against the specified requirements.</w:t>
        </w:r>
      </w:ins>
    </w:p>
    <w:p w14:paraId="00ECA03E" w14:textId="20A62127" w:rsidR="003D1C07" w:rsidRDefault="003D1C07">
      <w:pPr>
        <w:pStyle w:val="NormalWeb"/>
        <w:numPr>
          <w:ilvl w:val="0"/>
          <w:numId w:val="4"/>
        </w:numPr>
        <w:spacing w:line="360" w:lineRule="auto"/>
        <w:jc w:val="both"/>
        <w:rPr>
          <w:ins w:id="957" w:author="Asad" w:date="2024-12-01T10:35:00Z"/>
        </w:rPr>
        <w:pPrChange w:id="958" w:author="Asad" w:date="2024-12-01T10:38:00Z">
          <w:pPr>
            <w:pStyle w:val="NormalWeb"/>
            <w:numPr>
              <w:numId w:val="2"/>
            </w:numPr>
            <w:ind w:left="360" w:hanging="360"/>
          </w:pPr>
        </w:pPrChange>
      </w:pPr>
      <w:ins w:id="959" w:author="Asad" w:date="2024-12-01T10:35:00Z">
        <w:r w:rsidRPr="00105DF5">
          <w:rPr>
            <w:b/>
            <w:bCs/>
            <w:rPrChange w:id="960" w:author="Asad" w:date="2024-12-01T10:37:00Z">
              <w:rPr/>
            </w:rPrChange>
          </w:rPr>
          <w:t xml:space="preserve">Project </w:t>
        </w:r>
      </w:ins>
      <w:ins w:id="961" w:author="Asad" w:date="2024-12-01T10:37:00Z">
        <w:r w:rsidR="00105DF5">
          <w:rPr>
            <w:b/>
            <w:bCs/>
          </w:rPr>
          <w:t>m</w:t>
        </w:r>
      </w:ins>
      <w:ins w:id="962" w:author="Asad" w:date="2024-12-01T10:35:00Z">
        <w:r w:rsidRPr="00105DF5">
          <w:rPr>
            <w:b/>
            <w:bCs/>
            <w:rPrChange w:id="963" w:author="Asad" w:date="2024-12-01T10:37:00Z">
              <w:rPr/>
            </w:rPrChange>
          </w:rPr>
          <w:t>anagers</w:t>
        </w:r>
      </w:ins>
      <w:ins w:id="964" w:author="Asad" w:date="2024-12-01T10:36:00Z">
        <w:r w:rsidR="00105DF5">
          <w:t xml:space="preserve"> t</w:t>
        </w:r>
      </w:ins>
      <w:ins w:id="965" w:author="Asad" w:date="2024-12-01T10:35:00Z">
        <w:r>
          <w:t>o monitor project progress and ensure all requirements are addressed within the planned timeline.</w:t>
        </w:r>
      </w:ins>
    </w:p>
    <w:p w14:paraId="10CC08B9" w14:textId="6F84F0D9" w:rsidR="003D1C07" w:rsidRDefault="003D1C07">
      <w:pPr>
        <w:pStyle w:val="NormalWeb"/>
        <w:numPr>
          <w:ilvl w:val="0"/>
          <w:numId w:val="4"/>
        </w:numPr>
        <w:spacing w:line="360" w:lineRule="auto"/>
        <w:jc w:val="both"/>
        <w:rPr>
          <w:ins w:id="966" w:author="Asad" w:date="2024-12-01T10:35:00Z"/>
        </w:rPr>
        <w:pPrChange w:id="967" w:author="Asad" w:date="2024-12-01T10:38:00Z">
          <w:pPr>
            <w:pStyle w:val="NormalWeb"/>
            <w:numPr>
              <w:numId w:val="2"/>
            </w:numPr>
            <w:ind w:left="360" w:hanging="360"/>
          </w:pPr>
        </w:pPrChange>
      </w:pPr>
      <w:ins w:id="968" w:author="Asad" w:date="2024-12-01T10:35:00Z">
        <w:r w:rsidRPr="00105DF5">
          <w:rPr>
            <w:b/>
            <w:bCs/>
            <w:rPrChange w:id="969" w:author="Asad" w:date="2024-12-01T10:37:00Z">
              <w:rPr/>
            </w:rPrChange>
          </w:rPr>
          <w:lastRenderedPageBreak/>
          <w:t xml:space="preserve">Documentation </w:t>
        </w:r>
      </w:ins>
      <w:ins w:id="970" w:author="Asad" w:date="2024-12-01T10:37:00Z">
        <w:r w:rsidR="00105DF5">
          <w:rPr>
            <w:b/>
            <w:bCs/>
          </w:rPr>
          <w:t>w</w:t>
        </w:r>
      </w:ins>
      <w:ins w:id="971" w:author="Asad" w:date="2024-12-01T10:35:00Z">
        <w:r w:rsidRPr="00105DF5">
          <w:rPr>
            <w:b/>
            <w:bCs/>
            <w:rPrChange w:id="972" w:author="Asad" w:date="2024-12-01T10:37:00Z">
              <w:rPr/>
            </w:rPrChange>
          </w:rPr>
          <w:t>riters</w:t>
        </w:r>
      </w:ins>
      <w:ins w:id="973" w:author="Asad" w:date="2024-12-01T10:36:00Z">
        <w:r w:rsidR="00105DF5" w:rsidRPr="00105DF5">
          <w:rPr>
            <w:b/>
            <w:bCs/>
            <w:rPrChange w:id="974" w:author="Asad" w:date="2024-12-01T10:37:00Z">
              <w:rPr/>
            </w:rPrChange>
          </w:rPr>
          <w:t xml:space="preserve"> </w:t>
        </w:r>
        <w:r w:rsidR="00105DF5">
          <w:t>t</w:t>
        </w:r>
      </w:ins>
      <w:ins w:id="975" w:author="Asad" w:date="2024-12-01T10:35:00Z">
        <w:r>
          <w:t>o create user guides, help manuals, and other instructional content based on the system’s features and functionality.</w:t>
        </w:r>
      </w:ins>
    </w:p>
    <w:p w14:paraId="5AF02617" w14:textId="6A987FF2" w:rsidR="005929D0" w:rsidRDefault="00105DF5">
      <w:pPr>
        <w:pStyle w:val="NormalWeb"/>
        <w:spacing w:line="360" w:lineRule="auto"/>
        <w:jc w:val="both"/>
        <w:rPr>
          <w:ins w:id="976" w:author="Asad" w:date="2024-12-01T10:43:00Z"/>
        </w:rPr>
        <w:pPrChange w:id="977" w:author="Asad" w:date="2024-12-01T10:46:00Z">
          <w:pPr>
            <w:pStyle w:val="NormalWeb"/>
          </w:pPr>
        </w:pPrChange>
      </w:pPr>
      <w:ins w:id="978" w:author="Asad" w:date="2024-12-01T10:43:00Z">
        <w:r>
          <w:t>The document overview is explained below:</w:t>
        </w:r>
      </w:ins>
    </w:p>
    <w:p w14:paraId="1F5572F0" w14:textId="11628831" w:rsidR="00105DF5" w:rsidRDefault="00105DF5">
      <w:pPr>
        <w:pStyle w:val="NormalWeb"/>
        <w:numPr>
          <w:ilvl w:val="0"/>
          <w:numId w:val="5"/>
        </w:numPr>
        <w:spacing w:line="360" w:lineRule="auto"/>
        <w:jc w:val="both"/>
        <w:rPr>
          <w:ins w:id="979" w:author="Asad" w:date="2024-12-01T10:43:00Z"/>
        </w:rPr>
        <w:pPrChange w:id="980" w:author="Asad" w:date="2024-12-01T10:46:00Z">
          <w:pPr>
            <w:pStyle w:val="NormalWeb"/>
          </w:pPr>
        </w:pPrChange>
      </w:pPr>
      <w:ins w:id="981" w:author="Asad" w:date="2024-12-01T10:43:00Z">
        <w:r w:rsidRPr="007C2EC4">
          <w:rPr>
            <w:b/>
            <w:bCs/>
            <w:rPrChange w:id="982" w:author="Asad" w:date="2024-12-01T10:45:00Z">
              <w:rPr/>
            </w:rPrChange>
          </w:rPr>
          <w:t>Introduction</w:t>
        </w:r>
        <w:r>
          <w:t xml:space="preserve"> describes the document's purpose, scope, audience, platform objectives and challenges.</w:t>
        </w:r>
      </w:ins>
    </w:p>
    <w:p w14:paraId="2C271364" w14:textId="00FD52EA" w:rsidR="00105DF5" w:rsidRDefault="00105DF5">
      <w:pPr>
        <w:pStyle w:val="NormalWeb"/>
        <w:numPr>
          <w:ilvl w:val="0"/>
          <w:numId w:val="5"/>
        </w:numPr>
        <w:spacing w:line="360" w:lineRule="auto"/>
        <w:jc w:val="both"/>
        <w:rPr>
          <w:ins w:id="983" w:author="Asad" w:date="2024-12-01T10:43:00Z"/>
        </w:rPr>
        <w:pPrChange w:id="984" w:author="Asad" w:date="2024-12-01T10:46:00Z">
          <w:pPr>
            <w:pStyle w:val="NormalWeb"/>
          </w:pPr>
        </w:pPrChange>
      </w:pPr>
      <w:ins w:id="985" w:author="Asad" w:date="2024-12-01T10:43:00Z">
        <w:r w:rsidRPr="007C2EC4">
          <w:rPr>
            <w:b/>
            <w:bCs/>
            <w:rPrChange w:id="986" w:author="Asad" w:date="2024-12-01T10:45:00Z">
              <w:rPr/>
            </w:rPrChange>
          </w:rPr>
          <w:t>Overall description</w:t>
        </w:r>
        <w:r>
          <w:t xml:space="preserve"> provides a high-level overview of the platform, its context and constraints.</w:t>
        </w:r>
      </w:ins>
    </w:p>
    <w:p w14:paraId="721FB1A0" w14:textId="170290E4" w:rsidR="00105DF5" w:rsidRDefault="00105DF5">
      <w:pPr>
        <w:pStyle w:val="NormalWeb"/>
        <w:numPr>
          <w:ilvl w:val="0"/>
          <w:numId w:val="5"/>
        </w:numPr>
        <w:spacing w:line="360" w:lineRule="auto"/>
        <w:jc w:val="both"/>
        <w:rPr>
          <w:ins w:id="987" w:author="Asad" w:date="2024-12-01T10:43:00Z"/>
        </w:rPr>
        <w:pPrChange w:id="988" w:author="Asad" w:date="2024-12-01T10:46:00Z">
          <w:pPr>
            <w:pStyle w:val="NormalWeb"/>
          </w:pPr>
        </w:pPrChange>
      </w:pPr>
      <w:ins w:id="989" w:author="Asad" w:date="2024-12-01T10:43:00Z">
        <w:r w:rsidRPr="007C2EC4">
          <w:rPr>
            <w:b/>
            <w:bCs/>
            <w:rPrChange w:id="990" w:author="Asad" w:date="2024-12-01T10:45:00Z">
              <w:rPr/>
            </w:rPrChange>
          </w:rPr>
          <w:t>Specific requirements</w:t>
        </w:r>
        <w:r>
          <w:t xml:space="preserve"> </w:t>
        </w:r>
        <w:proofErr w:type="gramStart"/>
        <w:r>
          <w:t>details</w:t>
        </w:r>
        <w:proofErr w:type="gramEnd"/>
        <w:r>
          <w:t xml:space="preserve"> functional requirements and use cases for user interactions.</w:t>
        </w:r>
      </w:ins>
    </w:p>
    <w:p w14:paraId="44EE4036" w14:textId="5592EF90" w:rsidR="00105DF5" w:rsidRDefault="00105DF5">
      <w:pPr>
        <w:pStyle w:val="NormalWeb"/>
        <w:numPr>
          <w:ilvl w:val="0"/>
          <w:numId w:val="5"/>
        </w:numPr>
        <w:spacing w:line="360" w:lineRule="auto"/>
        <w:jc w:val="both"/>
        <w:rPr>
          <w:ins w:id="991" w:author="Asad" w:date="2024-12-01T10:43:00Z"/>
        </w:rPr>
        <w:pPrChange w:id="992" w:author="Asad" w:date="2024-12-01T10:46:00Z">
          <w:pPr>
            <w:pStyle w:val="NormalWeb"/>
          </w:pPr>
        </w:pPrChange>
      </w:pPr>
      <w:ins w:id="993" w:author="Asad" w:date="2024-12-01T10:43:00Z">
        <w:r w:rsidRPr="007C2EC4">
          <w:rPr>
            <w:b/>
            <w:bCs/>
            <w:rPrChange w:id="994" w:author="Asad" w:date="2024-12-01T10:45:00Z">
              <w:rPr/>
            </w:rPrChange>
          </w:rPr>
          <w:t xml:space="preserve">Non-functional </w:t>
        </w:r>
      </w:ins>
      <w:ins w:id="995" w:author="Asad" w:date="2024-12-01T10:44:00Z">
        <w:r w:rsidRPr="007C2EC4">
          <w:rPr>
            <w:b/>
            <w:bCs/>
            <w:rPrChange w:id="996" w:author="Asad" w:date="2024-12-01T10:45:00Z">
              <w:rPr/>
            </w:rPrChange>
          </w:rPr>
          <w:t>r</w:t>
        </w:r>
      </w:ins>
      <w:ins w:id="997" w:author="Asad" w:date="2024-12-01T10:43:00Z">
        <w:r w:rsidRPr="007C2EC4">
          <w:rPr>
            <w:b/>
            <w:bCs/>
            <w:rPrChange w:id="998" w:author="Asad" w:date="2024-12-01T10:45:00Z">
              <w:rPr/>
            </w:rPrChange>
          </w:rPr>
          <w:t>equirements</w:t>
        </w:r>
      </w:ins>
      <w:ins w:id="999" w:author="Asad" w:date="2024-12-01T10:44:00Z">
        <w:r>
          <w:t xml:space="preserve"> </w:t>
        </w:r>
        <w:proofErr w:type="gramStart"/>
        <w:r>
          <w:t>d</w:t>
        </w:r>
      </w:ins>
      <w:ins w:id="1000" w:author="Asad" w:date="2024-12-01T10:43:00Z">
        <w:r>
          <w:t>efines</w:t>
        </w:r>
        <w:proofErr w:type="gramEnd"/>
        <w:r>
          <w:t xml:space="preserve"> performance, security and quality attributes.</w:t>
        </w:r>
      </w:ins>
    </w:p>
    <w:p w14:paraId="03221F7A" w14:textId="5C5C220B" w:rsidR="00105DF5" w:rsidRDefault="00105DF5">
      <w:pPr>
        <w:pStyle w:val="NormalWeb"/>
        <w:numPr>
          <w:ilvl w:val="0"/>
          <w:numId w:val="5"/>
        </w:numPr>
        <w:spacing w:line="360" w:lineRule="auto"/>
        <w:jc w:val="both"/>
        <w:rPr>
          <w:ins w:id="1001" w:author="Asad" w:date="2024-12-01T10:43:00Z"/>
        </w:rPr>
        <w:pPrChange w:id="1002" w:author="Asad" w:date="2024-12-01T10:46:00Z">
          <w:pPr>
            <w:pStyle w:val="NormalWeb"/>
          </w:pPr>
        </w:pPrChange>
      </w:pPr>
      <w:ins w:id="1003" w:author="Asad" w:date="2024-12-01T10:43:00Z">
        <w:r w:rsidRPr="007C2EC4">
          <w:rPr>
            <w:b/>
            <w:bCs/>
            <w:rPrChange w:id="1004" w:author="Asad" w:date="2024-12-01T10:45:00Z">
              <w:rPr/>
            </w:rPrChange>
          </w:rPr>
          <w:t xml:space="preserve">Design </w:t>
        </w:r>
      </w:ins>
      <w:ins w:id="1005" w:author="Asad" w:date="2024-12-01T10:44:00Z">
        <w:r w:rsidRPr="007C2EC4">
          <w:rPr>
            <w:b/>
            <w:bCs/>
            <w:rPrChange w:id="1006" w:author="Asad" w:date="2024-12-01T10:45:00Z">
              <w:rPr/>
            </w:rPrChange>
          </w:rPr>
          <w:t>r</w:t>
        </w:r>
      </w:ins>
      <w:ins w:id="1007" w:author="Asad" w:date="2024-12-01T10:43:00Z">
        <w:r w:rsidRPr="007C2EC4">
          <w:rPr>
            <w:b/>
            <w:bCs/>
            <w:rPrChange w:id="1008" w:author="Asad" w:date="2024-12-01T10:45:00Z">
              <w:rPr/>
            </w:rPrChange>
          </w:rPr>
          <w:t>equirements</w:t>
        </w:r>
      </w:ins>
      <w:ins w:id="1009" w:author="Asad" w:date="2024-12-01T10:44:00Z">
        <w:r>
          <w:t xml:space="preserve"> i</w:t>
        </w:r>
      </w:ins>
      <w:ins w:id="1010" w:author="Asad" w:date="2024-12-01T10:43:00Z">
        <w:r>
          <w:t>ncludes architectural patterns, design diagrams and interface mockups.</w:t>
        </w:r>
      </w:ins>
    </w:p>
    <w:p w14:paraId="4F1E4637" w14:textId="1247823D" w:rsidR="00105DF5" w:rsidRDefault="00105DF5">
      <w:pPr>
        <w:pStyle w:val="NormalWeb"/>
        <w:numPr>
          <w:ilvl w:val="0"/>
          <w:numId w:val="5"/>
        </w:numPr>
        <w:spacing w:line="360" w:lineRule="auto"/>
        <w:jc w:val="both"/>
        <w:rPr>
          <w:ins w:id="1011" w:author="Asad" w:date="2024-12-01T10:43:00Z"/>
        </w:rPr>
        <w:pPrChange w:id="1012" w:author="Asad" w:date="2024-12-01T10:46:00Z">
          <w:pPr>
            <w:pStyle w:val="NormalWeb"/>
          </w:pPr>
        </w:pPrChange>
      </w:pPr>
      <w:ins w:id="1013" w:author="Asad" w:date="2024-12-01T10:43:00Z">
        <w:r w:rsidRPr="007C2EC4">
          <w:rPr>
            <w:b/>
            <w:bCs/>
            <w:rPrChange w:id="1014" w:author="Asad" w:date="2024-12-01T10:45:00Z">
              <w:rPr/>
            </w:rPrChange>
          </w:rPr>
          <w:t xml:space="preserve">Data </w:t>
        </w:r>
      </w:ins>
      <w:ins w:id="1015" w:author="Asad" w:date="2024-12-01T10:44:00Z">
        <w:r w:rsidRPr="007C2EC4">
          <w:rPr>
            <w:b/>
            <w:bCs/>
            <w:rPrChange w:id="1016" w:author="Asad" w:date="2024-12-01T10:45:00Z">
              <w:rPr/>
            </w:rPrChange>
          </w:rPr>
          <w:t>d</w:t>
        </w:r>
      </w:ins>
      <w:ins w:id="1017" w:author="Asad" w:date="2024-12-01T10:43:00Z">
        <w:r w:rsidRPr="007C2EC4">
          <w:rPr>
            <w:b/>
            <w:bCs/>
            <w:rPrChange w:id="1018" w:author="Asad" w:date="2024-12-01T10:45:00Z">
              <w:rPr/>
            </w:rPrChange>
          </w:rPr>
          <w:t xml:space="preserve">esign and </w:t>
        </w:r>
      </w:ins>
      <w:ins w:id="1019" w:author="Asad" w:date="2024-12-01T10:44:00Z">
        <w:r w:rsidRPr="007C2EC4">
          <w:rPr>
            <w:b/>
            <w:bCs/>
            <w:rPrChange w:id="1020" w:author="Asad" w:date="2024-12-01T10:45:00Z">
              <w:rPr/>
            </w:rPrChange>
          </w:rPr>
          <w:t>r</w:t>
        </w:r>
      </w:ins>
      <w:ins w:id="1021" w:author="Asad" w:date="2024-12-01T10:43:00Z">
        <w:r w:rsidRPr="007C2EC4">
          <w:rPr>
            <w:b/>
            <w:bCs/>
            <w:rPrChange w:id="1022" w:author="Asad" w:date="2024-12-01T10:45:00Z">
              <w:rPr/>
            </w:rPrChange>
          </w:rPr>
          <w:t>elationships</w:t>
        </w:r>
      </w:ins>
      <w:ins w:id="1023" w:author="Asad" w:date="2024-12-01T10:44:00Z">
        <w:r>
          <w:t xml:space="preserve"> e</w:t>
        </w:r>
      </w:ins>
      <w:ins w:id="1024" w:author="Asad" w:date="2024-12-01T10:43:00Z">
        <w:r>
          <w:t>xplains database schema, ER diagrams and data dictionary.</w:t>
        </w:r>
      </w:ins>
    </w:p>
    <w:p w14:paraId="57787CFB" w14:textId="0C040BDB" w:rsidR="00105DF5" w:rsidRDefault="00105DF5">
      <w:pPr>
        <w:pStyle w:val="NormalWeb"/>
        <w:numPr>
          <w:ilvl w:val="0"/>
          <w:numId w:val="5"/>
        </w:numPr>
        <w:spacing w:line="360" w:lineRule="auto"/>
        <w:jc w:val="both"/>
        <w:rPr>
          <w:ins w:id="1025" w:author="Asad" w:date="2024-12-01T10:43:00Z"/>
        </w:rPr>
        <w:pPrChange w:id="1026" w:author="Asad" w:date="2024-12-01T10:46:00Z">
          <w:pPr>
            <w:pStyle w:val="NormalWeb"/>
          </w:pPr>
        </w:pPrChange>
      </w:pPr>
      <w:ins w:id="1027" w:author="Asad" w:date="2024-12-01T10:43:00Z">
        <w:r w:rsidRPr="007C2EC4">
          <w:rPr>
            <w:b/>
            <w:bCs/>
            <w:rPrChange w:id="1028" w:author="Asad" w:date="2024-12-01T10:46:00Z">
              <w:rPr/>
            </w:rPrChange>
          </w:rPr>
          <w:t xml:space="preserve">Software </w:t>
        </w:r>
      </w:ins>
      <w:ins w:id="1029" w:author="Asad" w:date="2024-12-01T10:44:00Z">
        <w:r w:rsidRPr="007C2EC4">
          <w:rPr>
            <w:b/>
            <w:bCs/>
            <w:rPrChange w:id="1030" w:author="Asad" w:date="2024-12-01T10:46:00Z">
              <w:rPr/>
            </w:rPrChange>
          </w:rPr>
          <w:t>p</w:t>
        </w:r>
      </w:ins>
      <w:ins w:id="1031" w:author="Asad" w:date="2024-12-01T10:43:00Z">
        <w:r w:rsidRPr="007C2EC4">
          <w:rPr>
            <w:b/>
            <w:bCs/>
            <w:rPrChange w:id="1032" w:author="Asad" w:date="2024-12-01T10:46:00Z">
              <w:rPr/>
            </w:rPrChange>
          </w:rPr>
          <w:t xml:space="preserve">lanning and </w:t>
        </w:r>
      </w:ins>
      <w:ins w:id="1033" w:author="Asad" w:date="2024-12-01T10:44:00Z">
        <w:r w:rsidRPr="007C2EC4">
          <w:rPr>
            <w:b/>
            <w:bCs/>
            <w:rPrChange w:id="1034" w:author="Asad" w:date="2024-12-01T10:46:00Z">
              <w:rPr/>
            </w:rPrChange>
          </w:rPr>
          <w:t>t</w:t>
        </w:r>
      </w:ins>
      <w:ins w:id="1035" w:author="Asad" w:date="2024-12-01T10:43:00Z">
        <w:r w:rsidRPr="007C2EC4">
          <w:rPr>
            <w:b/>
            <w:bCs/>
            <w:rPrChange w:id="1036" w:author="Asad" w:date="2024-12-01T10:46:00Z">
              <w:rPr/>
            </w:rPrChange>
          </w:rPr>
          <w:t>imeline</w:t>
        </w:r>
      </w:ins>
      <w:ins w:id="1037" w:author="Asad" w:date="2024-12-01T10:44:00Z">
        <w:r>
          <w:t xml:space="preserve"> o</w:t>
        </w:r>
      </w:ins>
      <w:ins w:id="1038" w:author="Asad" w:date="2024-12-01T10:43:00Z">
        <w:r>
          <w:t>utlines work breakdown structure, milestones and project timeline.</w:t>
        </w:r>
      </w:ins>
    </w:p>
    <w:p w14:paraId="445F8139" w14:textId="5E2FAE67" w:rsidR="00105DF5" w:rsidRDefault="00105DF5">
      <w:pPr>
        <w:pStyle w:val="NormalWeb"/>
        <w:numPr>
          <w:ilvl w:val="0"/>
          <w:numId w:val="5"/>
        </w:numPr>
        <w:spacing w:line="360" w:lineRule="auto"/>
        <w:jc w:val="both"/>
        <w:rPr>
          <w:ins w:id="1039" w:author="Asad" w:date="2024-12-01T10:43:00Z"/>
        </w:rPr>
        <w:pPrChange w:id="1040" w:author="Asad" w:date="2024-12-01T10:46:00Z">
          <w:pPr>
            <w:pStyle w:val="NormalWeb"/>
          </w:pPr>
        </w:pPrChange>
      </w:pPr>
      <w:ins w:id="1041" w:author="Asad" w:date="2024-12-01T10:43:00Z">
        <w:r w:rsidRPr="007C2EC4">
          <w:rPr>
            <w:b/>
            <w:bCs/>
            <w:rPrChange w:id="1042" w:author="Asad" w:date="2024-12-01T10:46:00Z">
              <w:rPr/>
            </w:rPrChange>
          </w:rPr>
          <w:t xml:space="preserve">Quality </w:t>
        </w:r>
      </w:ins>
      <w:ins w:id="1043" w:author="Asad" w:date="2024-12-01T10:44:00Z">
        <w:r w:rsidRPr="007C2EC4">
          <w:rPr>
            <w:b/>
            <w:bCs/>
            <w:rPrChange w:id="1044" w:author="Asad" w:date="2024-12-01T10:46:00Z">
              <w:rPr/>
            </w:rPrChange>
          </w:rPr>
          <w:t>a</w:t>
        </w:r>
      </w:ins>
      <w:ins w:id="1045" w:author="Asad" w:date="2024-12-01T10:43:00Z">
        <w:r w:rsidRPr="007C2EC4">
          <w:rPr>
            <w:b/>
            <w:bCs/>
            <w:rPrChange w:id="1046" w:author="Asad" w:date="2024-12-01T10:46:00Z">
              <w:rPr/>
            </w:rPrChange>
          </w:rPr>
          <w:t xml:space="preserve">ssurance </w:t>
        </w:r>
      </w:ins>
      <w:ins w:id="1047" w:author="Asad" w:date="2024-12-01T10:44:00Z">
        <w:r w:rsidRPr="007C2EC4">
          <w:rPr>
            <w:b/>
            <w:bCs/>
            <w:rPrChange w:id="1048" w:author="Asad" w:date="2024-12-01T10:46:00Z">
              <w:rPr/>
            </w:rPrChange>
          </w:rPr>
          <w:t>p</w:t>
        </w:r>
      </w:ins>
      <w:ins w:id="1049" w:author="Asad" w:date="2024-12-01T10:43:00Z">
        <w:r w:rsidRPr="007C2EC4">
          <w:rPr>
            <w:b/>
            <w:bCs/>
            <w:rPrChange w:id="1050" w:author="Asad" w:date="2024-12-01T10:46:00Z">
              <w:rPr/>
            </w:rPrChange>
          </w:rPr>
          <w:t>lan</w:t>
        </w:r>
        <w:r>
          <w:t xml:space="preserve"> </w:t>
        </w:r>
      </w:ins>
      <w:ins w:id="1051" w:author="Asad" w:date="2024-12-01T10:44:00Z">
        <w:r>
          <w:t>l</w:t>
        </w:r>
      </w:ins>
      <w:ins w:id="1052" w:author="Asad" w:date="2024-12-01T10:43:00Z">
        <w:r>
          <w:t>ists testing requirements, acceptance criteria and test cases.</w:t>
        </w:r>
      </w:ins>
    </w:p>
    <w:p w14:paraId="0BA28C40" w14:textId="4B005A41" w:rsidR="001B47C4" w:rsidRDefault="007C2EC4" w:rsidP="007C2EC4">
      <w:pPr>
        <w:rPr>
          <w:ins w:id="1053" w:author="Asad" w:date="2024-12-01T10:49:00Z"/>
        </w:rPr>
      </w:pPr>
      <w:ins w:id="1054" w:author="Asad" w:date="2024-12-01T10:48:00Z">
        <w:r>
          <w:t xml:space="preserve">Suggested reding </w:t>
        </w:r>
      </w:ins>
      <w:ins w:id="1055" w:author="Asad" w:date="2024-12-01T10:49:00Z">
        <w:r>
          <w:t>sequence is given below:</w:t>
        </w:r>
      </w:ins>
    </w:p>
    <w:p w14:paraId="201D8DBE" w14:textId="77777777" w:rsidR="007C2EC4" w:rsidRPr="007C2EC4" w:rsidRDefault="007C2EC4">
      <w:pPr>
        <w:pStyle w:val="ListParagraph"/>
        <w:numPr>
          <w:ilvl w:val="0"/>
          <w:numId w:val="6"/>
        </w:numPr>
        <w:spacing w:before="100" w:beforeAutospacing="1" w:after="100" w:afterAutospacing="1" w:line="360" w:lineRule="auto"/>
        <w:jc w:val="both"/>
        <w:rPr>
          <w:ins w:id="1056" w:author="Asad" w:date="2024-12-01T10:49:00Z"/>
          <w:rFonts w:eastAsia="Times New Roman" w:cs="Times New Roman"/>
          <w:color w:val="auto"/>
          <w:szCs w:val="24"/>
          <w:rPrChange w:id="1057" w:author="Asad" w:date="2024-12-01T10:49:00Z">
            <w:rPr>
              <w:ins w:id="1058" w:author="Asad" w:date="2024-12-01T10:49:00Z"/>
            </w:rPr>
          </w:rPrChange>
        </w:rPr>
        <w:pPrChange w:id="1059" w:author="Asad" w:date="2024-12-01T10:49:00Z">
          <w:pPr>
            <w:spacing w:before="100" w:beforeAutospacing="1" w:after="100" w:afterAutospacing="1" w:line="240" w:lineRule="auto"/>
          </w:pPr>
        </w:pPrChange>
      </w:pPr>
      <w:ins w:id="1060" w:author="Asad" w:date="2024-12-01T10:49:00Z">
        <w:r w:rsidRPr="007C2EC4">
          <w:rPr>
            <w:rFonts w:eastAsia="Times New Roman" w:cs="Times New Roman"/>
            <w:color w:val="auto"/>
            <w:szCs w:val="24"/>
            <w:rPrChange w:id="1061" w:author="Asad" w:date="2024-12-01T10:49:00Z">
              <w:rPr/>
            </w:rPrChange>
          </w:rPr>
          <w:t>Start with Introduction to understand the project.</w:t>
        </w:r>
      </w:ins>
    </w:p>
    <w:p w14:paraId="28D376BC" w14:textId="77777777" w:rsidR="007C2EC4" w:rsidRPr="007C2EC4" w:rsidRDefault="007C2EC4">
      <w:pPr>
        <w:pStyle w:val="ListParagraph"/>
        <w:numPr>
          <w:ilvl w:val="0"/>
          <w:numId w:val="6"/>
        </w:numPr>
        <w:spacing w:before="100" w:beforeAutospacing="1" w:after="100" w:afterAutospacing="1" w:line="360" w:lineRule="auto"/>
        <w:jc w:val="both"/>
        <w:rPr>
          <w:ins w:id="1062" w:author="Asad" w:date="2024-12-01T10:49:00Z"/>
          <w:rFonts w:eastAsia="Times New Roman" w:cs="Times New Roman"/>
          <w:color w:val="auto"/>
          <w:szCs w:val="24"/>
          <w:rPrChange w:id="1063" w:author="Asad" w:date="2024-12-01T10:49:00Z">
            <w:rPr>
              <w:ins w:id="1064" w:author="Asad" w:date="2024-12-01T10:49:00Z"/>
            </w:rPr>
          </w:rPrChange>
        </w:rPr>
        <w:pPrChange w:id="1065" w:author="Asad" w:date="2024-12-01T10:49:00Z">
          <w:pPr>
            <w:spacing w:before="100" w:beforeAutospacing="1" w:after="100" w:afterAutospacing="1" w:line="240" w:lineRule="auto"/>
          </w:pPr>
        </w:pPrChange>
      </w:pPr>
      <w:ins w:id="1066" w:author="Asad" w:date="2024-12-01T10:49:00Z">
        <w:r w:rsidRPr="007C2EC4">
          <w:rPr>
            <w:rFonts w:eastAsia="Times New Roman" w:cs="Times New Roman"/>
            <w:color w:val="auto"/>
            <w:szCs w:val="24"/>
            <w:rPrChange w:id="1067" w:author="Asad" w:date="2024-12-01T10:49:00Z">
              <w:rPr/>
            </w:rPrChange>
          </w:rPr>
          <w:t>Move to Overall Description for high-level context.</w:t>
        </w:r>
      </w:ins>
    </w:p>
    <w:p w14:paraId="537ED36D" w14:textId="77777777" w:rsidR="007C2EC4" w:rsidRPr="007C2EC4" w:rsidRDefault="007C2EC4">
      <w:pPr>
        <w:pStyle w:val="ListParagraph"/>
        <w:numPr>
          <w:ilvl w:val="0"/>
          <w:numId w:val="6"/>
        </w:numPr>
        <w:spacing w:before="100" w:beforeAutospacing="1" w:after="100" w:afterAutospacing="1" w:line="360" w:lineRule="auto"/>
        <w:jc w:val="both"/>
        <w:rPr>
          <w:ins w:id="1068" w:author="Asad" w:date="2024-12-01T10:49:00Z"/>
          <w:rFonts w:eastAsia="Times New Roman" w:cs="Times New Roman"/>
          <w:color w:val="auto"/>
          <w:szCs w:val="24"/>
          <w:rPrChange w:id="1069" w:author="Asad" w:date="2024-12-01T10:49:00Z">
            <w:rPr>
              <w:ins w:id="1070" w:author="Asad" w:date="2024-12-01T10:49:00Z"/>
            </w:rPr>
          </w:rPrChange>
        </w:rPr>
        <w:pPrChange w:id="1071" w:author="Asad" w:date="2024-12-01T10:54:00Z">
          <w:pPr>
            <w:spacing w:before="100" w:beforeAutospacing="1" w:after="100" w:afterAutospacing="1" w:line="240" w:lineRule="auto"/>
          </w:pPr>
        </w:pPrChange>
      </w:pPr>
      <w:ins w:id="1072" w:author="Asad" w:date="2024-12-01T10:49:00Z">
        <w:r w:rsidRPr="007C2EC4">
          <w:rPr>
            <w:rFonts w:eastAsia="Times New Roman" w:cs="Times New Roman"/>
            <w:color w:val="auto"/>
            <w:szCs w:val="24"/>
            <w:rPrChange w:id="1073" w:author="Asad" w:date="2024-12-01T10:49:00Z">
              <w:rPr/>
            </w:rPrChange>
          </w:rPr>
          <w:t>Review Specific Requirements for detailed functionalities.</w:t>
        </w:r>
      </w:ins>
    </w:p>
    <w:p w14:paraId="4381E13A" w14:textId="77777777" w:rsidR="007C2EC4" w:rsidRPr="007C2EC4" w:rsidRDefault="007C2EC4">
      <w:pPr>
        <w:pStyle w:val="ListParagraph"/>
        <w:numPr>
          <w:ilvl w:val="0"/>
          <w:numId w:val="6"/>
        </w:numPr>
        <w:spacing w:before="100" w:beforeAutospacing="1" w:after="100" w:afterAutospacing="1" w:line="360" w:lineRule="auto"/>
        <w:jc w:val="both"/>
        <w:rPr>
          <w:ins w:id="1074" w:author="Asad" w:date="2024-12-01T10:49:00Z"/>
          <w:rFonts w:eastAsia="Times New Roman" w:cs="Times New Roman"/>
          <w:color w:val="auto"/>
          <w:szCs w:val="24"/>
          <w:rPrChange w:id="1075" w:author="Asad" w:date="2024-12-01T10:49:00Z">
            <w:rPr>
              <w:ins w:id="1076" w:author="Asad" w:date="2024-12-01T10:49:00Z"/>
            </w:rPr>
          </w:rPrChange>
        </w:rPr>
        <w:pPrChange w:id="1077" w:author="Asad" w:date="2024-12-01T10:49:00Z">
          <w:pPr>
            <w:spacing w:before="100" w:beforeAutospacing="1" w:after="100" w:afterAutospacing="1" w:line="240" w:lineRule="auto"/>
          </w:pPr>
        </w:pPrChange>
      </w:pPr>
      <w:ins w:id="1078" w:author="Asad" w:date="2024-12-01T10:49:00Z">
        <w:r w:rsidRPr="007C2EC4">
          <w:rPr>
            <w:rFonts w:eastAsia="Times New Roman" w:cs="Times New Roman"/>
            <w:color w:val="auto"/>
            <w:szCs w:val="24"/>
            <w:rPrChange w:id="1079" w:author="Asad" w:date="2024-12-01T10:49:00Z">
              <w:rPr/>
            </w:rPrChange>
          </w:rPr>
          <w:t>Refer to Design Requirements for system architecture.</w:t>
        </w:r>
      </w:ins>
    </w:p>
    <w:p w14:paraId="68AA45BC" w14:textId="77777777" w:rsidR="007C2EC4" w:rsidRPr="007C2EC4" w:rsidRDefault="007C2EC4">
      <w:pPr>
        <w:pStyle w:val="ListParagraph"/>
        <w:numPr>
          <w:ilvl w:val="0"/>
          <w:numId w:val="6"/>
        </w:numPr>
        <w:spacing w:before="100" w:beforeAutospacing="1" w:after="100" w:afterAutospacing="1" w:line="360" w:lineRule="auto"/>
        <w:jc w:val="both"/>
        <w:rPr>
          <w:ins w:id="1080" w:author="Asad" w:date="2024-12-01T10:49:00Z"/>
          <w:rFonts w:eastAsia="Times New Roman" w:cs="Times New Roman"/>
          <w:color w:val="auto"/>
          <w:szCs w:val="24"/>
          <w:rPrChange w:id="1081" w:author="Asad" w:date="2024-12-01T10:49:00Z">
            <w:rPr>
              <w:ins w:id="1082" w:author="Asad" w:date="2024-12-01T10:49:00Z"/>
            </w:rPr>
          </w:rPrChange>
        </w:rPr>
        <w:pPrChange w:id="1083" w:author="Asad" w:date="2024-12-01T10:49:00Z">
          <w:pPr>
            <w:spacing w:before="100" w:beforeAutospacing="1" w:after="100" w:afterAutospacing="1" w:line="240" w:lineRule="auto"/>
          </w:pPr>
        </w:pPrChange>
      </w:pPr>
      <w:ins w:id="1084" w:author="Asad" w:date="2024-12-01T10:49:00Z">
        <w:r w:rsidRPr="007C2EC4">
          <w:rPr>
            <w:rFonts w:eastAsia="Times New Roman" w:cs="Times New Roman"/>
            <w:color w:val="auto"/>
            <w:szCs w:val="24"/>
            <w:rPrChange w:id="1085" w:author="Asad" w:date="2024-12-01T10:49:00Z">
              <w:rPr/>
            </w:rPrChange>
          </w:rPr>
          <w:t>Check Data Design for database understanding.</w:t>
        </w:r>
      </w:ins>
    </w:p>
    <w:p w14:paraId="67422B11" w14:textId="77777777" w:rsidR="007C2EC4" w:rsidRPr="007C2EC4" w:rsidRDefault="007C2EC4">
      <w:pPr>
        <w:pStyle w:val="ListParagraph"/>
        <w:numPr>
          <w:ilvl w:val="0"/>
          <w:numId w:val="6"/>
        </w:numPr>
        <w:spacing w:before="100" w:beforeAutospacing="1" w:after="100" w:afterAutospacing="1" w:line="360" w:lineRule="auto"/>
        <w:jc w:val="both"/>
        <w:rPr>
          <w:ins w:id="1086" w:author="Asad" w:date="2024-12-01T10:49:00Z"/>
          <w:rFonts w:eastAsia="Times New Roman" w:cs="Times New Roman"/>
          <w:color w:val="auto"/>
          <w:szCs w:val="24"/>
          <w:rPrChange w:id="1087" w:author="Asad" w:date="2024-12-01T10:49:00Z">
            <w:rPr>
              <w:ins w:id="1088" w:author="Asad" w:date="2024-12-01T10:49:00Z"/>
            </w:rPr>
          </w:rPrChange>
        </w:rPr>
        <w:pPrChange w:id="1089" w:author="Asad" w:date="2024-12-01T10:49:00Z">
          <w:pPr>
            <w:spacing w:before="100" w:beforeAutospacing="1" w:after="100" w:afterAutospacing="1" w:line="240" w:lineRule="auto"/>
          </w:pPr>
        </w:pPrChange>
      </w:pPr>
      <w:ins w:id="1090" w:author="Asad" w:date="2024-12-01T10:49:00Z">
        <w:r w:rsidRPr="007C2EC4">
          <w:rPr>
            <w:rFonts w:eastAsia="Times New Roman" w:cs="Times New Roman"/>
            <w:color w:val="auto"/>
            <w:szCs w:val="24"/>
            <w:rPrChange w:id="1091" w:author="Asad" w:date="2024-12-01T10:49:00Z">
              <w:rPr/>
            </w:rPrChange>
          </w:rPr>
          <w:t>Look at Software Planning for project timeline insights.</w:t>
        </w:r>
      </w:ins>
    </w:p>
    <w:p w14:paraId="707B08FC" w14:textId="77777777" w:rsidR="007C2EC4" w:rsidRPr="007C2EC4" w:rsidRDefault="007C2EC4">
      <w:pPr>
        <w:pStyle w:val="ListParagraph"/>
        <w:numPr>
          <w:ilvl w:val="0"/>
          <w:numId w:val="6"/>
        </w:numPr>
        <w:spacing w:before="100" w:beforeAutospacing="1" w:after="100" w:afterAutospacing="1" w:line="360" w:lineRule="auto"/>
        <w:jc w:val="both"/>
        <w:rPr>
          <w:ins w:id="1092" w:author="Asad" w:date="2024-12-01T10:49:00Z"/>
          <w:rFonts w:eastAsia="Times New Roman" w:cs="Times New Roman"/>
          <w:color w:val="auto"/>
          <w:szCs w:val="24"/>
          <w:rPrChange w:id="1093" w:author="Asad" w:date="2024-12-01T10:49:00Z">
            <w:rPr>
              <w:ins w:id="1094" w:author="Asad" w:date="2024-12-01T10:49:00Z"/>
            </w:rPr>
          </w:rPrChange>
        </w:rPr>
        <w:pPrChange w:id="1095" w:author="Asad" w:date="2024-12-01T10:49:00Z">
          <w:pPr>
            <w:spacing w:before="100" w:beforeAutospacing="1" w:after="100" w:afterAutospacing="1" w:line="240" w:lineRule="auto"/>
          </w:pPr>
        </w:pPrChange>
      </w:pPr>
      <w:ins w:id="1096" w:author="Asad" w:date="2024-12-01T10:49:00Z">
        <w:r w:rsidRPr="007C2EC4">
          <w:rPr>
            <w:rFonts w:eastAsia="Times New Roman" w:cs="Times New Roman"/>
            <w:color w:val="auto"/>
            <w:szCs w:val="24"/>
            <w:rPrChange w:id="1097" w:author="Asad" w:date="2024-12-01T10:49:00Z">
              <w:rPr/>
            </w:rPrChange>
          </w:rPr>
          <w:t>End with Quality Assurance for validation strategies.</w:t>
        </w:r>
      </w:ins>
    </w:p>
    <w:p w14:paraId="78183E06" w14:textId="43F23B4D" w:rsidR="007C2EC4" w:rsidRDefault="00F75CB6" w:rsidP="00F75CB6">
      <w:pPr>
        <w:pStyle w:val="Heading2"/>
        <w:numPr>
          <w:ilvl w:val="1"/>
          <w:numId w:val="2"/>
        </w:numPr>
        <w:rPr>
          <w:ins w:id="1098" w:author="Asad" w:date="2024-12-01T10:53:00Z"/>
        </w:rPr>
      </w:pPr>
      <w:ins w:id="1099" w:author="Asad" w:date="2024-12-01T10:51:00Z">
        <w:r>
          <w:t xml:space="preserve"> </w:t>
        </w:r>
      </w:ins>
      <w:bookmarkStart w:id="1100" w:name="_Toc187627441"/>
      <w:ins w:id="1101" w:author="Asad" w:date="2024-12-01T10:50:00Z">
        <w:r>
          <w:t>Definitions, Acronyms and Abb</w:t>
        </w:r>
      </w:ins>
      <w:ins w:id="1102" w:author="Asad" w:date="2024-12-01T10:51:00Z">
        <w:r>
          <w:t>reviations</w:t>
        </w:r>
        <w:bookmarkEnd w:id="1100"/>
        <w:r>
          <w:t xml:space="preserve"> </w:t>
        </w:r>
      </w:ins>
    </w:p>
    <w:p w14:paraId="1B1E2F91" w14:textId="48441413" w:rsidR="00E60192" w:rsidRPr="00E60192" w:rsidRDefault="00E60192">
      <w:pPr>
        <w:pStyle w:val="NormalWeb"/>
        <w:jc w:val="both"/>
        <w:rPr>
          <w:ins w:id="1103" w:author="Asad" w:date="2024-12-01T11:43:00Z"/>
          <w:color w:val="auto"/>
        </w:rPr>
        <w:pPrChange w:id="1104" w:author="Asad" w:date="2024-12-01T14:18:00Z">
          <w:pPr>
            <w:pStyle w:val="NormalWeb"/>
          </w:pPr>
        </w:pPrChange>
      </w:pPr>
      <w:ins w:id="1105" w:author="Asad" w:date="2024-12-01T11:42:00Z">
        <w:r>
          <w:t xml:space="preserve">Some </w:t>
        </w:r>
      </w:ins>
      <w:ins w:id="1106" w:author="Asad" w:date="2024-12-01T11:43:00Z">
        <w:r>
          <w:t>acronyms and abbreviations used in document as given below</w:t>
        </w:r>
      </w:ins>
    </w:p>
    <w:p w14:paraId="70139A53" w14:textId="58941CA1" w:rsidR="00E60192" w:rsidRPr="00E60192" w:rsidRDefault="00E60192">
      <w:pPr>
        <w:pStyle w:val="ListParagraph"/>
        <w:numPr>
          <w:ilvl w:val="0"/>
          <w:numId w:val="7"/>
        </w:numPr>
        <w:spacing w:before="100" w:beforeAutospacing="1" w:after="100" w:afterAutospacing="1" w:line="240" w:lineRule="auto"/>
        <w:jc w:val="both"/>
        <w:rPr>
          <w:ins w:id="1107" w:author="Asad" w:date="2024-12-01T11:43:00Z"/>
          <w:rFonts w:eastAsia="Times New Roman" w:cs="Times New Roman"/>
          <w:color w:val="auto"/>
          <w:szCs w:val="24"/>
          <w:rPrChange w:id="1108" w:author="Asad" w:date="2024-12-01T11:49:00Z">
            <w:rPr>
              <w:ins w:id="1109" w:author="Asad" w:date="2024-12-01T11:43:00Z"/>
            </w:rPr>
          </w:rPrChange>
        </w:rPr>
        <w:pPrChange w:id="1110" w:author="Asad" w:date="2024-12-01T14:18:00Z">
          <w:pPr>
            <w:spacing w:before="100" w:beforeAutospacing="1" w:after="100" w:afterAutospacing="1" w:line="240" w:lineRule="auto"/>
          </w:pPr>
        </w:pPrChange>
      </w:pPr>
      <w:ins w:id="1111" w:author="Asad" w:date="2024-12-01T11:43:00Z">
        <w:r w:rsidRPr="00E60192">
          <w:rPr>
            <w:rFonts w:eastAsia="Times New Roman" w:cs="Times New Roman"/>
            <w:b/>
            <w:bCs/>
            <w:color w:val="auto"/>
            <w:szCs w:val="24"/>
            <w:rPrChange w:id="1112" w:author="Asad" w:date="2024-12-01T11:49:00Z">
              <w:rPr>
                <w:rFonts w:eastAsia="Times New Roman" w:cs="Times New Roman"/>
                <w:color w:val="auto"/>
                <w:szCs w:val="24"/>
              </w:rPr>
            </w:rPrChange>
          </w:rPr>
          <w:t>AI</w:t>
        </w:r>
        <w:r w:rsidRPr="00E60192">
          <w:rPr>
            <w:rFonts w:eastAsia="Times New Roman" w:cs="Times New Roman"/>
            <w:color w:val="auto"/>
            <w:szCs w:val="24"/>
            <w:rPrChange w:id="1113" w:author="Asad" w:date="2024-12-01T11:49:00Z">
              <w:rPr/>
            </w:rPrChange>
          </w:rPr>
          <w:t xml:space="preserve"> </w:t>
        </w:r>
      </w:ins>
      <w:ins w:id="1114" w:author="Asad" w:date="2024-12-01T11:45:00Z">
        <w:r w:rsidRPr="00E60192">
          <w:rPr>
            <w:rFonts w:eastAsia="Times New Roman" w:cs="Times New Roman"/>
            <w:color w:val="auto"/>
            <w:szCs w:val="24"/>
            <w:rPrChange w:id="1115" w:author="Asad" w:date="2024-12-01T11:49:00Z">
              <w:rPr/>
            </w:rPrChange>
          </w:rPr>
          <w:t>(</w:t>
        </w:r>
      </w:ins>
      <w:ins w:id="1116" w:author="Asad" w:date="2024-12-01T11:43:00Z">
        <w:r w:rsidRPr="00E60192">
          <w:rPr>
            <w:rFonts w:eastAsia="Times New Roman" w:cs="Times New Roman"/>
            <w:color w:val="auto"/>
            <w:szCs w:val="24"/>
            <w:rPrChange w:id="1117" w:author="Asad" w:date="2024-12-01T11:49:00Z">
              <w:rPr/>
            </w:rPrChange>
          </w:rPr>
          <w:t>Artificial Intelligence</w:t>
        </w:r>
      </w:ins>
      <w:ins w:id="1118" w:author="Asad" w:date="2024-12-01T11:45:00Z">
        <w:r w:rsidRPr="00E60192">
          <w:rPr>
            <w:rFonts w:eastAsia="Times New Roman" w:cs="Times New Roman"/>
            <w:color w:val="auto"/>
            <w:szCs w:val="24"/>
            <w:rPrChange w:id="1119" w:author="Asad" w:date="2024-12-01T11:49:00Z">
              <w:rPr/>
            </w:rPrChange>
          </w:rPr>
          <w:t>)</w:t>
        </w:r>
      </w:ins>
      <w:ins w:id="1120" w:author="Asad" w:date="2024-12-01T11:43:00Z">
        <w:r w:rsidRPr="00E60192">
          <w:rPr>
            <w:rFonts w:eastAsia="Times New Roman" w:cs="Times New Roman"/>
            <w:color w:val="auto"/>
            <w:szCs w:val="24"/>
            <w:rPrChange w:id="1121" w:author="Asad" w:date="2024-12-01T11:49:00Z">
              <w:rPr/>
            </w:rPrChange>
          </w:rPr>
          <w:t xml:space="preserve"> </w:t>
        </w:r>
      </w:ins>
      <w:ins w:id="1122" w:author="Asad" w:date="2024-12-01T11:46:00Z">
        <w:r w:rsidRPr="00E60192">
          <w:rPr>
            <w:rFonts w:eastAsia="Times New Roman" w:cs="Times New Roman"/>
            <w:color w:val="auto"/>
            <w:szCs w:val="24"/>
            <w:rPrChange w:id="1123" w:author="Asad" w:date="2024-12-01T11:49:00Z">
              <w:rPr/>
            </w:rPrChange>
          </w:rPr>
          <w:t>is t</w:t>
        </w:r>
      </w:ins>
      <w:ins w:id="1124" w:author="Asad" w:date="2024-12-01T11:43:00Z">
        <w:r w:rsidRPr="00E60192">
          <w:rPr>
            <w:rFonts w:eastAsia="Times New Roman" w:cs="Times New Roman"/>
            <w:color w:val="auto"/>
            <w:szCs w:val="24"/>
            <w:rPrChange w:id="1125" w:author="Asad" w:date="2024-12-01T11:49:00Z">
              <w:rPr/>
            </w:rPrChange>
          </w:rPr>
          <w:t>he simulation of human intelligence in machines.</w:t>
        </w:r>
      </w:ins>
    </w:p>
    <w:p w14:paraId="1702BAE9" w14:textId="19B8C936" w:rsidR="00E60192" w:rsidRPr="00E60192" w:rsidRDefault="00E60192">
      <w:pPr>
        <w:pStyle w:val="ListParagraph"/>
        <w:numPr>
          <w:ilvl w:val="0"/>
          <w:numId w:val="7"/>
        </w:numPr>
        <w:spacing w:before="100" w:beforeAutospacing="1" w:after="100" w:afterAutospacing="1" w:line="360" w:lineRule="auto"/>
        <w:jc w:val="both"/>
        <w:rPr>
          <w:ins w:id="1126" w:author="Asad" w:date="2024-12-01T11:43:00Z"/>
          <w:rFonts w:eastAsia="Times New Roman" w:cs="Times New Roman"/>
          <w:color w:val="auto"/>
          <w:szCs w:val="24"/>
          <w:rPrChange w:id="1127" w:author="Asad" w:date="2024-12-01T11:49:00Z">
            <w:rPr>
              <w:ins w:id="1128" w:author="Asad" w:date="2024-12-01T11:43:00Z"/>
            </w:rPr>
          </w:rPrChange>
        </w:rPr>
        <w:pPrChange w:id="1129" w:author="Asad" w:date="2024-12-01T14:18:00Z">
          <w:pPr>
            <w:spacing w:before="100" w:beforeAutospacing="1" w:after="100" w:afterAutospacing="1" w:line="240" w:lineRule="auto"/>
          </w:pPr>
        </w:pPrChange>
      </w:pPr>
      <w:ins w:id="1130" w:author="Asad" w:date="2024-12-01T11:43:00Z">
        <w:r w:rsidRPr="00E60192">
          <w:rPr>
            <w:rFonts w:eastAsia="Times New Roman" w:cs="Times New Roman"/>
            <w:b/>
            <w:bCs/>
            <w:color w:val="auto"/>
            <w:szCs w:val="24"/>
            <w:rPrChange w:id="1131" w:author="Asad" w:date="2024-12-01T11:49:00Z">
              <w:rPr>
                <w:rFonts w:eastAsia="Times New Roman" w:cs="Times New Roman"/>
                <w:color w:val="auto"/>
                <w:szCs w:val="24"/>
              </w:rPr>
            </w:rPrChange>
          </w:rPr>
          <w:t>ER</w:t>
        </w:r>
        <w:r w:rsidRPr="00E60192">
          <w:rPr>
            <w:rFonts w:eastAsia="Times New Roman" w:cs="Times New Roman"/>
            <w:color w:val="auto"/>
            <w:szCs w:val="24"/>
            <w:rPrChange w:id="1132" w:author="Asad" w:date="2024-12-01T11:49:00Z">
              <w:rPr/>
            </w:rPrChange>
          </w:rPr>
          <w:t xml:space="preserve"> Diagram</w:t>
        </w:r>
      </w:ins>
      <w:ins w:id="1133" w:author="Asad" w:date="2024-12-01T11:46:00Z">
        <w:r w:rsidRPr="00E60192">
          <w:rPr>
            <w:rFonts w:eastAsia="Times New Roman" w:cs="Times New Roman"/>
            <w:color w:val="auto"/>
            <w:szCs w:val="24"/>
            <w:rPrChange w:id="1134" w:author="Asad" w:date="2024-12-01T11:49:00Z">
              <w:rPr/>
            </w:rPrChange>
          </w:rPr>
          <w:t xml:space="preserve"> (</w:t>
        </w:r>
      </w:ins>
      <w:ins w:id="1135" w:author="Asad" w:date="2024-12-01T11:43:00Z">
        <w:r w:rsidRPr="00E60192">
          <w:rPr>
            <w:rFonts w:eastAsia="Times New Roman" w:cs="Times New Roman"/>
            <w:color w:val="auto"/>
            <w:szCs w:val="24"/>
            <w:rPrChange w:id="1136" w:author="Asad" w:date="2024-12-01T11:49:00Z">
              <w:rPr/>
            </w:rPrChange>
          </w:rPr>
          <w:t>Entity-Relationship Diagram</w:t>
        </w:r>
      </w:ins>
      <w:ins w:id="1137" w:author="Asad" w:date="2024-12-01T11:46:00Z">
        <w:r w:rsidRPr="00E60192">
          <w:rPr>
            <w:rFonts w:eastAsia="Times New Roman" w:cs="Times New Roman"/>
            <w:color w:val="auto"/>
            <w:szCs w:val="24"/>
            <w:rPrChange w:id="1138" w:author="Asad" w:date="2024-12-01T11:49:00Z">
              <w:rPr/>
            </w:rPrChange>
          </w:rPr>
          <w:t>)</w:t>
        </w:r>
      </w:ins>
      <w:ins w:id="1139" w:author="Asad" w:date="2024-12-01T11:43:00Z">
        <w:r w:rsidRPr="00E60192">
          <w:rPr>
            <w:rFonts w:eastAsia="Times New Roman" w:cs="Times New Roman"/>
            <w:color w:val="auto"/>
            <w:szCs w:val="24"/>
            <w:rPrChange w:id="1140" w:author="Asad" w:date="2024-12-01T11:49:00Z">
              <w:rPr/>
            </w:rPrChange>
          </w:rPr>
          <w:t xml:space="preserve"> </w:t>
        </w:r>
      </w:ins>
      <w:ins w:id="1141" w:author="Asad" w:date="2024-12-01T11:46:00Z">
        <w:r w:rsidRPr="00E60192">
          <w:rPr>
            <w:rFonts w:eastAsia="Times New Roman" w:cs="Times New Roman"/>
            <w:color w:val="auto"/>
            <w:szCs w:val="24"/>
            <w:rPrChange w:id="1142" w:author="Asad" w:date="2024-12-01T11:49:00Z">
              <w:rPr/>
            </w:rPrChange>
          </w:rPr>
          <w:t>is the v</w:t>
        </w:r>
      </w:ins>
      <w:ins w:id="1143" w:author="Asad" w:date="2024-12-01T11:43:00Z">
        <w:r w:rsidRPr="00E60192">
          <w:rPr>
            <w:rFonts w:eastAsia="Times New Roman" w:cs="Times New Roman"/>
            <w:color w:val="auto"/>
            <w:szCs w:val="24"/>
            <w:rPrChange w:id="1144" w:author="Asad" w:date="2024-12-01T11:49:00Z">
              <w:rPr/>
            </w:rPrChange>
          </w:rPr>
          <w:t>isual representation of database relationships.</w:t>
        </w:r>
      </w:ins>
    </w:p>
    <w:p w14:paraId="5EC93D3B" w14:textId="3055DFC1" w:rsidR="00E60192" w:rsidRPr="00E60192" w:rsidRDefault="00E60192">
      <w:pPr>
        <w:pStyle w:val="ListParagraph"/>
        <w:numPr>
          <w:ilvl w:val="0"/>
          <w:numId w:val="7"/>
        </w:numPr>
        <w:spacing w:before="100" w:beforeAutospacing="1" w:after="100" w:afterAutospacing="1" w:line="360" w:lineRule="auto"/>
        <w:jc w:val="both"/>
        <w:rPr>
          <w:ins w:id="1145" w:author="Asad" w:date="2024-12-01T11:43:00Z"/>
          <w:rFonts w:eastAsia="Times New Roman" w:cs="Times New Roman"/>
          <w:color w:val="auto"/>
          <w:szCs w:val="24"/>
          <w:rPrChange w:id="1146" w:author="Asad" w:date="2024-12-01T11:49:00Z">
            <w:rPr>
              <w:ins w:id="1147" w:author="Asad" w:date="2024-12-01T11:43:00Z"/>
            </w:rPr>
          </w:rPrChange>
        </w:rPr>
        <w:pPrChange w:id="1148" w:author="Asad" w:date="2024-12-01T14:18:00Z">
          <w:pPr>
            <w:spacing w:before="100" w:beforeAutospacing="1" w:after="100" w:afterAutospacing="1" w:line="240" w:lineRule="auto"/>
          </w:pPr>
        </w:pPrChange>
      </w:pPr>
      <w:ins w:id="1149" w:author="Asad" w:date="2024-12-01T11:43:00Z">
        <w:r w:rsidRPr="00E60192">
          <w:rPr>
            <w:rFonts w:eastAsia="Times New Roman" w:cs="Times New Roman"/>
            <w:b/>
            <w:bCs/>
            <w:color w:val="auto"/>
            <w:szCs w:val="24"/>
            <w:rPrChange w:id="1150" w:author="Asad" w:date="2024-12-01T11:49:00Z">
              <w:rPr>
                <w:rFonts w:eastAsia="Times New Roman" w:cs="Times New Roman"/>
                <w:color w:val="auto"/>
                <w:szCs w:val="24"/>
              </w:rPr>
            </w:rPrChange>
          </w:rPr>
          <w:t>FCS</w:t>
        </w:r>
      </w:ins>
      <w:ins w:id="1151" w:author="Asad" w:date="2024-12-01T11:46:00Z">
        <w:r w:rsidRPr="00E60192">
          <w:rPr>
            <w:rFonts w:eastAsia="Times New Roman" w:cs="Times New Roman"/>
            <w:color w:val="auto"/>
            <w:szCs w:val="24"/>
            <w:rPrChange w:id="1152" w:author="Asad" w:date="2024-12-01T11:49:00Z">
              <w:rPr/>
            </w:rPrChange>
          </w:rPr>
          <w:t xml:space="preserve"> (</w:t>
        </w:r>
      </w:ins>
      <w:ins w:id="1153" w:author="Asad" w:date="2024-12-01T11:43:00Z">
        <w:r w:rsidRPr="00E60192">
          <w:rPr>
            <w:rFonts w:eastAsia="Times New Roman" w:cs="Times New Roman"/>
            <w:color w:val="auto"/>
            <w:szCs w:val="24"/>
            <w:rPrChange w:id="1154" w:author="Asad" w:date="2024-12-01T11:49:00Z">
              <w:rPr/>
            </w:rPrChange>
          </w:rPr>
          <w:t>Faculty of Computer Science</w:t>
        </w:r>
      </w:ins>
      <w:ins w:id="1155" w:author="Asad" w:date="2024-12-01T11:46:00Z">
        <w:r w:rsidRPr="00E60192">
          <w:rPr>
            <w:rFonts w:eastAsia="Times New Roman" w:cs="Times New Roman"/>
            <w:color w:val="auto"/>
            <w:szCs w:val="24"/>
            <w:rPrChange w:id="1156" w:author="Asad" w:date="2024-12-01T11:49:00Z">
              <w:rPr/>
            </w:rPrChange>
          </w:rPr>
          <w:t>)</w:t>
        </w:r>
      </w:ins>
      <w:ins w:id="1157" w:author="Asad" w:date="2024-12-01T11:43:00Z">
        <w:r w:rsidRPr="00E60192">
          <w:rPr>
            <w:rFonts w:eastAsia="Times New Roman" w:cs="Times New Roman"/>
            <w:color w:val="auto"/>
            <w:szCs w:val="24"/>
            <w:rPrChange w:id="1158" w:author="Asad" w:date="2024-12-01T11:49:00Z">
              <w:rPr/>
            </w:rPrChange>
          </w:rPr>
          <w:t xml:space="preserve"> </w:t>
        </w:r>
      </w:ins>
      <w:ins w:id="1159" w:author="Asad" w:date="2024-12-01T11:46:00Z">
        <w:r w:rsidRPr="00E60192">
          <w:rPr>
            <w:rFonts w:eastAsia="Times New Roman" w:cs="Times New Roman"/>
            <w:color w:val="auto"/>
            <w:szCs w:val="24"/>
            <w:rPrChange w:id="1160" w:author="Asad" w:date="2024-12-01T11:49:00Z">
              <w:rPr/>
            </w:rPrChange>
          </w:rPr>
          <w:t>is the s</w:t>
        </w:r>
      </w:ins>
      <w:ins w:id="1161" w:author="Asad" w:date="2024-12-01T11:43:00Z">
        <w:r w:rsidRPr="00E60192">
          <w:rPr>
            <w:rFonts w:eastAsia="Times New Roman" w:cs="Times New Roman"/>
            <w:color w:val="auto"/>
            <w:szCs w:val="24"/>
            <w:rPrChange w:id="1162" w:author="Asad" w:date="2024-12-01T11:49:00Z">
              <w:rPr/>
            </w:rPrChange>
          </w:rPr>
          <w:t>tudy stream for computer-related fields.</w:t>
        </w:r>
      </w:ins>
    </w:p>
    <w:p w14:paraId="693EF04D" w14:textId="28ED174E" w:rsidR="00E60192" w:rsidRPr="00E60192" w:rsidRDefault="00E60192">
      <w:pPr>
        <w:pStyle w:val="ListParagraph"/>
        <w:numPr>
          <w:ilvl w:val="0"/>
          <w:numId w:val="7"/>
        </w:numPr>
        <w:spacing w:before="100" w:beforeAutospacing="1" w:after="100" w:afterAutospacing="1" w:line="360" w:lineRule="auto"/>
        <w:jc w:val="both"/>
        <w:rPr>
          <w:ins w:id="1163" w:author="Asad" w:date="2024-12-01T11:43:00Z"/>
          <w:rFonts w:eastAsia="Times New Roman" w:cs="Times New Roman"/>
          <w:color w:val="auto"/>
          <w:szCs w:val="24"/>
          <w:rPrChange w:id="1164" w:author="Asad" w:date="2024-12-01T11:49:00Z">
            <w:rPr>
              <w:ins w:id="1165" w:author="Asad" w:date="2024-12-01T11:43:00Z"/>
            </w:rPr>
          </w:rPrChange>
        </w:rPr>
        <w:pPrChange w:id="1166" w:author="Asad" w:date="2024-12-01T14:18:00Z">
          <w:pPr>
            <w:spacing w:before="100" w:beforeAutospacing="1" w:after="100" w:afterAutospacing="1" w:line="240" w:lineRule="auto"/>
          </w:pPr>
        </w:pPrChange>
      </w:pPr>
      <w:ins w:id="1167" w:author="Asad" w:date="2024-12-01T11:43:00Z">
        <w:r w:rsidRPr="00E60192">
          <w:rPr>
            <w:rFonts w:eastAsia="Times New Roman" w:cs="Times New Roman"/>
            <w:b/>
            <w:bCs/>
            <w:color w:val="auto"/>
            <w:szCs w:val="24"/>
            <w:rPrChange w:id="1168" w:author="Asad" w:date="2024-12-01T11:49:00Z">
              <w:rPr>
                <w:rFonts w:eastAsia="Times New Roman" w:cs="Times New Roman"/>
                <w:color w:val="auto"/>
                <w:szCs w:val="24"/>
              </w:rPr>
            </w:rPrChange>
          </w:rPr>
          <w:lastRenderedPageBreak/>
          <w:t>FSC</w:t>
        </w:r>
        <w:r w:rsidRPr="00E60192">
          <w:rPr>
            <w:rFonts w:eastAsia="Times New Roman" w:cs="Times New Roman"/>
            <w:color w:val="auto"/>
            <w:szCs w:val="24"/>
            <w:rPrChange w:id="1169" w:author="Asad" w:date="2024-12-01T11:49:00Z">
              <w:rPr/>
            </w:rPrChange>
          </w:rPr>
          <w:t xml:space="preserve"> </w:t>
        </w:r>
      </w:ins>
      <w:ins w:id="1170" w:author="Asad" w:date="2024-12-01T11:46:00Z">
        <w:r w:rsidRPr="00E60192">
          <w:rPr>
            <w:rFonts w:eastAsia="Times New Roman" w:cs="Times New Roman"/>
            <w:color w:val="auto"/>
            <w:szCs w:val="24"/>
            <w:rPrChange w:id="1171" w:author="Asad" w:date="2024-12-01T11:49:00Z">
              <w:rPr/>
            </w:rPrChange>
          </w:rPr>
          <w:t>(</w:t>
        </w:r>
      </w:ins>
      <w:ins w:id="1172" w:author="Asad" w:date="2024-12-01T11:43:00Z">
        <w:r w:rsidRPr="00E60192">
          <w:rPr>
            <w:rFonts w:eastAsia="Times New Roman" w:cs="Times New Roman"/>
            <w:color w:val="auto"/>
            <w:szCs w:val="24"/>
            <w:rPrChange w:id="1173" w:author="Asad" w:date="2024-12-01T11:49:00Z">
              <w:rPr/>
            </w:rPrChange>
          </w:rPr>
          <w:t>Faculty of Science</w:t>
        </w:r>
      </w:ins>
      <w:ins w:id="1174" w:author="Asad" w:date="2024-12-01T11:46:00Z">
        <w:r w:rsidRPr="00E60192">
          <w:rPr>
            <w:rFonts w:eastAsia="Times New Roman" w:cs="Times New Roman"/>
            <w:color w:val="auto"/>
            <w:szCs w:val="24"/>
            <w:rPrChange w:id="1175" w:author="Asad" w:date="2024-12-01T11:49:00Z">
              <w:rPr/>
            </w:rPrChange>
          </w:rPr>
          <w:t>)</w:t>
        </w:r>
      </w:ins>
      <w:ins w:id="1176" w:author="Asad" w:date="2024-12-01T11:43:00Z">
        <w:r w:rsidRPr="00E60192">
          <w:rPr>
            <w:rFonts w:eastAsia="Times New Roman" w:cs="Times New Roman"/>
            <w:color w:val="auto"/>
            <w:szCs w:val="24"/>
            <w:rPrChange w:id="1177" w:author="Asad" w:date="2024-12-01T11:49:00Z">
              <w:rPr/>
            </w:rPrChange>
          </w:rPr>
          <w:t xml:space="preserve"> </w:t>
        </w:r>
      </w:ins>
      <w:ins w:id="1178" w:author="Asad" w:date="2024-12-01T11:46:00Z">
        <w:r w:rsidRPr="00E60192">
          <w:rPr>
            <w:rFonts w:eastAsia="Times New Roman" w:cs="Times New Roman"/>
            <w:color w:val="auto"/>
            <w:szCs w:val="24"/>
            <w:rPrChange w:id="1179" w:author="Asad" w:date="2024-12-01T11:49:00Z">
              <w:rPr/>
            </w:rPrChange>
          </w:rPr>
          <w:t>is the s</w:t>
        </w:r>
      </w:ins>
      <w:ins w:id="1180" w:author="Asad" w:date="2024-12-01T11:43:00Z">
        <w:r w:rsidRPr="00E60192">
          <w:rPr>
            <w:rFonts w:eastAsia="Times New Roman" w:cs="Times New Roman"/>
            <w:color w:val="auto"/>
            <w:szCs w:val="24"/>
            <w:rPrChange w:id="1181" w:author="Asad" w:date="2024-12-01T11:49:00Z">
              <w:rPr/>
            </w:rPrChange>
          </w:rPr>
          <w:t>tudy stream for science-related fields.</w:t>
        </w:r>
      </w:ins>
    </w:p>
    <w:p w14:paraId="2E959B15" w14:textId="55206DE4" w:rsidR="00E60192" w:rsidRPr="00E60192" w:rsidRDefault="00E60192">
      <w:pPr>
        <w:pStyle w:val="ListParagraph"/>
        <w:numPr>
          <w:ilvl w:val="0"/>
          <w:numId w:val="7"/>
        </w:numPr>
        <w:spacing w:before="100" w:beforeAutospacing="1" w:after="100" w:afterAutospacing="1" w:line="360" w:lineRule="auto"/>
        <w:jc w:val="both"/>
        <w:rPr>
          <w:ins w:id="1182" w:author="Asad" w:date="2024-12-01T11:43:00Z"/>
          <w:rFonts w:eastAsia="Times New Roman" w:cs="Times New Roman"/>
          <w:color w:val="auto"/>
          <w:szCs w:val="24"/>
          <w:rPrChange w:id="1183" w:author="Asad" w:date="2024-12-01T11:49:00Z">
            <w:rPr>
              <w:ins w:id="1184" w:author="Asad" w:date="2024-12-01T11:43:00Z"/>
            </w:rPr>
          </w:rPrChange>
        </w:rPr>
        <w:pPrChange w:id="1185" w:author="Asad" w:date="2024-12-01T14:18:00Z">
          <w:pPr>
            <w:spacing w:before="100" w:beforeAutospacing="1" w:after="100" w:afterAutospacing="1" w:line="240" w:lineRule="auto"/>
          </w:pPr>
        </w:pPrChange>
      </w:pPr>
      <w:ins w:id="1186" w:author="Asad" w:date="2024-12-01T11:43:00Z">
        <w:r w:rsidRPr="00E60192">
          <w:rPr>
            <w:rFonts w:eastAsia="Times New Roman" w:cs="Times New Roman"/>
            <w:b/>
            <w:bCs/>
            <w:color w:val="auto"/>
            <w:szCs w:val="24"/>
            <w:rPrChange w:id="1187" w:author="Asad" w:date="2024-12-01T11:49:00Z">
              <w:rPr>
                <w:rFonts w:eastAsia="Times New Roman" w:cs="Times New Roman"/>
                <w:color w:val="auto"/>
                <w:szCs w:val="24"/>
              </w:rPr>
            </w:rPrChange>
          </w:rPr>
          <w:t>GUI</w:t>
        </w:r>
        <w:r w:rsidRPr="00E60192">
          <w:rPr>
            <w:rFonts w:eastAsia="Times New Roman" w:cs="Times New Roman"/>
            <w:color w:val="auto"/>
            <w:szCs w:val="24"/>
            <w:rPrChange w:id="1188" w:author="Asad" w:date="2024-12-01T11:49:00Z">
              <w:rPr/>
            </w:rPrChange>
          </w:rPr>
          <w:t xml:space="preserve"> </w:t>
        </w:r>
      </w:ins>
      <w:ins w:id="1189" w:author="Asad" w:date="2024-12-01T11:46:00Z">
        <w:r w:rsidRPr="00E60192">
          <w:rPr>
            <w:rFonts w:eastAsia="Times New Roman" w:cs="Times New Roman"/>
            <w:color w:val="auto"/>
            <w:szCs w:val="24"/>
            <w:rPrChange w:id="1190" w:author="Asad" w:date="2024-12-01T11:49:00Z">
              <w:rPr/>
            </w:rPrChange>
          </w:rPr>
          <w:t>(</w:t>
        </w:r>
      </w:ins>
      <w:ins w:id="1191" w:author="Asad" w:date="2024-12-01T11:43:00Z">
        <w:r w:rsidRPr="00E60192">
          <w:rPr>
            <w:rFonts w:eastAsia="Times New Roman" w:cs="Times New Roman"/>
            <w:color w:val="auto"/>
            <w:szCs w:val="24"/>
            <w:rPrChange w:id="1192" w:author="Asad" w:date="2024-12-01T11:49:00Z">
              <w:rPr/>
            </w:rPrChange>
          </w:rPr>
          <w:t>Graphical User Interface</w:t>
        </w:r>
      </w:ins>
      <w:ins w:id="1193" w:author="Asad" w:date="2024-12-01T11:47:00Z">
        <w:r w:rsidRPr="00E60192">
          <w:rPr>
            <w:rFonts w:eastAsia="Times New Roman" w:cs="Times New Roman"/>
            <w:color w:val="auto"/>
            <w:szCs w:val="24"/>
            <w:rPrChange w:id="1194" w:author="Asad" w:date="2024-12-01T11:49:00Z">
              <w:rPr/>
            </w:rPrChange>
          </w:rPr>
          <w:t>)</w:t>
        </w:r>
      </w:ins>
      <w:ins w:id="1195" w:author="Asad" w:date="2024-12-01T11:43:00Z">
        <w:r w:rsidRPr="00E60192">
          <w:rPr>
            <w:rFonts w:eastAsia="Times New Roman" w:cs="Times New Roman"/>
            <w:color w:val="auto"/>
            <w:szCs w:val="24"/>
            <w:rPrChange w:id="1196" w:author="Asad" w:date="2024-12-01T11:49:00Z">
              <w:rPr/>
            </w:rPrChange>
          </w:rPr>
          <w:t xml:space="preserve"> </w:t>
        </w:r>
      </w:ins>
      <w:ins w:id="1197" w:author="Asad" w:date="2024-12-01T11:47:00Z">
        <w:r w:rsidRPr="00E60192">
          <w:rPr>
            <w:rFonts w:eastAsia="Times New Roman" w:cs="Times New Roman"/>
            <w:color w:val="auto"/>
            <w:szCs w:val="24"/>
            <w:rPrChange w:id="1198" w:author="Asad" w:date="2024-12-01T11:49:00Z">
              <w:rPr/>
            </w:rPrChange>
          </w:rPr>
          <w:t>is the v</w:t>
        </w:r>
      </w:ins>
      <w:ins w:id="1199" w:author="Asad" w:date="2024-12-01T11:43:00Z">
        <w:r w:rsidRPr="00E60192">
          <w:rPr>
            <w:rFonts w:eastAsia="Times New Roman" w:cs="Times New Roman"/>
            <w:color w:val="auto"/>
            <w:szCs w:val="24"/>
            <w:rPrChange w:id="1200" w:author="Asad" w:date="2024-12-01T11:49:00Z">
              <w:rPr/>
            </w:rPrChange>
          </w:rPr>
          <w:t>isual interface for user interaction.</w:t>
        </w:r>
      </w:ins>
    </w:p>
    <w:p w14:paraId="3C6B37B1" w14:textId="29DECCAB" w:rsidR="00E60192" w:rsidRPr="00E60192" w:rsidRDefault="00E60192">
      <w:pPr>
        <w:pStyle w:val="ListParagraph"/>
        <w:numPr>
          <w:ilvl w:val="0"/>
          <w:numId w:val="7"/>
        </w:numPr>
        <w:spacing w:before="100" w:beforeAutospacing="1" w:after="100" w:afterAutospacing="1" w:line="360" w:lineRule="auto"/>
        <w:jc w:val="both"/>
        <w:rPr>
          <w:ins w:id="1201" w:author="Asad" w:date="2024-12-01T11:43:00Z"/>
          <w:rFonts w:eastAsia="Times New Roman" w:cs="Times New Roman"/>
          <w:color w:val="auto"/>
          <w:szCs w:val="24"/>
          <w:rPrChange w:id="1202" w:author="Asad" w:date="2024-12-01T11:49:00Z">
            <w:rPr>
              <w:ins w:id="1203" w:author="Asad" w:date="2024-12-01T11:43:00Z"/>
            </w:rPr>
          </w:rPrChange>
        </w:rPr>
        <w:pPrChange w:id="1204" w:author="Asad" w:date="2024-12-01T14:18:00Z">
          <w:pPr>
            <w:spacing w:before="100" w:beforeAutospacing="1" w:after="100" w:afterAutospacing="1" w:line="240" w:lineRule="auto"/>
          </w:pPr>
        </w:pPrChange>
      </w:pPr>
      <w:ins w:id="1205" w:author="Asad" w:date="2024-12-01T11:43:00Z">
        <w:r w:rsidRPr="00E60192">
          <w:rPr>
            <w:rFonts w:eastAsia="Times New Roman" w:cs="Times New Roman"/>
            <w:b/>
            <w:bCs/>
            <w:color w:val="auto"/>
            <w:szCs w:val="24"/>
            <w:rPrChange w:id="1206" w:author="Asad" w:date="2024-12-01T11:49:00Z">
              <w:rPr>
                <w:rFonts w:eastAsia="Times New Roman" w:cs="Times New Roman"/>
                <w:color w:val="auto"/>
                <w:szCs w:val="24"/>
              </w:rPr>
            </w:rPrChange>
          </w:rPr>
          <w:t>IEEE</w:t>
        </w:r>
        <w:r w:rsidRPr="00E60192">
          <w:rPr>
            <w:rFonts w:eastAsia="Times New Roman" w:cs="Times New Roman"/>
            <w:color w:val="auto"/>
            <w:szCs w:val="24"/>
            <w:rPrChange w:id="1207" w:author="Asad" w:date="2024-12-01T11:49:00Z">
              <w:rPr/>
            </w:rPrChange>
          </w:rPr>
          <w:t xml:space="preserve"> </w:t>
        </w:r>
      </w:ins>
      <w:ins w:id="1208" w:author="Asad" w:date="2024-12-01T11:47:00Z">
        <w:r w:rsidRPr="00E60192">
          <w:rPr>
            <w:rFonts w:eastAsia="Times New Roman" w:cs="Times New Roman"/>
            <w:color w:val="auto"/>
            <w:szCs w:val="24"/>
            <w:rPrChange w:id="1209" w:author="Asad" w:date="2024-12-01T11:49:00Z">
              <w:rPr/>
            </w:rPrChange>
          </w:rPr>
          <w:t>(</w:t>
        </w:r>
      </w:ins>
      <w:ins w:id="1210" w:author="Asad" w:date="2024-12-01T11:43:00Z">
        <w:r w:rsidRPr="00E60192">
          <w:rPr>
            <w:rFonts w:eastAsia="Times New Roman" w:cs="Times New Roman"/>
            <w:color w:val="auto"/>
            <w:szCs w:val="24"/>
            <w:rPrChange w:id="1211" w:author="Asad" w:date="2024-12-01T11:49:00Z">
              <w:rPr/>
            </w:rPrChange>
          </w:rPr>
          <w:t>Institute of Electrical and Electronics Engineers</w:t>
        </w:r>
      </w:ins>
      <w:ins w:id="1212" w:author="Asad" w:date="2024-12-01T11:47:00Z">
        <w:r w:rsidRPr="00E60192">
          <w:rPr>
            <w:rFonts w:eastAsia="Times New Roman" w:cs="Times New Roman"/>
            <w:color w:val="auto"/>
            <w:szCs w:val="24"/>
            <w:rPrChange w:id="1213" w:author="Asad" w:date="2024-12-01T11:49:00Z">
              <w:rPr/>
            </w:rPrChange>
          </w:rPr>
          <w:t>) is the</w:t>
        </w:r>
      </w:ins>
      <w:ins w:id="1214" w:author="Asad" w:date="2024-12-01T11:43:00Z">
        <w:r w:rsidRPr="00E60192">
          <w:rPr>
            <w:rFonts w:eastAsia="Times New Roman" w:cs="Times New Roman"/>
            <w:color w:val="auto"/>
            <w:szCs w:val="24"/>
            <w:rPrChange w:id="1215" w:author="Asad" w:date="2024-12-01T11:49:00Z">
              <w:rPr/>
            </w:rPrChange>
          </w:rPr>
          <w:t xml:space="preserve"> </w:t>
        </w:r>
      </w:ins>
      <w:ins w:id="1216" w:author="Asad" w:date="2024-12-01T11:47:00Z">
        <w:r w:rsidRPr="00E60192">
          <w:rPr>
            <w:rFonts w:eastAsia="Times New Roman" w:cs="Times New Roman"/>
            <w:color w:val="auto"/>
            <w:szCs w:val="24"/>
            <w:rPrChange w:id="1217" w:author="Asad" w:date="2024-12-01T11:49:00Z">
              <w:rPr/>
            </w:rPrChange>
          </w:rPr>
          <w:t>s</w:t>
        </w:r>
      </w:ins>
      <w:ins w:id="1218" w:author="Asad" w:date="2024-12-01T11:43:00Z">
        <w:r w:rsidRPr="00E60192">
          <w:rPr>
            <w:rFonts w:eastAsia="Times New Roman" w:cs="Times New Roman"/>
            <w:color w:val="auto"/>
            <w:szCs w:val="24"/>
            <w:rPrChange w:id="1219" w:author="Asad" w:date="2024-12-01T11:49:00Z">
              <w:rPr/>
            </w:rPrChange>
          </w:rPr>
          <w:t>tandardization organization.</w:t>
        </w:r>
      </w:ins>
    </w:p>
    <w:p w14:paraId="6EEE0254" w14:textId="00EF9537" w:rsidR="00E60192" w:rsidRPr="00E60192" w:rsidRDefault="00E60192">
      <w:pPr>
        <w:pStyle w:val="ListParagraph"/>
        <w:numPr>
          <w:ilvl w:val="0"/>
          <w:numId w:val="7"/>
        </w:numPr>
        <w:spacing w:before="100" w:beforeAutospacing="1" w:after="100" w:afterAutospacing="1" w:line="360" w:lineRule="auto"/>
        <w:jc w:val="both"/>
        <w:rPr>
          <w:ins w:id="1220" w:author="Asad" w:date="2024-12-01T11:43:00Z"/>
          <w:rFonts w:eastAsia="Times New Roman" w:cs="Times New Roman"/>
          <w:color w:val="auto"/>
          <w:szCs w:val="24"/>
          <w:rPrChange w:id="1221" w:author="Asad" w:date="2024-12-01T11:49:00Z">
            <w:rPr>
              <w:ins w:id="1222" w:author="Asad" w:date="2024-12-01T11:43:00Z"/>
            </w:rPr>
          </w:rPrChange>
        </w:rPr>
        <w:pPrChange w:id="1223" w:author="Asad" w:date="2024-12-01T14:18:00Z">
          <w:pPr>
            <w:spacing w:before="100" w:beforeAutospacing="1" w:after="100" w:afterAutospacing="1" w:line="240" w:lineRule="auto"/>
          </w:pPr>
        </w:pPrChange>
      </w:pPr>
      <w:ins w:id="1224" w:author="Asad" w:date="2024-12-01T11:43:00Z">
        <w:r w:rsidRPr="00E60192">
          <w:rPr>
            <w:rFonts w:eastAsia="Times New Roman" w:cs="Times New Roman"/>
            <w:b/>
            <w:bCs/>
            <w:color w:val="auto"/>
            <w:szCs w:val="24"/>
            <w:rPrChange w:id="1225" w:author="Asad" w:date="2024-12-01T11:49:00Z">
              <w:rPr>
                <w:rFonts w:eastAsia="Times New Roman" w:cs="Times New Roman"/>
                <w:color w:val="auto"/>
                <w:szCs w:val="24"/>
              </w:rPr>
            </w:rPrChange>
          </w:rPr>
          <w:t>NET</w:t>
        </w:r>
        <w:r w:rsidRPr="00E60192">
          <w:rPr>
            <w:rFonts w:eastAsia="Times New Roman" w:cs="Times New Roman"/>
            <w:color w:val="auto"/>
            <w:szCs w:val="24"/>
            <w:rPrChange w:id="1226" w:author="Asad" w:date="2024-12-01T11:49:00Z">
              <w:rPr/>
            </w:rPrChange>
          </w:rPr>
          <w:t xml:space="preserve"> </w:t>
        </w:r>
      </w:ins>
      <w:ins w:id="1227" w:author="Asad" w:date="2024-12-01T11:47:00Z">
        <w:r w:rsidRPr="00E60192">
          <w:rPr>
            <w:rFonts w:eastAsia="Times New Roman" w:cs="Times New Roman"/>
            <w:color w:val="auto"/>
            <w:szCs w:val="24"/>
            <w:rPrChange w:id="1228" w:author="Asad" w:date="2024-12-01T11:49:00Z">
              <w:rPr/>
            </w:rPrChange>
          </w:rPr>
          <w:t>(</w:t>
        </w:r>
      </w:ins>
      <w:ins w:id="1229" w:author="Asad" w:date="2024-12-01T11:43:00Z">
        <w:r w:rsidRPr="00E60192">
          <w:rPr>
            <w:rFonts w:eastAsia="Times New Roman" w:cs="Times New Roman"/>
            <w:color w:val="auto"/>
            <w:szCs w:val="24"/>
            <w:rPrChange w:id="1230" w:author="Asad" w:date="2024-12-01T11:49:00Z">
              <w:rPr/>
            </w:rPrChange>
          </w:rPr>
          <w:t>National Engineering Test</w:t>
        </w:r>
      </w:ins>
      <w:ins w:id="1231" w:author="Asad" w:date="2024-12-01T11:47:00Z">
        <w:r w:rsidRPr="00E60192">
          <w:rPr>
            <w:rFonts w:eastAsia="Times New Roman" w:cs="Times New Roman"/>
            <w:color w:val="auto"/>
            <w:szCs w:val="24"/>
            <w:rPrChange w:id="1232" w:author="Asad" w:date="2024-12-01T11:49:00Z">
              <w:rPr/>
            </w:rPrChange>
          </w:rPr>
          <w:t>)</w:t>
        </w:r>
      </w:ins>
      <w:ins w:id="1233" w:author="Asad" w:date="2024-12-01T11:43:00Z">
        <w:r w:rsidRPr="00E60192">
          <w:rPr>
            <w:rFonts w:eastAsia="Times New Roman" w:cs="Times New Roman"/>
            <w:color w:val="auto"/>
            <w:szCs w:val="24"/>
            <w:rPrChange w:id="1234" w:author="Asad" w:date="2024-12-01T11:49:00Z">
              <w:rPr/>
            </w:rPrChange>
          </w:rPr>
          <w:t xml:space="preserve"> </w:t>
        </w:r>
      </w:ins>
      <w:ins w:id="1235" w:author="Asad" w:date="2024-12-01T11:47:00Z">
        <w:r w:rsidRPr="00E60192">
          <w:rPr>
            <w:rFonts w:eastAsia="Times New Roman" w:cs="Times New Roman"/>
            <w:color w:val="auto"/>
            <w:szCs w:val="24"/>
            <w:rPrChange w:id="1236" w:author="Asad" w:date="2024-12-01T11:49:00Z">
              <w:rPr/>
            </w:rPrChange>
          </w:rPr>
          <w:t>is the e</w:t>
        </w:r>
      </w:ins>
      <w:ins w:id="1237" w:author="Asad" w:date="2024-12-01T11:43:00Z">
        <w:r w:rsidRPr="00E60192">
          <w:rPr>
            <w:rFonts w:eastAsia="Times New Roman" w:cs="Times New Roman"/>
            <w:color w:val="auto"/>
            <w:szCs w:val="24"/>
            <w:rPrChange w:id="1238" w:author="Asad" w:date="2024-12-01T11:49:00Z">
              <w:rPr/>
            </w:rPrChange>
          </w:rPr>
          <w:t>ntry test for engineering universities in Pakistan.</w:t>
        </w:r>
      </w:ins>
    </w:p>
    <w:p w14:paraId="3BDC4661" w14:textId="7BBA7CF4" w:rsidR="00E60192" w:rsidRPr="00E60192" w:rsidRDefault="00E60192">
      <w:pPr>
        <w:pStyle w:val="ListParagraph"/>
        <w:numPr>
          <w:ilvl w:val="0"/>
          <w:numId w:val="7"/>
        </w:numPr>
        <w:spacing w:before="100" w:beforeAutospacing="1" w:after="100" w:afterAutospacing="1" w:line="360" w:lineRule="auto"/>
        <w:jc w:val="both"/>
        <w:rPr>
          <w:ins w:id="1239" w:author="Asad" w:date="2024-12-01T11:43:00Z"/>
          <w:rFonts w:eastAsia="Times New Roman" w:cs="Times New Roman"/>
          <w:color w:val="auto"/>
          <w:szCs w:val="24"/>
          <w:rPrChange w:id="1240" w:author="Asad" w:date="2024-12-01T11:49:00Z">
            <w:rPr>
              <w:ins w:id="1241" w:author="Asad" w:date="2024-12-01T11:43:00Z"/>
            </w:rPr>
          </w:rPrChange>
        </w:rPr>
        <w:pPrChange w:id="1242" w:author="Asad" w:date="2024-12-01T14:18:00Z">
          <w:pPr>
            <w:spacing w:before="100" w:beforeAutospacing="1" w:after="100" w:afterAutospacing="1" w:line="240" w:lineRule="auto"/>
          </w:pPr>
        </w:pPrChange>
      </w:pPr>
      <w:ins w:id="1243" w:author="Asad" w:date="2024-12-01T11:43:00Z">
        <w:r w:rsidRPr="00E60192">
          <w:rPr>
            <w:rFonts w:eastAsia="Times New Roman" w:cs="Times New Roman"/>
            <w:b/>
            <w:bCs/>
            <w:color w:val="auto"/>
            <w:szCs w:val="24"/>
            <w:rPrChange w:id="1244" w:author="Asad" w:date="2024-12-01T11:49:00Z">
              <w:rPr>
                <w:rFonts w:eastAsia="Times New Roman" w:cs="Times New Roman"/>
                <w:color w:val="auto"/>
                <w:szCs w:val="24"/>
              </w:rPr>
            </w:rPrChange>
          </w:rPr>
          <w:t>NTS</w:t>
        </w:r>
        <w:r w:rsidRPr="00E60192">
          <w:rPr>
            <w:rFonts w:eastAsia="Times New Roman" w:cs="Times New Roman"/>
            <w:color w:val="auto"/>
            <w:szCs w:val="24"/>
            <w:rPrChange w:id="1245" w:author="Asad" w:date="2024-12-01T11:49:00Z">
              <w:rPr/>
            </w:rPrChange>
          </w:rPr>
          <w:t xml:space="preserve"> </w:t>
        </w:r>
      </w:ins>
      <w:ins w:id="1246" w:author="Asad" w:date="2024-12-01T11:47:00Z">
        <w:r w:rsidRPr="00E60192">
          <w:rPr>
            <w:rFonts w:eastAsia="Times New Roman" w:cs="Times New Roman"/>
            <w:color w:val="auto"/>
            <w:szCs w:val="24"/>
            <w:rPrChange w:id="1247" w:author="Asad" w:date="2024-12-01T11:49:00Z">
              <w:rPr/>
            </w:rPrChange>
          </w:rPr>
          <w:t>(</w:t>
        </w:r>
      </w:ins>
      <w:ins w:id="1248" w:author="Asad" w:date="2024-12-01T11:43:00Z">
        <w:r w:rsidRPr="00E60192">
          <w:rPr>
            <w:rFonts w:eastAsia="Times New Roman" w:cs="Times New Roman"/>
            <w:color w:val="auto"/>
            <w:szCs w:val="24"/>
            <w:rPrChange w:id="1249" w:author="Asad" w:date="2024-12-01T11:49:00Z">
              <w:rPr/>
            </w:rPrChange>
          </w:rPr>
          <w:t>National Testing Service</w:t>
        </w:r>
      </w:ins>
      <w:ins w:id="1250" w:author="Asad" w:date="2024-12-01T11:47:00Z">
        <w:r w:rsidRPr="00E60192">
          <w:rPr>
            <w:rFonts w:eastAsia="Times New Roman" w:cs="Times New Roman"/>
            <w:color w:val="auto"/>
            <w:szCs w:val="24"/>
            <w:rPrChange w:id="1251" w:author="Asad" w:date="2024-12-01T11:49:00Z">
              <w:rPr/>
            </w:rPrChange>
          </w:rPr>
          <w:t>)</w:t>
        </w:r>
      </w:ins>
      <w:ins w:id="1252" w:author="Asad" w:date="2024-12-01T11:43:00Z">
        <w:r w:rsidRPr="00E60192">
          <w:rPr>
            <w:rFonts w:eastAsia="Times New Roman" w:cs="Times New Roman"/>
            <w:color w:val="auto"/>
            <w:szCs w:val="24"/>
            <w:rPrChange w:id="1253" w:author="Asad" w:date="2024-12-01T11:49:00Z">
              <w:rPr/>
            </w:rPrChange>
          </w:rPr>
          <w:t xml:space="preserve"> </w:t>
        </w:r>
      </w:ins>
      <w:ins w:id="1254" w:author="Asad" w:date="2024-12-01T11:47:00Z">
        <w:r w:rsidRPr="00E60192">
          <w:rPr>
            <w:rFonts w:eastAsia="Times New Roman" w:cs="Times New Roman"/>
            <w:color w:val="auto"/>
            <w:szCs w:val="24"/>
            <w:rPrChange w:id="1255" w:author="Asad" w:date="2024-12-01T11:49:00Z">
              <w:rPr/>
            </w:rPrChange>
          </w:rPr>
          <w:t>is the t</w:t>
        </w:r>
      </w:ins>
      <w:ins w:id="1256" w:author="Asad" w:date="2024-12-01T11:43:00Z">
        <w:r w:rsidRPr="00E60192">
          <w:rPr>
            <w:rFonts w:eastAsia="Times New Roman" w:cs="Times New Roman"/>
            <w:color w:val="auto"/>
            <w:szCs w:val="24"/>
            <w:rPrChange w:id="1257" w:author="Asad" w:date="2024-12-01T11:49:00Z">
              <w:rPr/>
            </w:rPrChange>
          </w:rPr>
          <w:t>esting body conducting standardized tests in Pakistan.</w:t>
        </w:r>
      </w:ins>
    </w:p>
    <w:p w14:paraId="7A27288C" w14:textId="298D6407" w:rsidR="001C6068" w:rsidRPr="006858CC" w:rsidRDefault="00E60192">
      <w:pPr>
        <w:pStyle w:val="ListParagraph"/>
        <w:numPr>
          <w:ilvl w:val="0"/>
          <w:numId w:val="7"/>
        </w:numPr>
        <w:spacing w:before="100" w:beforeAutospacing="1" w:after="100" w:afterAutospacing="1" w:line="360" w:lineRule="auto"/>
        <w:jc w:val="both"/>
        <w:rPr>
          <w:ins w:id="1258" w:author="Asad" w:date="2024-12-01T11:43:00Z"/>
          <w:rFonts w:eastAsia="Times New Roman" w:cs="Times New Roman"/>
          <w:color w:val="auto"/>
          <w:szCs w:val="24"/>
          <w:rPrChange w:id="1259" w:author="Asad" w:date="2024-12-01T14:10:00Z">
            <w:rPr>
              <w:ins w:id="1260" w:author="Asad" w:date="2024-12-01T11:43:00Z"/>
            </w:rPr>
          </w:rPrChange>
        </w:rPr>
        <w:pPrChange w:id="1261" w:author="Asad" w:date="2024-12-01T14:18:00Z">
          <w:pPr>
            <w:spacing w:before="100" w:beforeAutospacing="1" w:after="100" w:afterAutospacing="1" w:line="240" w:lineRule="auto"/>
          </w:pPr>
        </w:pPrChange>
      </w:pPr>
      <w:ins w:id="1262" w:author="Asad" w:date="2024-12-01T11:43:00Z">
        <w:r w:rsidRPr="00E60192">
          <w:rPr>
            <w:rFonts w:eastAsia="Times New Roman" w:cs="Times New Roman"/>
            <w:b/>
            <w:bCs/>
            <w:color w:val="auto"/>
            <w:szCs w:val="24"/>
            <w:rPrChange w:id="1263" w:author="Asad" w:date="2024-12-01T11:49:00Z">
              <w:rPr>
                <w:rFonts w:eastAsia="Times New Roman" w:cs="Times New Roman"/>
                <w:color w:val="auto"/>
                <w:szCs w:val="24"/>
              </w:rPr>
            </w:rPrChange>
          </w:rPr>
          <w:t>SRS</w:t>
        </w:r>
        <w:r w:rsidRPr="00E60192">
          <w:rPr>
            <w:rFonts w:eastAsia="Times New Roman" w:cs="Times New Roman"/>
            <w:color w:val="auto"/>
            <w:szCs w:val="24"/>
            <w:rPrChange w:id="1264" w:author="Asad" w:date="2024-12-01T11:49:00Z">
              <w:rPr/>
            </w:rPrChange>
          </w:rPr>
          <w:t xml:space="preserve"> </w:t>
        </w:r>
      </w:ins>
      <w:ins w:id="1265" w:author="Asad" w:date="2024-12-01T11:48:00Z">
        <w:r w:rsidRPr="00E60192">
          <w:rPr>
            <w:rFonts w:eastAsia="Times New Roman" w:cs="Times New Roman"/>
            <w:color w:val="auto"/>
            <w:szCs w:val="24"/>
            <w:rPrChange w:id="1266" w:author="Asad" w:date="2024-12-01T11:49:00Z">
              <w:rPr/>
            </w:rPrChange>
          </w:rPr>
          <w:t>(</w:t>
        </w:r>
      </w:ins>
      <w:ins w:id="1267" w:author="Asad" w:date="2024-12-01T11:43:00Z">
        <w:r w:rsidRPr="00E60192">
          <w:rPr>
            <w:rFonts w:eastAsia="Times New Roman" w:cs="Times New Roman"/>
            <w:color w:val="auto"/>
            <w:szCs w:val="24"/>
            <w:rPrChange w:id="1268" w:author="Asad" w:date="2024-12-01T11:49:00Z">
              <w:rPr/>
            </w:rPrChange>
          </w:rPr>
          <w:t xml:space="preserve">Software Requirements </w:t>
        </w:r>
        <w:proofErr w:type="gramStart"/>
        <w:r w:rsidRPr="00E60192">
          <w:rPr>
            <w:rFonts w:eastAsia="Times New Roman" w:cs="Times New Roman"/>
            <w:color w:val="auto"/>
            <w:szCs w:val="24"/>
            <w:rPrChange w:id="1269" w:author="Asad" w:date="2024-12-01T11:49:00Z">
              <w:rPr/>
            </w:rPrChange>
          </w:rPr>
          <w:t>Specification</w:t>
        </w:r>
      </w:ins>
      <w:ins w:id="1270" w:author="Asad" w:date="2024-12-01T11:48:00Z">
        <w:r w:rsidRPr="00E60192">
          <w:rPr>
            <w:rFonts w:eastAsia="Times New Roman" w:cs="Times New Roman"/>
            <w:color w:val="auto"/>
            <w:szCs w:val="24"/>
            <w:rPrChange w:id="1271" w:author="Asad" w:date="2024-12-01T11:49:00Z">
              <w:rPr/>
            </w:rPrChange>
          </w:rPr>
          <w:t>)is</w:t>
        </w:r>
        <w:proofErr w:type="gramEnd"/>
        <w:r w:rsidRPr="00E60192">
          <w:rPr>
            <w:rFonts w:eastAsia="Times New Roman" w:cs="Times New Roman"/>
            <w:color w:val="auto"/>
            <w:szCs w:val="24"/>
            <w:rPrChange w:id="1272" w:author="Asad" w:date="2024-12-01T11:49:00Z">
              <w:rPr/>
            </w:rPrChange>
          </w:rPr>
          <w:t xml:space="preserve"> the</w:t>
        </w:r>
      </w:ins>
      <w:ins w:id="1273" w:author="Asad" w:date="2024-12-01T11:43:00Z">
        <w:r w:rsidRPr="00E60192">
          <w:rPr>
            <w:rFonts w:eastAsia="Times New Roman" w:cs="Times New Roman"/>
            <w:color w:val="auto"/>
            <w:szCs w:val="24"/>
            <w:rPrChange w:id="1274" w:author="Asad" w:date="2024-12-01T11:49:00Z">
              <w:rPr/>
            </w:rPrChange>
          </w:rPr>
          <w:t xml:space="preserve"> </w:t>
        </w:r>
      </w:ins>
      <w:ins w:id="1275" w:author="Asad" w:date="2024-12-01T11:48:00Z">
        <w:r w:rsidRPr="00E60192">
          <w:rPr>
            <w:rFonts w:eastAsia="Times New Roman" w:cs="Times New Roman"/>
            <w:color w:val="auto"/>
            <w:szCs w:val="24"/>
            <w:rPrChange w:id="1276" w:author="Asad" w:date="2024-12-01T11:49:00Z">
              <w:rPr/>
            </w:rPrChange>
          </w:rPr>
          <w:t>d</w:t>
        </w:r>
      </w:ins>
      <w:ins w:id="1277" w:author="Asad" w:date="2024-12-01T11:43:00Z">
        <w:r w:rsidRPr="00E60192">
          <w:rPr>
            <w:rFonts w:eastAsia="Times New Roman" w:cs="Times New Roman"/>
            <w:color w:val="auto"/>
            <w:szCs w:val="24"/>
            <w:rPrChange w:id="1278" w:author="Asad" w:date="2024-12-01T11:49:00Z">
              <w:rPr/>
            </w:rPrChange>
          </w:rPr>
          <w:t>ocument detailing software system requirements.</w:t>
        </w:r>
      </w:ins>
    </w:p>
    <w:p w14:paraId="47447433" w14:textId="7E812A24" w:rsidR="00E60192" w:rsidRDefault="00E60192">
      <w:pPr>
        <w:pStyle w:val="ListParagraph"/>
        <w:numPr>
          <w:ilvl w:val="0"/>
          <w:numId w:val="7"/>
        </w:numPr>
        <w:spacing w:before="100" w:beforeAutospacing="1" w:after="100" w:afterAutospacing="1" w:line="360" w:lineRule="auto"/>
        <w:jc w:val="both"/>
        <w:rPr>
          <w:ins w:id="1279" w:author="Asad" w:date="2024-12-01T11:49:00Z"/>
          <w:rFonts w:eastAsia="Times New Roman" w:cs="Times New Roman"/>
          <w:color w:val="auto"/>
          <w:szCs w:val="24"/>
        </w:rPr>
      </w:pPr>
      <w:ins w:id="1280" w:author="Asad" w:date="2024-12-01T11:43:00Z">
        <w:r w:rsidRPr="00E60192">
          <w:rPr>
            <w:rFonts w:eastAsia="Times New Roman" w:cs="Times New Roman"/>
            <w:b/>
            <w:bCs/>
            <w:color w:val="auto"/>
            <w:szCs w:val="24"/>
            <w:rPrChange w:id="1281" w:author="Asad" w:date="2024-12-01T11:49:00Z">
              <w:rPr>
                <w:rFonts w:eastAsia="Times New Roman" w:cs="Times New Roman"/>
                <w:color w:val="auto"/>
                <w:szCs w:val="24"/>
              </w:rPr>
            </w:rPrChange>
          </w:rPr>
          <w:t>UML</w:t>
        </w:r>
        <w:r w:rsidRPr="00E60192">
          <w:rPr>
            <w:rFonts w:eastAsia="Times New Roman" w:cs="Times New Roman"/>
            <w:color w:val="auto"/>
            <w:szCs w:val="24"/>
            <w:rPrChange w:id="1282" w:author="Asad" w:date="2024-12-01T11:49:00Z">
              <w:rPr/>
            </w:rPrChange>
          </w:rPr>
          <w:t xml:space="preserve"> </w:t>
        </w:r>
      </w:ins>
      <w:ins w:id="1283" w:author="Asad" w:date="2024-12-01T11:48:00Z">
        <w:r w:rsidRPr="00E60192">
          <w:rPr>
            <w:rFonts w:eastAsia="Times New Roman" w:cs="Times New Roman"/>
            <w:color w:val="auto"/>
            <w:szCs w:val="24"/>
            <w:rPrChange w:id="1284" w:author="Asad" w:date="2024-12-01T11:49:00Z">
              <w:rPr/>
            </w:rPrChange>
          </w:rPr>
          <w:t>(</w:t>
        </w:r>
      </w:ins>
      <w:ins w:id="1285" w:author="Asad" w:date="2024-12-01T11:43:00Z">
        <w:r w:rsidRPr="00E60192">
          <w:rPr>
            <w:rFonts w:eastAsia="Times New Roman" w:cs="Times New Roman"/>
            <w:color w:val="auto"/>
            <w:szCs w:val="24"/>
            <w:rPrChange w:id="1286" w:author="Asad" w:date="2024-12-01T11:49:00Z">
              <w:rPr/>
            </w:rPrChange>
          </w:rPr>
          <w:t>Unified Modeling Language</w:t>
        </w:r>
      </w:ins>
      <w:ins w:id="1287" w:author="Asad" w:date="2024-12-01T11:48:00Z">
        <w:r w:rsidRPr="00E60192">
          <w:rPr>
            <w:rFonts w:eastAsia="Times New Roman" w:cs="Times New Roman"/>
            <w:color w:val="auto"/>
            <w:szCs w:val="24"/>
            <w:rPrChange w:id="1288" w:author="Asad" w:date="2024-12-01T11:49:00Z">
              <w:rPr/>
            </w:rPrChange>
          </w:rPr>
          <w:t>)</w:t>
        </w:r>
      </w:ins>
      <w:ins w:id="1289" w:author="Asad" w:date="2024-12-01T11:43:00Z">
        <w:r w:rsidRPr="00E60192">
          <w:rPr>
            <w:rFonts w:eastAsia="Times New Roman" w:cs="Times New Roman"/>
            <w:color w:val="auto"/>
            <w:szCs w:val="24"/>
            <w:rPrChange w:id="1290" w:author="Asad" w:date="2024-12-01T11:49:00Z">
              <w:rPr/>
            </w:rPrChange>
          </w:rPr>
          <w:t xml:space="preserve"> </w:t>
        </w:r>
      </w:ins>
      <w:ins w:id="1291" w:author="Asad" w:date="2024-12-01T11:48:00Z">
        <w:r w:rsidRPr="00E60192">
          <w:rPr>
            <w:rFonts w:eastAsia="Times New Roman" w:cs="Times New Roman"/>
            <w:color w:val="auto"/>
            <w:szCs w:val="24"/>
            <w:rPrChange w:id="1292" w:author="Asad" w:date="2024-12-01T11:49:00Z">
              <w:rPr/>
            </w:rPrChange>
          </w:rPr>
          <w:t>is the s</w:t>
        </w:r>
      </w:ins>
      <w:ins w:id="1293" w:author="Asad" w:date="2024-12-01T11:43:00Z">
        <w:r w:rsidRPr="00E60192">
          <w:rPr>
            <w:rFonts w:eastAsia="Times New Roman" w:cs="Times New Roman"/>
            <w:color w:val="auto"/>
            <w:szCs w:val="24"/>
            <w:rPrChange w:id="1294" w:author="Asad" w:date="2024-12-01T11:49:00Z">
              <w:rPr/>
            </w:rPrChange>
          </w:rPr>
          <w:t>tandardized modeling language in software engineering.</w:t>
        </w:r>
      </w:ins>
    </w:p>
    <w:p w14:paraId="61ED42B6" w14:textId="6AFFF039" w:rsidR="00CC3DC5" w:rsidRPr="008718AE" w:rsidRDefault="00CC3DC5" w:rsidP="00CC3DC5">
      <w:pPr>
        <w:pStyle w:val="Heading2"/>
        <w:numPr>
          <w:ilvl w:val="1"/>
          <w:numId w:val="2"/>
        </w:numPr>
        <w:rPr>
          <w:ins w:id="1295" w:author="Asad Shah" w:date="2025-01-13T02:02:00Z"/>
        </w:rPr>
      </w:pPr>
      <w:ins w:id="1296" w:author="Asad Shah" w:date="2025-01-13T02:02:00Z">
        <w:r>
          <w:t xml:space="preserve"> </w:t>
        </w:r>
        <w:bookmarkStart w:id="1297" w:name="_Toc187627442"/>
        <w:r>
          <w:t>Document C</w:t>
        </w:r>
      </w:ins>
      <w:ins w:id="1298" w:author="Asad Shah" w:date="2025-01-13T02:03:00Z">
        <w:r>
          <w:t>onventions</w:t>
        </w:r>
      </w:ins>
      <w:bookmarkEnd w:id="1297"/>
    </w:p>
    <w:p w14:paraId="3C3AB25F" w14:textId="2451671B" w:rsidR="00E60192" w:rsidRPr="00D479E7" w:rsidDel="00CC3DC5" w:rsidRDefault="00B06AE6" w:rsidP="00D479E7">
      <w:pPr>
        <w:pStyle w:val="Heading2"/>
        <w:rPr>
          <w:ins w:id="1299" w:author="Asad" w:date="2024-12-01T11:43:00Z"/>
          <w:del w:id="1300" w:author="Asad Shah" w:date="2025-01-13T02:02:00Z"/>
          <w:rPrChange w:id="1301" w:author="Asad Shah" w:date="2025-01-13T02:01:00Z">
            <w:rPr>
              <w:ins w:id="1302" w:author="Asad" w:date="2024-12-01T11:43:00Z"/>
              <w:del w:id="1303" w:author="Asad Shah" w:date="2025-01-13T02:02:00Z"/>
            </w:rPr>
          </w:rPrChange>
        </w:rPr>
        <w:pPrChange w:id="1304" w:author="Asad Shah" w:date="2025-01-13T02:01:00Z">
          <w:pPr>
            <w:spacing w:before="100" w:beforeAutospacing="1" w:after="100" w:afterAutospacing="1" w:line="240" w:lineRule="auto"/>
          </w:pPr>
        </w:pPrChange>
      </w:pPr>
      <w:ins w:id="1305" w:author="Asad" w:date="2024-12-01T11:50:00Z">
        <w:del w:id="1306" w:author="Asad Shah" w:date="2025-01-13T02:02:00Z">
          <w:r w:rsidRPr="00D479E7" w:rsidDel="00CC3DC5">
            <w:rPr>
              <w:rPrChange w:id="1307" w:author="Asad Shah" w:date="2025-01-13T02:01:00Z">
                <w:rPr>
                  <w:rFonts w:eastAsia="Times New Roman"/>
                </w:rPr>
              </w:rPrChange>
            </w:rPr>
            <w:delText>1.</w:delText>
          </w:r>
        </w:del>
        <w:del w:id="1308" w:author="Asad Shah" w:date="2025-01-13T02:01:00Z">
          <w:r w:rsidRPr="00D479E7" w:rsidDel="0032481F">
            <w:rPr>
              <w:rPrChange w:id="1309" w:author="Asad Shah" w:date="2025-01-13T02:01:00Z">
                <w:rPr>
                  <w:rFonts w:eastAsia="Times New Roman"/>
                </w:rPr>
              </w:rPrChange>
            </w:rPr>
            <w:delText xml:space="preserve">5 </w:delText>
          </w:r>
        </w:del>
        <w:del w:id="1310" w:author="Asad Shah" w:date="2025-01-13T02:02:00Z">
          <w:r w:rsidRPr="00D479E7" w:rsidDel="00CC3DC5">
            <w:rPr>
              <w:rPrChange w:id="1311" w:author="Asad Shah" w:date="2025-01-13T02:01:00Z">
                <w:rPr>
                  <w:rFonts w:eastAsia="Times New Roman"/>
                </w:rPr>
              </w:rPrChange>
            </w:rPr>
            <w:delText>Document Conventions</w:delText>
          </w:r>
        </w:del>
      </w:ins>
    </w:p>
    <w:p w14:paraId="3F8E7DD6" w14:textId="77777777" w:rsidR="005804BD" w:rsidRPr="005804BD" w:rsidRDefault="005804BD" w:rsidP="005804BD">
      <w:pPr>
        <w:spacing w:before="100" w:beforeAutospacing="1" w:after="100" w:afterAutospacing="1" w:line="240" w:lineRule="auto"/>
        <w:rPr>
          <w:ins w:id="1312" w:author="Asad" w:date="2024-12-01T12:21:00Z"/>
          <w:rFonts w:eastAsia="Times New Roman" w:cs="Times New Roman"/>
          <w:color w:val="auto"/>
          <w:szCs w:val="24"/>
        </w:rPr>
      </w:pPr>
      <w:ins w:id="1313" w:author="Asad" w:date="2024-12-01T12:21:00Z">
        <w:r w:rsidRPr="005804BD">
          <w:rPr>
            <w:rFonts w:eastAsia="Times New Roman" w:cs="Times New Roman"/>
            <w:color w:val="auto"/>
            <w:szCs w:val="24"/>
          </w:rPr>
          <w:t>The following standards and conventions were followed when writing this SRS:</w:t>
        </w:r>
      </w:ins>
    </w:p>
    <w:p w14:paraId="023A8166" w14:textId="77777777" w:rsidR="005804BD" w:rsidRPr="005804BD" w:rsidRDefault="005804BD">
      <w:pPr>
        <w:spacing w:before="100" w:beforeAutospacing="1" w:after="100" w:afterAutospacing="1" w:line="240" w:lineRule="auto"/>
        <w:rPr>
          <w:ins w:id="1314" w:author="Asad" w:date="2024-12-01T12:21:00Z"/>
          <w:rFonts w:eastAsia="Times New Roman" w:cs="Times New Roman"/>
          <w:b/>
          <w:bCs/>
          <w:color w:val="auto"/>
          <w:szCs w:val="24"/>
          <w:rPrChange w:id="1315" w:author="Asad" w:date="2024-12-01T12:21:00Z">
            <w:rPr>
              <w:ins w:id="1316" w:author="Asad" w:date="2024-12-01T12:21:00Z"/>
              <w:rFonts w:eastAsia="Times New Roman" w:cs="Times New Roman"/>
              <w:color w:val="auto"/>
              <w:szCs w:val="24"/>
            </w:rPr>
          </w:rPrChange>
        </w:rPr>
      </w:pPr>
      <w:ins w:id="1317" w:author="Asad" w:date="2024-12-01T12:21:00Z">
        <w:r w:rsidRPr="005804BD">
          <w:rPr>
            <w:rFonts w:eastAsia="Times New Roman" w:cs="Times New Roman"/>
            <w:b/>
            <w:bCs/>
            <w:color w:val="auto"/>
            <w:szCs w:val="24"/>
            <w:rPrChange w:id="1318" w:author="Asad" w:date="2024-12-01T12:21:00Z">
              <w:rPr>
                <w:rFonts w:eastAsia="Times New Roman" w:cs="Times New Roman"/>
                <w:color w:val="auto"/>
                <w:szCs w:val="24"/>
              </w:rPr>
            </w:rPrChange>
          </w:rPr>
          <w:t>Font:</w:t>
        </w:r>
      </w:ins>
    </w:p>
    <w:p w14:paraId="1982D9C2" w14:textId="77777777" w:rsidR="005804BD" w:rsidRPr="005804BD" w:rsidRDefault="005804BD">
      <w:pPr>
        <w:pStyle w:val="ListParagraph"/>
        <w:numPr>
          <w:ilvl w:val="0"/>
          <w:numId w:val="9"/>
        </w:numPr>
        <w:spacing w:before="100" w:beforeAutospacing="1" w:after="100" w:afterAutospacing="1" w:line="240" w:lineRule="auto"/>
        <w:rPr>
          <w:ins w:id="1319" w:author="Asad" w:date="2024-12-01T12:21:00Z"/>
          <w:rFonts w:eastAsia="Times New Roman" w:cs="Times New Roman"/>
          <w:color w:val="auto"/>
          <w:szCs w:val="24"/>
          <w:rPrChange w:id="1320" w:author="Asad" w:date="2024-12-01T12:22:00Z">
            <w:rPr>
              <w:ins w:id="1321" w:author="Asad" w:date="2024-12-01T12:21:00Z"/>
            </w:rPr>
          </w:rPrChange>
        </w:rPr>
        <w:pPrChange w:id="1322" w:author="Asad" w:date="2024-12-01T12:22:00Z">
          <w:pPr>
            <w:spacing w:before="100" w:beforeAutospacing="1" w:after="100" w:afterAutospacing="1" w:line="240" w:lineRule="auto"/>
          </w:pPr>
        </w:pPrChange>
      </w:pPr>
      <w:ins w:id="1323" w:author="Asad" w:date="2024-12-01T12:21:00Z">
        <w:r w:rsidRPr="005804BD">
          <w:rPr>
            <w:rFonts w:eastAsia="Times New Roman" w:cs="Times New Roman"/>
            <w:b/>
            <w:bCs/>
            <w:color w:val="auto"/>
            <w:szCs w:val="24"/>
            <w:rPrChange w:id="1324" w:author="Asad" w:date="2024-12-01T12:22:00Z">
              <w:rPr>
                <w:rFonts w:eastAsia="Times New Roman" w:cs="Times New Roman"/>
                <w:color w:val="auto"/>
                <w:szCs w:val="24"/>
              </w:rPr>
            </w:rPrChange>
          </w:rPr>
          <w:t>Text</w:t>
        </w:r>
        <w:r w:rsidRPr="005804BD">
          <w:rPr>
            <w:rFonts w:eastAsia="Times New Roman" w:cs="Times New Roman"/>
            <w:color w:val="auto"/>
            <w:szCs w:val="24"/>
            <w:rPrChange w:id="1325" w:author="Asad" w:date="2024-12-01T12:22:00Z">
              <w:rPr/>
            </w:rPrChange>
          </w:rPr>
          <w:t>: Times New Roman, 12pt.</w:t>
        </w:r>
      </w:ins>
    </w:p>
    <w:p w14:paraId="4BE8A7B1" w14:textId="77777777" w:rsidR="005804BD" w:rsidRPr="005804BD" w:rsidRDefault="005804BD" w:rsidP="005804BD">
      <w:pPr>
        <w:spacing w:before="100" w:beforeAutospacing="1" w:after="100" w:afterAutospacing="1" w:line="240" w:lineRule="auto"/>
        <w:rPr>
          <w:ins w:id="1326" w:author="Asad" w:date="2024-12-01T12:21:00Z"/>
          <w:rFonts w:eastAsia="Times New Roman" w:cs="Times New Roman"/>
          <w:color w:val="auto"/>
          <w:szCs w:val="24"/>
        </w:rPr>
      </w:pPr>
      <w:ins w:id="1327" w:author="Asad" w:date="2024-12-01T12:21:00Z">
        <w:r w:rsidRPr="005804BD">
          <w:rPr>
            <w:rFonts w:eastAsia="Times New Roman" w:cs="Times New Roman"/>
            <w:b/>
            <w:bCs/>
            <w:color w:val="auto"/>
            <w:szCs w:val="24"/>
            <w:rPrChange w:id="1328" w:author="Asad" w:date="2024-12-01T12:21:00Z">
              <w:rPr>
                <w:rFonts w:eastAsia="Times New Roman" w:cs="Times New Roman"/>
                <w:color w:val="auto"/>
                <w:szCs w:val="24"/>
              </w:rPr>
            </w:rPrChange>
          </w:rPr>
          <w:t>Headings</w:t>
        </w:r>
        <w:r w:rsidRPr="005804BD">
          <w:rPr>
            <w:rFonts w:eastAsia="Times New Roman" w:cs="Times New Roman"/>
            <w:color w:val="auto"/>
            <w:szCs w:val="24"/>
          </w:rPr>
          <w:t>:</w:t>
        </w:r>
      </w:ins>
    </w:p>
    <w:p w14:paraId="37761555" w14:textId="77777777" w:rsidR="005804BD" w:rsidRPr="005804BD" w:rsidRDefault="005804BD">
      <w:pPr>
        <w:pStyle w:val="ListParagraph"/>
        <w:numPr>
          <w:ilvl w:val="0"/>
          <w:numId w:val="8"/>
        </w:numPr>
        <w:spacing w:before="100" w:beforeAutospacing="1" w:after="100" w:afterAutospacing="1" w:line="360" w:lineRule="auto"/>
        <w:jc w:val="both"/>
        <w:rPr>
          <w:ins w:id="1329" w:author="Asad" w:date="2024-12-01T12:21:00Z"/>
          <w:rFonts w:eastAsia="Times New Roman" w:cs="Times New Roman"/>
          <w:color w:val="auto"/>
          <w:szCs w:val="24"/>
          <w:rPrChange w:id="1330" w:author="Asad" w:date="2024-12-01T12:22:00Z">
            <w:rPr>
              <w:ins w:id="1331" w:author="Asad" w:date="2024-12-01T12:21:00Z"/>
            </w:rPr>
          </w:rPrChange>
        </w:rPr>
        <w:pPrChange w:id="1332" w:author="Asad" w:date="2024-12-01T12:24:00Z">
          <w:pPr>
            <w:spacing w:before="100" w:beforeAutospacing="1" w:after="100" w:afterAutospacing="1" w:line="240" w:lineRule="auto"/>
          </w:pPr>
        </w:pPrChange>
      </w:pPr>
      <w:ins w:id="1333" w:author="Asad" w:date="2024-12-01T12:21:00Z">
        <w:r w:rsidRPr="005804BD">
          <w:rPr>
            <w:rFonts w:eastAsia="Times New Roman" w:cs="Times New Roman"/>
            <w:color w:val="auto"/>
            <w:szCs w:val="24"/>
            <w:rPrChange w:id="1334" w:author="Asad" w:date="2024-12-01T12:22:00Z">
              <w:rPr/>
            </w:rPrChange>
          </w:rPr>
          <w:t>Heading 1: 16pt, Bold.</w:t>
        </w:r>
      </w:ins>
    </w:p>
    <w:p w14:paraId="481D2429" w14:textId="77777777" w:rsidR="005804BD" w:rsidRPr="005804BD" w:rsidRDefault="005804BD">
      <w:pPr>
        <w:pStyle w:val="ListParagraph"/>
        <w:numPr>
          <w:ilvl w:val="0"/>
          <w:numId w:val="8"/>
        </w:numPr>
        <w:spacing w:before="100" w:beforeAutospacing="1" w:after="100" w:afterAutospacing="1" w:line="360" w:lineRule="auto"/>
        <w:jc w:val="both"/>
        <w:rPr>
          <w:ins w:id="1335" w:author="Asad" w:date="2024-12-01T12:21:00Z"/>
          <w:rFonts w:eastAsia="Times New Roman" w:cs="Times New Roman"/>
          <w:color w:val="auto"/>
          <w:szCs w:val="24"/>
          <w:rPrChange w:id="1336" w:author="Asad" w:date="2024-12-01T12:22:00Z">
            <w:rPr>
              <w:ins w:id="1337" w:author="Asad" w:date="2024-12-01T12:21:00Z"/>
            </w:rPr>
          </w:rPrChange>
        </w:rPr>
        <w:pPrChange w:id="1338" w:author="Asad" w:date="2024-12-01T12:24:00Z">
          <w:pPr>
            <w:spacing w:before="100" w:beforeAutospacing="1" w:after="100" w:afterAutospacing="1" w:line="240" w:lineRule="auto"/>
          </w:pPr>
        </w:pPrChange>
      </w:pPr>
      <w:ins w:id="1339" w:author="Asad" w:date="2024-12-01T12:21:00Z">
        <w:r w:rsidRPr="005804BD">
          <w:rPr>
            <w:rFonts w:eastAsia="Times New Roman" w:cs="Times New Roman"/>
            <w:color w:val="auto"/>
            <w:szCs w:val="24"/>
            <w:rPrChange w:id="1340" w:author="Asad" w:date="2024-12-01T12:22:00Z">
              <w:rPr/>
            </w:rPrChange>
          </w:rPr>
          <w:t>Heading 2: 14pt, Bold.</w:t>
        </w:r>
      </w:ins>
    </w:p>
    <w:p w14:paraId="21012146" w14:textId="77777777" w:rsidR="005804BD" w:rsidRPr="005804BD" w:rsidRDefault="005804BD">
      <w:pPr>
        <w:pStyle w:val="ListParagraph"/>
        <w:numPr>
          <w:ilvl w:val="0"/>
          <w:numId w:val="8"/>
        </w:numPr>
        <w:spacing w:before="100" w:beforeAutospacing="1" w:after="100" w:afterAutospacing="1" w:line="360" w:lineRule="auto"/>
        <w:jc w:val="both"/>
        <w:rPr>
          <w:ins w:id="1341" w:author="Asad" w:date="2024-12-01T12:21:00Z"/>
          <w:rFonts w:eastAsia="Times New Roman" w:cs="Times New Roman"/>
          <w:color w:val="auto"/>
          <w:szCs w:val="24"/>
          <w:rPrChange w:id="1342" w:author="Asad" w:date="2024-12-01T12:22:00Z">
            <w:rPr>
              <w:ins w:id="1343" w:author="Asad" w:date="2024-12-01T12:21:00Z"/>
            </w:rPr>
          </w:rPrChange>
        </w:rPr>
        <w:pPrChange w:id="1344" w:author="Asad" w:date="2024-12-01T12:24:00Z">
          <w:pPr>
            <w:spacing w:before="100" w:beforeAutospacing="1" w:after="100" w:afterAutospacing="1" w:line="240" w:lineRule="auto"/>
          </w:pPr>
        </w:pPrChange>
      </w:pPr>
      <w:ins w:id="1345" w:author="Asad" w:date="2024-12-01T12:21:00Z">
        <w:r w:rsidRPr="005804BD">
          <w:rPr>
            <w:rFonts w:eastAsia="Times New Roman" w:cs="Times New Roman"/>
            <w:color w:val="auto"/>
            <w:szCs w:val="24"/>
            <w:rPrChange w:id="1346" w:author="Asad" w:date="2024-12-01T12:22:00Z">
              <w:rPr/>
            </w:rPrChange>
          </w:rPr>
          <w:t>Heading 3: 12pt, Bold.</w:t>
        </w:r>
      </w:ins>
    </w:p>
    <w:p w14:paraId="43662EE1" w14:textId="77777777" w:rsidR="005804BD" w:rsidRPr="005804BD" w:rsidRDefault="005804BD">
      <w:pPr>
        <w:pStyle w:val="ListParagraph"/>
        <w:numPr>
          <w:ilvl w:val="0"/>
          <w:numId w:val="8"/>
        </w:numPr>
        <w:spacing w:before="100" w:beforeAutospacing="1" w:after="100" w:afterAutospacing="1" w:line="360" w:lineRule="auto"/>
        <w:jc w:val="both"/>
        <w:rPr>
          <w:ins w:id="1347" w:author="Asad" w:date="2024-12-01T12:21:00Z"/>
          <w:rFonts w:eastAsia="Times New Roman" w:cs="Times New Roman"/>
          <w:color w:val="auto"/>
          <w:szCs w:val="24"/>
          <w:rPrChange w:id="1348" w:author="Asad" w:date="2024-12-01T12:22:00Z">
            <w:rPr>
              <w:ins w:id="1349" w:author="Asad" w:date="2024-12-01T12:21:00Z"/>
            </w:rPr>
          </w:rPrChange>
        </w:rPr>
        <w:pPrChange w:id="1350" w:author="Asad" w:date="2024-12-01T12:24:00Z">
          <w:pPr>
            <w:spacing w:before="100" w:beforeAutospacing="1" w:after="100" w:afterAutospacing="1" w:line="240" w:lineRule="auto"/>
          </w:pPr>
        </w:pPrChange>
      </w:pPr>
      <w:ins w:id="1351" w:author="Asad" w:date="2024-12-01T12:21:00Z">
        <w:r w:rsidRPr="005804BD">
          <w:rPr>
            <w:rFonts w:eastAsia="Times New Roman" w:cs="Times New Roman"/>
            <w:color w:val="auto"/>
            <w:szCs w:val="24"/>
            <w:rPrChange w:id="1352" w:author="Asad" w:date="2024-12-01T12:22:00Z">
              <w:rPr/>
            </w:rPrChange>
          </w:rPr>
          <w:t>Figure captions: 11pt, placed below figures.</w:t>
        </w:r>
      </w:ins>
    </w:p>
    <w:p w14:paraId="42214D46" w14:textId="77777777" w:rsidR="005804BD" w:rsidRPr="005804BD" w:rsidRDefault="005804BD">
      <w:pPr>
        <w:pStyle w:val="ListParagraph"/>
        <w:numPr>
          <w:ilvl w:val="0"/>
          <w:numId w:val="8"/>
        </w:numPr>
        <w:spacing w:before="100" w:beforeAutospacing="1" w:after="100" w:afterAutospacing="1" w:line="360" w:lineRule="auto"/>
        <w:jc w:val="both"/>
        <w:rPr>
          <w:ins w:id="1353" w:author="Asad" w:date="2024-12-01T12:21:00Z"/>
          <w:rFonts w:eastAsia="Times New Roman" w:cs="Times New Roman"/>
          <w:color w:val="auto"/>
          <w:szCs w:val="24"/>
          <w:rPrChange w:id="1354" w:author="Asad" w:date="2024-12-01T12:22:00Z">
            <w:rPr>
              <w:ins w:id="1355" w:author="Asad" w:date="2024-12-01T12:21:00Z"/>
            </w:rPr>
          </w:rPrChange>
        </w:rPr>
        <w:pPrChange w:id="1356" w:author="Asad" w:date="2024-12-01T12:24:00Z">
          <w:pPr>
            <w:spacing w:before="100" w:beforeAutospacing="1" w:after="100" w:afterAutospacing="1" w:line="240" w:lineRule="auto"/>
          </w:pPr>
        </w:pPrChange>
      </w:pPr>
      <w:ins w:id="1357" w:author="Asad" w:date="2024-12-01T12:21:00Z">
        <w:r w:rsidRPr="005804BD">
          <w:rPr>
            <w:rFonts w:eastAsia="Times New Roman" w:cs="Times New Roman"/>
            <w:color w:val="auto"/>
            <w:szCs w:val="24"/>
            <w:rPrChange w:id="1358" w:author="Asad" w:date="2024-12-01T12:22:00Z">
              <w:rPr/>
            </w:rPrChange>
          </w:rPr>
          <w:t>Table captions: 11pt, placed above tables.</w:t>
        </w:r>
      </w:ins>
    </w:p>
    <w:p w14:paraId="129E409D" w14:textId="77777777" w:rsidR="005804BD" w:rsidRPr="005804BD" w:rsidRDefault="005804BD" w:rsidP="005804BD">
      <w:pPr>
        <w:spacing w:before="100" w:beforeAutospacing="1" w:after="100" w:afterAutospacing="1" w:line="240" w:lineRule="auto"/>
        <w:rPr>
          <w:ins w:id="1359" w:author="Asad" w:date="2024-12-01T12:21:00Z"/>
          <w:rFonts w:eastAsia="Times New Roman" w:cs="Times New Roman"/>
          <w:b/>
          <w:bCs/>
          <w:color w:val="auto"/>
          <w:szCs w:val="24"/>
          <w:rPrChange w:id="1360" w:author="Asad" w:date="2024-12-01T12:22:00Z">
            <w:rPr>
              <w:ins w:id="1361" w:author="Asad" w:date="2024-12-01T12:21:00Z"/>
              <w:rFonts w:eastAsia="Times New Roman" w:cs="Times New Roman"/>
              <w:color w:val="auto"/>
              <w:szCs w:val="24"/>
            </w:rPr>
          </w:rPrChange>
        </w:rPr>
      </w:pPr>
      <w:ins w:id="1362" w:author="Asad" w:date="2024-12-01T12:21:00Z">
        <w:r w:rsidRPr="005804BD">
          <w:rPr>
            <w:rFonts w:eastAsia="Times New Roman" w:cs="Times New Roman"/>
            <w:b/>
            <w:bCs/>
            <w:color w:val="auto"/>
            <w:szCs w:val="24"/>
            <w:rPrChange w:id="1363" w:author="Asad" w:date="2024-12-01T12:22:00Z">
              <w:rPr>
                <w:rFonts w:eastAsia="Times New Roman" w:cs="Times New Roman"/>
                <w:color w:val="auto"/>
                <w:szCs w:val="24"/>
              </w:rPr>
            </w:rPrChange>
          </w:rPr>
          <w:t>Spacing:</w:t>
        </w:r>
      </w:ins>
    </w:p>
    <w:p w14:paraId="5C2173C4" w14:textId="77777777" w:rsidR="005804BD" w:rsidRPr="005804BD" w:rsidRDefault="005804BD">
      <w:pPr>
        <w:pStyle w:val="ListParagraph"/>
        <w:numPr>
          <w:ilvl w:val="0"/>
          <w:numId w:val="9"/>
        </w:numPr>
        <w:spacing w:before="100" w:beforeAutospacing="1" w:after="100" w:afterAutospacing="1" w:line="360" w:lineRule="auto"/>
        <w:rPr>
          <w:ins w:id="1364" w:author="Asad" w:date="2024-12-01T12:21:00Z"/>
          <w:rFonts w:eastAsia="Times New Roman" w:cs="Times New Roman"/>
          <w:color w:val="auto"/>
          <w:szCs w:val="24"/>
          <w:rPrChange w:id="1365" w:author="Asad" w:date="2024-12-01T12:22:00Z">
            <w:rPr>
              <w:ins w:id="1366" w:author="Asad" w:date="2024-12-01T12:21:00Z"/>
            </w:rPr>
          </w:rPrChange>
        </w:rPr>
        <w:pPrChange w:id="1367" w:author="Asad" w:date="2024-12-01T12:24:00Z">
          <w:pPr>
            <w:spacing w:before="100" w:beforeAutospacing="1" w:after="100" w:afterAutospacing="1" w:line="240" w:lineRule="auto"/>
          </w:pPr>
        </w:pPrChange>
      </w:pPr>
      <w:ins w:id="1368" w:author="Asad" w:date="2024-12-01T12:21:00Z">
        <w:r w:rsidRPr="005804BD">
          <w:rPr>
            <w:rFonts w:eastAsia="Times New Roman" w:cs="Times New Roman"/>
            <w:color w:val="auto"/>
            <w:szCs w:val="24"/>
            <w:rPrChange w:id="1369" w:author="Asad" w:date="2024-12-01T12:22:00Z">
              <w:rPr/>
            </w:rPrChange>
          </w:rPr>
          <w:t>Line Spacing: 1.5.</w:t>
        </w:r>
      </w:ins>
    </w:p>
    <w:p w14:paraId="0A6310E8" w14:textId="77777777" w:rsidR="005804BD" w:rsidRPr="005804BD" w:rsidRDefault="005804BD">
      <w:pPr>
        <w:pStyle w:val="ListParagraph"/>
        <w:numPr>
          <w:ilvl w:val="0"/>
          <w:numId w:val="9"/>
        </w:numPr>
        <w:spacing w:before="100" w:beforeAutospacing="1" w:after="100" w:afterAutospacing="1" w:line="360" w:lineRule="auto"/>
        <w:rPr>
          <w:ins w:id="1370" w:author="Asad" w:date="2024-12-01T12:21:00Z"/>
          <w:rFonts w:eastAsia="Times New Roman" w:cs="Times New Roman"/>
          <w:color w:val="auto"/>
          <w:szCs w:val="24"/>
          <w:rPrChange w:id="1371" w:author="Asad" w:date="2024-12-01T12:22:00Z">
            <w:rPr>
              <w:ins w:id="1372" w:author="Asad" w:date="2024-12-01T12:21:00Z"/>
            </w:rPr>
          </w:rPrChange>
        </w:rPr>
        <w:pPrChange w:id="1373" w:author="Asad" w:date="2024-12-01T12:24:00Z">
          <w:pPr>
            <w:spacing w:before="100" w:beforeAutospacing="1" w:after="100" w:afterAutospacing="1" w:line="240" w:lineRule="auto"/>
          </w:pPr>
        </w:pPrChange>
      </w:pPr>
      <w:ins w:id="1374" w:author="Asad" w:date="2024-12-01T12:21:00Z">
        <w:r w:rsidRPr="005804BD">
          <w:rPr>
            <w:rFonts w:eastAsia="Times New Roman" w:cs="Times New Roman"/>
            <w:color w:val="auto"/>
            <w:szCs w:val="24"/>
            <w:rPrChange w:id="1375" w:author="Asad" w:date="2024-12-01T12:22:00Z">
              <w:rPr/>
            </w:rPrChange>
          </w:rPr>
          <w:t>Paragraph Spacing: 12pt after Heading 1.</w:t>
        </w:r>
      </w:ins>
    </w:p>
    <w:p w14:paraId="158C3A93" w14:textId="77777777" w:rsidR="005804BD" w:rsidRPr="005804BD" w:rsidRDefault="005804BD" w:rsidP="005804BD">
      <w:pPr>
        <w:spacing w:before="100" w:beforeAutospacing="1" w:after="100" w:afterAutospacing="1" w:line="240" w:lineRule="auto"/>
        <w:rPr>
          <w:ins w:id="1376" w:author="Asad" w:date="2024-12-01T12:21:00Z"/>
          <w:rFonts w:eastAsia="Times New Roman" w:cs="Times New Roman"/>
          <w:b/>
          <w:bCs/>
          <w:color w:val="auto"/>
          <w:szCs w:val="24"/>
          <w:rPrChange w:id="1377" w:author="Asad" w:date="2024-12-01T12:22:00Z">
            <w:rPr>
              <w:ins w:id="1378" w:author="Asad" w:date="2024-12-01T12:21:00Z"/>
              <w:rFonts w:eastAsia="Times New Roman" w:cs="Times New Roman"/>
              <w:color w:val="auto"/>
              <w:szCs w:val="24"/>
            </w:rPr>
          </w:rPrChange>
        </w:rPr>
      </w:pPr>
      <w:ins w:id="1379" w:author="Asad" w:date="2024-12-01T12:21:00Z">
        <w:r w:rsidRPr="005804BD">
          <w:rPr>
            <w:rFonts w:eastAsia="Times New Roman" w:cs="Times New Roman"/>
            <w:b/>
            <w:bCs/>
            <w:color w:val="auto"/>
            <w:szCs w:val="24"/>
            <w:rPrChange w:id="1380" w:author="Asad" w:date="2024-12-01T12:22:00Z">
              <w:rPr>
                <w:rFonts w:eastAsia="Times New Roman" w:cs="Times New Roman"/>
                <w:color w:val="auto"/>
                <w:szCs w:val="24"/>
              </w:rPr>
            </w:rPrChange>
          </w:rPr>
          <w:t>Alignment:</w:t>
        </w:r>
      </w:ins>
    </w:p>
    <w:p w14:paraId="3FAFC5E9" w14:textId="77777777" w:rsidR="005804BD" w:rsidRPr="005804BD" w:rsidRDefault="005804BD">
      <w:pPr>
        <w:spacing w:before="100" w:beforeAutospacing="1" w:after="100" w:afterAutospacing="1" w:line="240" w:lineRule="auto"/>
        <w:rPr>
          <w:ins w:id="1381" w:author="Asad" w:date="2024-12-01T12:21:00Z"/>
          <w:rFonts w:eastAsia="Times New Roman" w:cs="Times New Roman"/>
          <w:color w:val="auto"/>
          <w:szCs w:val="24"/>
          <w:rPrChange w:id="1382" w:author="Asad" w:date="2024-12-01T12:23:00Z">
            <w:rPr>
              <w:ins w:id="1383" w:author="Asad" w:date="2024-12-01T12:21:00Z"/>
            </w:rPr>
          </w:rPrChange>
        </w:rPr>
      </w:pPr>
      <w:ins w:id="1384" w:author="Asad" w:date="2024-12-01T12:21:00Z">
        <w:r w:rsidRPr="005804BD">
          <w:rPr>
            <w:rFonts w:eastAsia="Times New Roman" w:cs="Times New Roman"/>
            <w:color w:val="auto"/>
            <w:szCs w:val="24"/>
            <w:rPrChange w:id="1385" w:author="Asad" w:date="2024-12-01T12:23:00Z">
              <w:rPr/>
            </w:rPrChange>
          </w:rPr>
          <w:t>All text is justified.</w:t>
        </w:r>
      </w:ins>
    </w:p>
    <w:p w14:paraId="55485170" w14:textId="77777777" w:rsidR="005804BD" w:rsidRPr="005804BD" w:rsidRDefault="005804BD" w:rsidP="005804BD">
      <w:pPr>
        <w:spacing w:before="100" w:beforeAutospacing="1" w:after="100" w:afterAutospacing="1" w:line="240" w:lineRule="auto"/>
        <w:rPr>
          <w:ins w:id="1386" w:author="Asad" w:date="2024-12-01T12:21:00Z"/>
          <w:rFonts w:eastAsia="Times New Roman" w:cs="Times New Roman"/>
          <w:b/>
          <w:bCs/>
          <w:color w:val="auto"/>
          <w:szCs w:val="24"/>
          <w:rPrChange w:id="1387" w:author="Asad" w:date="2024-12-01T12:23:00Z">
            <w:rPr>
              <w:ins w:id="1388" w:author="Asad" w:date="2024-12-01T12:21:00Z"/>
              <w:rFonts w:eastAsia="Times New Roman" w:cs="Times New Roman"/>
              <w:color w:val="auto"/>
              <w:szCs w:val="24"/>
            </w:rPr>
          </w:rPrChange>
        </w:rPr>
      </w:pPr>
      <w:ins w:id="1389" w:author="Asad" w:date="2024-12-01T12:21:00Z">
        <w:r w:rsidRPr="005804BD">
          <w:rPr>
            <w:rFonts w:eastAsia="Times New Roman" w:cs="Times New Roman"/>
            <w:b/>
            <w:bCs/>
            <w:color w:val="auto"/>
            <w:szCs w:val="24"/>
            <w:rPrChange w:id="1390" w:author="Asad" w:date="2024-12-01T12:23:00Z">
              <w:rPr>
                <w:rFonts w:eastAsia="Times New Roman" w:cs="Times New Roman"/>
                <w:color w:val="auto"/>
                <w:szCs w:val="24"/>
              </w:rPr>
            </w:rPrChange>
          </w:rPr>
          <w:t>Margins:</w:t>
        </w:r>
      </w:ins>
    </w:p>
    <w:p w14:paraId="52690EB4" w14:textId="77777777" w:rsidR="005804BD" w:rsidRPr="005804BD" w:rsidRDefault="005804BD" w:rsidP="005804BD">
      <w:pPr>
        <w:spacing w:before="100" w:beforeAutospacing="1" w:after="100" w:afterAutospacing="1" w:line="240" w:lineRule="auto"/>
        <w:rPr>
          <w:ins w:id="1391" w:author="Asad" w:date="2024-12-01T12:21:00Z"/>
          <w:rFonts w:eastAsia="Times New Roman" w:cs="Times New Roman"/>
          <w:color w:val="auto"/>
          <w:szCs w:val="24"/>
        </w:rPr>
      </w:pPr>
      <w:ins w:id="1392" w:author="Asad" w:date="2024-12-01T12:21:00Z">
        <w:r w:rsidRPr="005804BD">
          <w:rPr>
            <w:rFonts w:eastAsia="Times New Roman" w:cs="Times New Roman"/>
            <w:color w:val="auto"/>
            <w:szCs w:val="24"/>
          </w:rPr>
          <w:t>Standard 1-inch margins (Top, Bottom, Left, and Right).</w:t>
        </w:r>
      </w:ins>
    </w:p>
    <w:p w14:paraId="2365E124" w14:textId="77777777" w:rsidR="005804BD" w:rsidRPr="005804BD" w:rsidRDefault="005804BD" w:rsidP="005804BD">
      <w:pPr>
        <w:spacing w:before="100" w:beforeAutospacing="1" w:after="100" w:afterAutospacing="1" w:line="240" w:lineRule="auto"/>
        <w:rPr>
          <w:ins w:id="1393" w:author="Asad" w:date="2024-12-01T12:21:00Z"/>
          <w:rFonts w:eastAsia="Times New Roman" w:cs="Times New Roman"/>
          <w:b/>
          <w:bCs/>
          <w:color w:val="auto"/>
          <w:szCs w:val="24"/>
          <w:rPrChange w:id="1394" w:author="Asad" w:date="2024-12-01T12:23:00Z">
            <w:rPr>
              <w:ins w:id="1395" w:author="Asad" w:date="2024-12-01T12:21:00Z"/>
              <w:rFonts w:eastAsia="Times New Roman" w:cs="Times New Roman"/>
              <w:color w:val="auto"/>
              <w:szCs w:val="24"/>
            </w:rPr>
          </w:rPrChange>
        </w:rPr>
      </w:pPr>
      <w:ins w:id="1396" w:author="Asad" w:date="2024-12-01T12:21:00Z">
        <w:r w:rsidRPr="005804BD">
          <w:rPr>
            <w:rFonts w:eastAsia="Times New Roman" w:cs="Times New Roman"/>
            <w:b/>
            <w:bCs/>
            <w:color w:val="auto"/>
            <w:szCs w:val="24"/>
            <w:rPrChange w:id="1397" w:author="Asad" w:date="2024-12-01T12:23:00Z">
              <w:rPr>
                <w:rFonts w:eastAsia="Times New Roman" w:cs="Times New Roman"/>
                <w:color w:val="auto"/>
                <w:szCs w:val="24"/>
              </w:rPr>
            </w:rPrChange>
          </w:rPr>
          <w:lastRenderedPageBreak/>
          <w:t>Header and Footer:</w:t>
        </w:r>
      </w:ins>
    </w:p>
    <w:p w14:paraId="167ADC13" w14:textId="77777777" w:rsidR="005804BD" w:rsidRPr="005804BD" w:rsidRDefault="005804BD">
      <w:pPr>
        <w:pStyle w:val="ListParagraph"/>
        <w:numPr>
          <w:ilvl w:val="0"/>
          <w:numId w:val="11"/>
        </w:numPr>
        <w:spacing w:before="100" w:beforeAutospacing="1" w:after="100" w:afterAutospacing="1" w:line="360" w:lineRule="auto"/>
        <w:rPr>
          <w:ins w:id="1398" w:author="Asad" w:date="2024-12-01T12:21:00Z"/>
          <w:rFonts w:eastAsia="Times New Roman" w:cs="Times New Roman"/>
          <w:color w:val="auto"/>
          <w:szCs w:val="24"/>
          <w:rPrChange w:id="1399" w:author="Asad" w:date="2024-12-01T12:23:00Z">
            <w:rPr>
              <w:ins w:id="1400" w:author="Asad" w:date="2024-12-01T12:21:00Z"/>
            </w:rPr>
          </w:rPrChange>
        </w:rPr>
        <w:pPrChange w:id="1401" w:author="Asad" w:date="2024-12-01T12:24:00Z">
          <w:pPr>
            <w:spacing w:before="100" w:beforeAutospacing="1" w:after="100" w:afterAutospacing="1" w:line="240" w:lineRule="auto"/>
          </w:pPr>
        </w:pPrChange>
      </w:pPr>
      <w:ins w:id="1402" w:author="Asad" w:date="2024-12-01T12:21:00Z">
        <w:r w:rsidRPr="005804BD">
          <w:rPr>
            <w:rFonts w:eastAsia="Times New Roman" w:cs="Times New Roman"/>
            <w:color w:val="auto"/>
            <w:szCs w:val="24"/>
            <w:rPrChange w:id="1403" w:author="Asad" w:date="2024-12-01T12:23:00Z">
              <w:rPr/>
            </w:rPrChange>
          </w:rPr>
          <w:t>Header: Project title on the right.</w:t>
        </w:r>
      </w:ins>
    </w:p>
    <w:p w14:paraId="02598F03" w14:textId="77777777" w:rsidR="005804BD" w:rsidRPr="005804BD" w:rsidRDefault="005804BD">
      <w:pPr>
        <w:pStyle w:val="ListParagraph"/>
        <w:numPr>
          <w:ilvl w:val="0"/>
          <w:numId w:val="11"/>
        </w:numPr>
        <w:spacing w:before="100" w:beforeAutospacing="1" w:after="100" w:afterAutospacing="1" w:line="360" w:lineRule="auto"/>
        <w:rPr>
          <w:ins w:id="1404" w:author="Asad" w:date="2024-12-01T12:21:00Z"/>
          <w:rFonts w:eastAsia="Times New Roman" w:cs="Times New Roman"/>
          <w:color w:val="auto"/>
          <w:szCs w:val="24"/>
          <w:rPrChange w:id="1405" w:author="Asad" w:date="2024-12-01T12:23:00Z">
            <w:rPr>
              <w:ins w:id="1406" w:author="Asad" w:date="2024-12-01T12:21:00Z"/>
            </w:rPr>
          </w:rPrChange>
        </w:rPr>
        <w:pPrChange w:id="1407" w:author="Asad" w:date="2024-12-01T12:24:00Z">
          <w:pPr>
            <w:spacing w:before="100" w:beforeAutospacing="1" w:after="100" w:afterAutospacing="1" w:line="240" w:lineRule="auto"/>
          </w:pPr>
        </w:pPrChange>
      </w:pPr>
      <w:ins w:id="1408" w:author="Asad" w:date="2024-12-01T12:21:00Z">
        <w:r w:rsidRPr="005804BD">
          <w:rPr>
            <w:rFonts w:eastAsia="Times New Roman" w:cs="Times New Roman"/>
            <w:color w:val="auto"/>
            <w:szCs w:val="24"/>
            <w:rPrChange w:id="1409" w:author="Asad" w:date="2024-12-01T12:23:00Z">
              <w:rPr/>
            </w:rPrChange>
          </w:rPr>
          <w:t>Footer: Page numbers on the right.</w:t>
        </w:r>
      </w:ins>
    </w:p>
    <w:p w14:paraId="40D00BDB" w14:textId="77777777" w:rsidR="005804BD" w:rsidRPr="005804BD" w:rsidRDefault="005804BD">
      <w:pPr>
        <w:pStyle w:val="ListParagraph"/>
        <w:numPr>
          <w:ilvl w:val="0"/>
          <w:numId w:val="11"/>
        </w:numPr>
        <w:spacing w:before="100" w:beforeAutospacing="1" w:after="100" w:afterAutospacing="1" w:line="360" w:lineRule="auto"/>
        <w:rPr>
          <w:ins w:id="1410" w:author="Asad" w:date="2024-12-01T12:21:00Z"/>
          <w:rFonts w:eastAsia="Times New Roman" w:cs="Times New Roman"/>
          <w:color w:val="auto"/>
          <w:szCs w:val="24"/>
          <w:rPrChange w:id="1411" w:author="Asad" w:date="2024-12-01T12:23:00Z">
            <w:rPr>
              <w:ins w:id="1412" w:author="Asad" w:date="2024-12-01T12:21:00Z"/>
            </w:rPr>
          </w:rPrChange>
        </w:rPr>
        <w:pPrChange w:id="1413" w:author="Asad" w:date="2024-12-01T12:24:00Z">
          <w:pPr>
            <w:spacing w:before="100" w:beforeAutospacing="1" w:after="100" w:afterAutospacing="1" w:line="240" w:lineRule="auto"/>
          </w:pPr>
        </w:pPrChange>
      </w:pPr>
      <w:ins w:id="1414" w:author="Asad" w:date="2024-12-01T12:21:00Z">
        <w:r w:rsidRPr="005804BD">
          <w:rPr>
            <w:rFonts w:eastAsia="Times New Roman" w:cs="Times New Roman"/>
            <w:color w:val="auto"/>
            <w:szCs w:val="24"/>
            <w:rPrChange w:id="1415" w:author="Asad" w:date="2024-12-01T12:23:00Z">
              <w:rPr/>
            </w:rPrChange>
          </w:rPr>
          <w:t>Header and footer begin from the abstract section onward.</w:t>
        </w:r>
      </w:ins>
    </w:p>
    <w:p w14:paraId="08639905" w14:textId="2F8C6406" w:rsidR="005804BD" w:rsidRPr="005804BD" w:rsidRDefault="005804BD" w:rsidP="005804BD">
      <w:pPr>
        <w:spacing w:before="100" w:beforeAutospacing="1" w:after="100" w:afterAutospacing="1" w:line="240" w:lineRule="auto"/>
        <w:rPr>
          <w:ins w:id="1416" w:author="Asad" w:date="2024-12-01T12:21:00Z"/>
          <w:rFonts w:eastAsia="Times New Roman" w:cs="Times New Roman"/>
          <w:b/>
          <w:bCs/>
          <w:color w:val="auto"/>
          <w:szCs w:val="24"/>
          <w:rPrChange w:id="1417" w:author="Asad" w:date="2024-12-01T12:23:00Z">
            <w:rPr>
              <w:ins w:id="1418" w:author="Asad" w:date="2024-12-01T12:21:00Z"/>
              <w:rFonts w:eastAsia="Times New Roman" w:cs="Times New Roman"/>
              <w:color w:val="auto"/>
              <w:szCs w:val="24"/>
            </w:rPr>
          </w:rPrChange>
        </w:rPr>
      </w:pPr>
      <w:ins w:id="1419" w:author="Asad" w:date="2024-12-01T12:21:00Z">
        <w:r w:rsidRPr="005804BD">
          <w:rPr>
            <w:rFonts w:eastAsia="Times New Roman" w:cs="Times New Roman"/>
            <w:b/>
            <w:bCs/>
            <w:color w:val="auto"/>
            <w:szCs w:val="24"/>
            <w:rPrChange w:id="1420" w:author="Asad" w:date="2024-12-01T12:23:00Z">
              <w:rPr>
                <w:rFonts w:eastAsia="Times New Roman" w:cs="Times New Roman"/>
                <w:color w:val="auto"/>
                <w:szCs w:val="24"/>
              </w:rPr>
            </w:rPrChange>
          </w:rPr>
          <w:t>Section and Subsection Titles</w:t>
        </w:r>
      </w:ins>
      <w:ins w:id="1421" w:author="Asad" w:date="2024-12-01T12:23:00Z">
        <w:r>
          <w:rPr>
            <w:rFonts w:eastAsia="Times New Roman" w:cs="Times New Roman"/>
            <w:b/>
            <w:bCs/>
            <w:color w:val="auto"/>
            <w:szCs w:val="24"/>
          </w:rPr>
          <w:t>:</w:t>
        </w:r>
      </w:ins>
    </w:p>
    <w:p w14:paraId="6FF211BB" w14:textId="77777777" w:rsidR="005804BD" w:rsidRPr="005804BD" w:rsidRDefault="005804BD">
      <w:pPr>
        <w:pStyle w:val="ListParagraph"/>
        <w:numPr>
          <w:ilvl w:val="0"/>
          <w:numId w:val="12"/>
        </w:numPr>
        <w:spacing w:before="100" w:beforeAutospacing="1" w:after="100" w:afterAutospacing="1" w:line="240" w:lineRule="auto"/>
        <w:jc w:val="both"/>
        <w:rPr>
          <w:ins w:id="1422" w:author="Asad" w:date="2024-12-01T12:21:00Z"/>
          <w:rFonts w:eastAsia="Times New Roman" w:cs="Times New Roman"/>
          <w:color w:val="auto"/>
          <w:szCs w:val="24"/>
          <w:rPrChange w:id="1423" w:author="Asad" w:date="2024-12-01T12:24:00Z">
            <w:rPr>
              <w:ins w:id="1424" w:author="Asad" w:date="2024-12-01T12:21:00Z"/>
            </w:rPr>
          </w:rPrChange>
        </w:rPr>
        <w:pPrChange w:id="1425" w:author="Asad" w:date="2024-12-01T14:18:00Z">
          <w:pPr>
            <w:spacing w:before="100" w:beforeAutospacing="1" w:after="100" w:afterAutospacing="1" w:line="240" w:lineRule="auto"/>
          </w:pPr>
        </w:pPrChange>
      </w:pPr>
      <w:ins w:id="1426" w:author="Asad" w:date="2024-12-01T12:21:00Z">
        <w:r w:rsidRPr="005804BD">
          <w:rPr>
            <w:rFonts w:eastAsia="Times New Roman" w:cs="Times New Roman"/>
            <w:color w:val="auto"/>
            <w:szCs w:val="24"/>
            <w:rPrChange w:id="1427" w:author="Asad" w:date="2024-12-01T12:24:00Z">
              <w:rPr/>
            </w:rPrChange>
          </w:rPr>
          <w:t>Section titles follow a hierarchical numbering system limited to three levels (e.g., 3, 3.1, 3.1.1).</w:t>
        </w:r>
      </w:ins>
    </w:p>
    <w:p w14:paraId="349F26A0" w14:textId="77777777" w:rsidR="005804BD" w:rsidRPr="005804BD" w:rsidRDefault="005804BD">
      <w:pPr>
        <w:pStyle w:val="ListParagraph"/>
        <w:numPr>
          <w:ilvl w:val="0"/>
          <w:numId w:val="12"/>
        </w:numPr>
        <w:spacing w:before="100" w:beforeAutospacing="1" w:after="100" w:afterAutospacing="1" w:line="240" w:lineRule="auto"/>
        <w:jc w:val="both"/>
        <w:rPr>
          <w:ins w:id="1428" w:author="Asad" w:date="2024-12-01T12:21:00Z"/>
          <w:rFonts w:eastAsia="Times New Roman" w:cs="Times New Roman"/>
          <w:color w:val="auto"/>
          <w:szCs w:val="24"/>
          <w:rPrChange w:id="1429" w:author="Asad" w:date="2024-12-01T12:24:00Z">
            <w:rPr>
              <w:ins w:id="1430" w:author="Asad" w:date="2024-12-01T12:21:00Z"/>
            </w:rPr>
          </w:rPrChange>
        </w:rPr>
        <w:pPrChange w:id="1431" w:author="Asad" w:date="2024-12-01T14:18:00Z">
          <w:pPr>
            <w:spacing w:before="100" w:beforeAutospacing="1" w:after="100" w:afterAutospacing="1" w:line="240" w:lineRule="auto"/>
          </w:pPr>
        </w:pPrChange>
      </w:pPr>
      <w:ins w:id="1432" w:author="Asad" w:date="2024-12-01T12:21:00Z">
        <w:r w:rsidRPr="005804BD">
          <w:rPr>
            <w:rFonts w:eastAsia="Times New Roman" w:cs="Times New Roman"/>
            <w:color w:val="auto"/>
            <w:szCs w:val="24"/>
            <w:rPrChange w:id="1433" w:author="Asad" w:date="2024-12-01T12:24:00Z">
              <w:rPr/>
            </w:rPrChange>
          </w:rPr>
          <w:t>Titles are formatted in bold according to their respective heading levels.</w:t>
        </w:r>
      </w:ins>
    </w:p>
    <w:p w14:paraId="58998CFC" w14:textId="085A12BD" w:rsidR="005804BD" w:rsidRPr="004B527B" w:rsidRDefault="005804BD" w:rsidP="005804BD">
      <w:pPr>
        <w:spacing w:before="100" w:beforeAutospacing="1" w:after="100" w:afterAutospacing="1" w:line="240" w:lineRule="auto"/>
        <w:rPr>
          <w:ins w:id="1434" w:author="Asad" w:date="2024-12-01T12:21:00Z"/>
          <w:rFonts w:eastAsia="Times New Roman" w:cs="Times New Roman"/>
          <w:b/>
          <w:bCs/>
          <w:color w:val="auto"/>
          <w:szCs w:val="24"/>
          <w:rPrChange w:id="1435" w:author="Asad" w:date="2024-12-01T12:24:00Z">
            <w:rPr>
              <w:ins w:id="1436" w:author="Asad" w:date="2024-12-01T12:21:00Z"/>
              <w:rFonts w:eastAsia="Times New Roman" w:cs="Times New Roman"/>
              <w:color w:val="auto"/>
              <w:szCs w:val="24"/>
            </w:rPr>
          </w:rPrChange>
        </w:rPr>
      </w:pPr>
      <w:ins w:id="1437" w:author="Asad" w:date="2024-12-01T12:21:00Z">
        <w:r w:rsidRPr="004B527B">
          <w:rPr>
            <w:rFonts w:eastAsia="Times New Roman" w:cs="Times New Roman"/>
            <w:b/>
            <w:bCs/>
            <w:color w:val="auto"/>
            <w:szCs w:val="24"/>
            <w:rPrChange w:id="1438" w:author="Asad" w:date="2024-12-01T12:24:00Z">
              <w:rPr>
                <w:rFonts w:eastAsia="Times New Roman" w:cs="Times New Roman"/>
                <w:color w:val="auto"/>
                <w:szCs w:val="24"/>
              </w:rPr>
            </w:rPrChange>
          </w:rPr>
          <w:t>Special Text Formatting</w:t>
        </w:r>
      </w:ins>
      <w:ins w:id="1439" w:author="Asad" w:date="2024-12-01T12:24:00Z">
        <w:r w:rsidR="004B527B" w:rsidRPr="004B527B">
          <w:rPr>
            <w:rFonts w:eastAsia="Times New Roman" w:cs="Times New Roman"/>
            <w:b/>
            <w:bCs/>
            <w:color w:val="auto"/>
            <w:szCs w:val="24"/>
            <w:rPrChange w:id="1440" w:author="Asad" w:date="2024-12-01T12:24:00Z">
              <w:rPr>
                <w:rFonts w:eastAsia="Times New Roman" w:cs="Times New Roman"/>
                <w:color w:val="auto"/>
                <w:szCs w:val="24"/>
              </w:rPr>
            </w:rPrChange>
          </w:rPr>
          <w:t>:</w:t>
        </w:r>
      </w:ins>
    </w:p>
    <w:p w14:paraId="15C2769E" w14:textId="77777777" w:rsidR="005804BD" w:rsidRPr="004B527B" w:rsidRDefault="005804BD">
      <w:pPr>
        <w:pStyle w:val="ListParagraph"/>
        <w:numPr>
          <w:ilvl w:val="0"/>
          <w:numId w:val="13"/>
        </w:numPr>
        <w:spacing w:before="100" w:beforeAutospacing="1" w:after="100" w:afterAutospacing="1" w:line="360" w:lineRule="auto"/>
        <w:rPr>
          <w:ins w:id="1441" w:author="Asad" w:date="2024-12-01T12:21:00Z"/>
          <w:rFonts w:eastAsia="Times New Roman" w:cs="Times New Roman"/>
          <w:color w:val="auto"/>
          <w:szCs w:val="24"/>
          <w:rPrChange w:id="1442" w:author="Asad" w:date="2024-12-01T12:24:00Z">
            <w:rPr>
              <w:ins w:id="1443" w:author="Asad" w:date="2024-12-01T12:21:00Z"/>
            </w:rPr>
          </w:rPrChange>
        </w:rPr>
        <w:pPrChange w:id="1444" w:author="Asad" w:date="2024-12-01T12:24:00Z">
          <w:pPr>
            <w:spacing w:before="100" w:beforeAutospacing="1" w:after="100" w:afterAutospacing="1" w:line="240" w:lineRule="auto"/>
          </w:pPr>
        </w:pPrChange>
      </w:pPr>
      <w:ins w:id="1445" w:author="Asad" w:date="2024-12-01T12:21:00Z">
        <w:r w:rsidRPr="004B527B">
          <w:rPr>
            <w:rFonts w:eastAsia="Times New Roman" w:cs="Times New Roman"/>
            <w:color w:val="auto"/>
            <w:szCs w:val="24"/>
            <w:rPrChange w:id="1446" w:author="Asad" w:date="2024-12-01T12:24:00Z">
              <w:rPr/>
            </w:rPrChange>
          </w:rPr>
          <w:t>Abstract: Italicized.</w:t>
        </w:r>
      </w:ins>
    </w:p>
    <w:p w14:paraId="604D416C" w14:textId="77777777" w:rsidR="005804BD" w:rsidRPr="004B527B" w:rsidRDefault="005804BD">
      <w:pPr>
        <w:pStyle w:val="ListParagraph"/>
        <w:numPr>
          <w:ilvl w:val="0"/>
          <w:numId w:val="13"/>
        </w:numPr>
        <w:spacing w:before="100" w:beforeAutospacing="1" w:after="100" w:afterAutospacing="1" w:line="360" w:lineRule="auto"/>
        <w:rPr>
          <w:ins w:id="1447" w:author="Asad" w:date="2024-12-01T12:21:00Z"/>
          <w:rFonts w:eastAsia="Times New Roman" w:cs="Times New Roman"/>
          <w:color w:val="auto"/>
          <w:szCs w:val="24"/>
          <w:rPrChange w:id="1448" w:author="Asad" w:date="2024-12-01T12:24:00Z">
            <w:rPr>
              <w:ins w:id="1449" w:author="Asad" w:date="2024-12-01T12:21:00Z"/>
            </w:rPr>
          </w:rPrChange>
        </w:rPr>
        <w:pPrChange w:id="1450" w:author="Asad" w:date="2024-12-01T12:24:00Z">
          <w:pPr>
            <w:spacing w:before="100" w:beforeAutospacing="1" w:after="100" w:afterAutospacing="1" w:line="240" w:lineRule="auto"/>
          </w:pPr>
        </w:pPrChange>
      </w:pPr>
      <w:ins w:id="1451" w:author="Asad" w:date="2024-12-01T12:21:00Z">
        <w:r w:rsidRPr="004B527B">
          <w:rPr>
            <w:rFonts w:eastAsia="Times New Roman" w:cs="Times New Roman"/>
            <w:color w:val="auto"/>
            <w:szCs w:val="24"/>
            <w:rPrChange w:id="1452" w:author="Asad" w:date="2024-12-01T12:24:00Z">
              <w:rPr/>
            </w:rPrChange>
          </w:rPr>
          <w:t>Comments: Italics.</w:t>
        </w:r>
      </w:ins>
    </w:p>
    <w:p w14:paraId="0ED3A4A7" w14:textId="16411841" w:rsidR="005804BD" w:rsidRPr="004B527B" w:rsidRDefault="005804BD" w:rsidP="005804BD">
      <w:pPr>
        <w:spacing w:before="100" w:beforeAutospacing="1" w:after="100" w:afterAutospacing="1" w:line="240" w:lineRule="auto"/>
        <w:rPr>
          <w:ins w:id="1453" w:author="Asad" w:date="2024-12-01T12:21:00Z"/>
          <w:rFonts w:eastAsia="Times New Roman" w:cs="Times New Roman"/>
          <w:b/>
          <w:bCs/>
          <w:color w:val="auto"/>
          <w:szCs w:val="24"/>
          <w:rPrChange w:id="1454" w:author="Asad" w:date="2024-12-01T12:24:00Z">
            <w:rPr>
              <w:ins w:id="1455" w:author="Asad" w:date="2024-12-01T12:21:00Z"/>
              <w:rFonts w:eastAsia="Times New Roman" w:cs="Times New Roman"/>
              <w:color w:val="auto"/>
              <w:szCs w:val="24"/>
            </w:rPr>
          </w:rPrChange>
        </w:rPr>
      </w:pPr>
      <w:ins w:id="1456" w:author="Asad" w:date="2024-12-01T12:21:00Z">
        <w:r w:rsidRPr="004B527B">
          <w:rPr>
            <w:rFonts w:eastAsia="Times New Roman" w:cs="Times New Roman"/>
            <w:b/>
            <w:bCs/>
            <w:color w:val="auto"/>
            <w:szCs w:val="24"/>
            <w:rPrChange w:id="1457" w:author="Asad" w:date="2024-12-01T12:24:00Z">
              <w:rPr>
                <w:rFonts w:eastAsia="Times New Roman" w:cs="Times New Roman"/>
                <w:color w:val="auto"/>
                <w:szCs w:val="24"/>
              </w:rPr>
            </w:rPrChange>
          </w:rPr>
          <w:t>Referencing Style</w:t>
        </w:r>
      </w:ins>
      <w:ins w:id="1458" w:author="Asad" w:date="2024-12-01T12:24:00Z">
        <w:r w:rsidR="004B527B" w:rsidRPr="004B527B">
          <w:rPr>
            <w:rFonts w:eastAsia="Times New Roman" w:cs="Times New Roman"/>
            <w:b/>
            <w:bCs/>
            <w:color w:val="auto"/>
            <w:szCs w:val="24"/>
            <w:rPrChange w:id="1459" w:author="Asad" w:date="2024-12-01T12:24:00Z">
              <w:rPr>
                <w:rFonts w:eastAsia="Times New Roman" w:cs="Times New Roman"/>
                <w:color w:val="auto"/>
                <w:szCs w:val="24"/>
              </w:rPr>
            </w:rPrChange>
          </w:rPr>
          <w:t>:</w:t>
        </w:r>
      </w:ins>
    </w:p>
    <w:p w14:paraId="68605B07" w14:textId="77777777" w:rsidR="005804BD" w:rsidRPr="004B527B" w:rsidRDefault="005804BD">
      <w:pPr>
        <w:pStyle w:val="ListParagraph"/>
        <w:numPr>
          <w:ilvl w:val="0"/>
          <w:numId w:val="14"/>
        </w:numPr>
        <w:spacing w:before="100" w:beforeAutospacing="1" w:after="100" w:afterAutospacing="1" w:line="360" w:lineRule="auto"/>
        <w:jc w:val="both"/>
        <w:rPr>
          <w:ins w:id="1460" w:author="Asad" w:date="2024-12-01T12:21:00Z"/>
          <w:rFonts w:eastAsia="Times New Roman" w:cs="Times New Roman"/>
          <w:color w:val="auto"/>
          <w:szCs w:val="24"/>
          <w:rPrChange w:id="1461" w:author="Asad" w:date="2024-12-01T12:25:00Z">
            <w:rPr>
              <w:ins w:id="1462" w:author="Asad" w:date="2024-12-01T12:21:00Z"/>
            </w:rPr>
          </w:rPrChange>
        </w:rPr>
        <w:pPrChange w:id="1463" w:author="Asad" w:date="2024-12-01T14:18:00Z">
          <w:pPr>
            <w:spacing w:before="100" w:beforeAutospacing="1" w:after="100" w:afterAutospacing="1" w:line="240" w:lineRule="auto"/>
          </w:pPr>
        </w:pPrChange>
      </w:pPr>
      <w:ins w:id="1464" w:author="Asad" w:date="2024-12-01T12:21:00Z">
        <w:r w:rsidRPr="004B527B">
          <w:rPr>
            <w:rFonts w:eastAsia="Times New Roman" w:cs="Times New Roman"/>
            <w:color w:val="auto"/>
            <w:szCs w:val="24"/>
            <w:rPrChange w:id="1465" w:author="Asad" w:date="2024-12-01T12:25:00Z">
              <w:rPr/>
            </w:rPrChange>
          </w:rPr>
          <w:t>APA referencing style is used for journals, conference papers, websites, and books.</w:t>
        </w:r>
      </w:ins>
    </w:p>
    <w:p w14:paraId="53911CDE" w14:textId="77777777" w:rsidR="005804BD" w:rsidRPr="004B527B" w:rsidRDefault="005804BD">
      <w:pPr>
        <w:pStyle w:val="ListParagraph"/>
        <w:numPr>
          <w:ilvl w:val="0"/>
          <w:numId w:val="14"/>
        </w:numPr>
        <w:spacing w:before="100" w:beforeAutospacing="1" w:after="100" w:afterAutospacing="1" w:line="360" w:lineRule="auto"/>
        <w:jc w:val="both"/>
        <w:rPr>
          <w:ins w:id="1466" w:author="Asad" w:date="2024-12-01T12:21:00Z"/>
          <w:rFonts w:eastAsia="Times New Roman" w:cs="Times New Roman"/>
          <w:color w:val="auto"/>
          <w:szCs w:val="24"/>
          <w:rPrChange w:id="1467" w:author="Asad" w:date="2024-12-01T12:25:00Z">
            <w:rPr>
              <w:ins w:id="1468" w:author="Asad" w:date="2024-12-01T12:21:00Z"/>
            </w:rPr>
          </w:rPrChange>
        </w:rPr>
        <w:pPrChange w:id="1469" w:author="Asad" w:date="2024-12-01T14:18:00Z">
          <w:pPr>
            <w:spacing w:before="100" w:beforeAutospacing="1" w:after="100" w:afterAutospacing="1" w:line="240" w:lineRule="auto"/>
          </w:pPr>
        </w:pPrChange>
      </w:pPr>
      <w:ins w:id="1470" w:author="Asad" w:date="2024-12-01T12:21:00Z">
        <w:r w:rsidRPr="004B527B">
          <w:rPr>
            <w:rFonts w:eastAsia="Times New Roman" w:cs="Times New Roman"/>
            <w:color w:val="auto"/>
            <w:szCs w:val="24"/>
            <w:rPrChange w:id="1471" w:author="Asad" w:date="2024-12-01T12:25:00Z">
              <w:rPr/>
            </w:rPrChange>
          </w:rPr>
          <w:t>Date and time of access are included for online references.</w:t>
        </w:r>
      </w:ins>
    </w:p>
    <w:p w14:paraId="010D5E1F" w14:textId="77777777" w:rsidR="005804BD" w:rsidRPr="004B527B" w:rsidRDefault="005804BD">
      <w:pPr>
        <w:pStyle w:val="ListParagraph"/>
        <w:numPr>
          <w:ilvl w:val="0"/>
          <w:numId w:val="14"/>
        </w:numPr>
        <w:spacing w:before="100" w:beforeAutospacing="1" w:after="100" w:afterAutospacing="1" w:line="360" w:lineRule="auto"/>
        <w:jc w:val="both"/>
        <w:rPr>
          <w:ins w:id="1472" w:author="Asad" w:date="2024-12-01T12:21:00Z"/>
          <w:rFonts w:eastAsia="Times New Roman" w:cs="Times New Roman"/>
          <w:color w:val="auto"/>
          <w:szCs w:val="24"/>
          <w:rPrChange w:id="1473" w:author="Asad" w:date="2024-12-01T12:25:00Z">
            <w:rPr>
              <w:ins w:id="1474" w:author="Asad" w:date="2024-12-01T12:21:00Z"/>
            </w:rPr>
          </w:rPrChange>
        </w:rPr>
        <w:pPrChange w:id="1475" w:author="Asad" w:date="2024-12-01T14:18:00Z">
          <w:pPr>
            <w:spacing w:before="100" w:beforeAutospacing="1" w:after="100" w:afterAutospacing="1" w:line="240" w:lineRule="auto"/>
          </w:pPr>
        </w:pPrChange>
      </w:pPr>
      <w:ins w:id="1476" w:author="Asad" w:date="2024-12-01T12:21:00Z">
        <w:r w:rsidRPr="004B527B">
          <w:rPr>
            <w:rFonts w:eastAsia="Times New Roman" w:cs="Times New Roman"/>
            <w:color w:val="auto"/>
            <w:szCs w:val="24"/>
            <w:rPrChange w:id="1477" w:author="Asad" w:date="2024-12-01T12:25:00Z">
              <w:rPr/>
            </w:rPrChange>
          </w:rPr>
          <w:t>Wikipedia references are not accepted.</w:t>
        </w:r>
      </w:ins>
    </w:p>
    <w:p w14:paraId="78E08D32" w14:textId="32458037" w:rsidR="005804BD" w:rsidRPr="004B527B" w:rsidRDefault="005804BD" w:rsidP="005804BD">
      <w:pPr>
        <w:spacing w:before="100" w:beforeAutospacing="1" w:after="100" w:afterAutospacing="1" w:line="240" w:lineRule="auto"/>
        <w:rPr>
          <w:ins w:id="1478" w:author="Asad" w:date="2024-12-01T12:21:00Z"/>
          <w:rFonts w:eastAsia="Times New Roman" w:cs="Times New Roman"/>
          <w:b/>
          <w:bCs/>
          <w:color w:val="auto"/>
          <w:szCs w:val="24"/>
          <w:rPrChange w:id="1479" w:author="Asad" w:date="2024-12-01T12:25:00Z">
            <w:rPr>
              <w:ins w:id="1480" w:author="Asad" w:date="2024-12-01T12:21:00Z"/>
              <w:rFonts w:eastAsia="Times New Roman" w:cs="Times New Roman"/>
              <w:color w:val="auto"/>
              <w:szCs w:val="24"/>
            </w:rPr>
          </w:rPrChange>
        </w:rPr>
      </w:pPr>
      <w:ins w:id="1481" w:author="Asad" w:date="2024-12-01T12:21:00Z">
        <w:r w:rsidRPr="004B527B">
          <w:rPr>
            <w:rFonts w:eastAsia="Times New Roman" w:cs="Times New Roman"/>
            <w:b/>
            <w:bCs/>
            <w:color w:val="auto"/>
            <w:szCs w:val="24"/>
            <w:rPrChange w:id="1482" w:author="Asad" w:date="2024-12-01T12:25:00Z">
              <w:rPr>
                <w:rFonts w:eastAsia="Times New Roman" w:cs="Times New Roman"/>
                <w:color w:val="auto"/>
                <w:szCs w:val="24"/>
              </w:rPr>
            </w:rPrChange>
          </w:rPr>
          <w:t>Additional Conventions</w:t>
        </w:r>
      </w:ins>
      <w:ins w:id="1483" w:author="Asad" w:date="2024-12-01T12:25:00Z">
        <w:r w:rsidR="004B527B" w:rsidRPr="004B527B">
          <w:rPr>
            <w:rFonts w:eastAsia="Times New Roman" w:cs="Times New Roman"/>
            <w:b/>
            <w:bCs/>
            <w:color w:val="auto"/>
            <w:szCs w:val="24"/>
            <w:rPrChange w:id="1484" w:author="Asad" w:date="2024-12-01T12:25:00Z">
              <w:rPr>
                <w:rFonts w:eastAsia="Times New Roman" w:cs="Times New Roman"/>
                <w:color w:val="auto"/>
                <w:szCs w:val="24"/>
              </w:rPr>
            </w:rPrChange>
          </w:rPr>
          <w:t>:</w:t>
        </w:r>
      </w:ins>
    </w:p>
    <w:p w14:paraId="5995B15F" w14:textId="77777777" w:rsidR="005804BD" w:rsidRPr="004B527B" w:rsidRDefault="005804BD">
      <w:pPr>
        <w:pStyle w:val="ListParagraph"/>
        <w:numPr>
          <w:ilvl w:val="0"/>
          <w:numId w:val="15"/>
        </w:numPr>
        <w:spacing w:before="100" w:beforeAutospacing="1" w:after="100" w:afterAutospacing="1" w:line="360" w:lineRule="auto"/>
        <w:jc w:val="both"/>
        <w:rPr>
          <w:ins w:id="1485" w:author="Asad" w:date="2024-12-01T12:21:00Z"/>
          <w:rFonts w:eastAsia="Times New Roman" w:cs="Times New Roman"/>
          <w:color w:val="auto"/>
          <w:szCs w:val="24"/>
          <w:rPrChange w:id="1486" w:author="Asad" w:date="2024-12-01T12:25:00Z">
            <w:rPr>
              <w:ins w:id="1487" w:author="Asad" w:date="2024-12-01T12:21:00Z"/>
            </w:rPr>
          </w:rPrChange>
        </w:rPr>
        <w:pPrChange w:id="1488" w:author="Asad" w:date="2024-12-01T14:18:00Z">
          <w:pPr>
            <w:spacing w:before="100" w:beforeAutospacing="1" w:after="100" w:afterAutospacing="1" w:line="240" w:lineRule="auto"/>
          </w:pPr>
        </w:pPrChange>
      </w:pPr>
      <w:ins w:id="1489" w:author="Asad" w:date="2024-12-01T12:21:00Z">
        <w:r w:rsidRPr="004B527B">
          <w:rPr>
            <w:rFonts w:eastAsia="Times New Roman" w:cs="Times New Roman"/>
            <w:color w:val="auto"/>
            <w:szCs w:val="24"/>
            <w:rPrChange w:id="1490" w:author="Asad" w:date="2024-12-01T12:25:00Z">
              <w:rPr/>
            </w:rPrChange>
          </w:rPr>
          <w:t>Table of Contents: Updated to reflect accurate page numbers.</w:t>
        </w:r>
      </w:ins>
    </w:p>
    <w:p w14:paraId="5EC278C7" w14:textId="77777777" w:rsidR="005804BD" w:rsidRPr="004B527B" w:rsidRDefault="005804BD">
      <w:pPr>
        <w:pStyle w:val="ListParagraph"/>
        <w:numPr>
          <w:ilvl w:val="0"/>
          <w:numId w:val="15"/>
        </w:numPr>
        <w:spacing w:before="100" w:beforeAutospacing="1" w:after="100" w:afterAutospacing="1" w:line="360" w:lineRule="auto"/>
        <w:jc w:val="both"/>
        <w:rPr>
          <w:ins w:id="1491" w:author="Asad" w:date="2024-12-01T12:21:00Z"/>
          <w:rFonts w:eastAsia="Times New Roman" w:cs="Times New Roman"/>
          <w:color w:val="auto"/>
          <w:szCs w:val="24"/>
          <w:rPrChange w:id="1492" w:author="Asad" w:date="2024-12-01T12:25:00Z">
            <w:rPr>
              <w:ins w:id="1493" w:author="Asad" w:date="2024-12-01T12:21:00Z"/>
            </w:rPr>
          </w:rPrChange>
        </w:rPr>
        <w:pPrChange w:id="1494" w:author="Asad" w:date="2024-12-01T14:18:00Z">
          <w:pPr>
            <w:spacing w:before="100" w:beforeAutospacing="1" w:after="100" w:afterAutospacing="1" w:line="240" w:lineRule="auto"/>
          </w:pPr>
        </w:pPrChange>
      </w:pPr>
      <w:ins w:id="1495" w:author="Asad" w:date="2024-12-01T12:21:00Z">
        <w:r w:rsidRPr="004B527B">
          <w:rPr>
            <w:rFonts w:eastAsia="Times New Roman" w:cs="Times New Roman"/>
            <w:color w:val="auto"/>
            <w:szCs w:val="24"/>
            <w:rPrChange w:id="1496" w:author="Asad" w:date="2024-12-01T12:25:00Z">
              <w:rPr/>
            </w:rPrChange>
          </w:rPr>
          <w:t>List of Figures and Tables: Included only if the document contains more than three tables or figures.</w:t>
        </w:r>
      </w:ins>
    </w:p>
    <w:p w14:paraId="65A06061" w14:textId="77777777" w:rsidR="005804BD" w:rsidRPr="004B527B" w:rsidRDefault="005804BD">
      <w:pPr>
        <w:pStyle w:val="ListParagraph"/>
        <w:numPr>
          <w:ilvl w:val="0"/>
          <w:numId w:val="15"/>
        </w:numPr>
        <w:spacing w:before="100" w:beforeAutospacing="1" w:after="100" w:afterAutospacing="1" w:line="360" w:lineRule="auto"/>
        <w:jc w:val="both"/>
        <w:rPr>
          <w:ins w:id="1497" w:author="Asad" w:date="2024-12-01T12:21:00Z"/>
          <w:rFonts w:eastAsia="Times New Roman" w:cs="Times New Roman"/>
          <w:color w:val="auto"/>
          <w:szCs w:val="24"/>
          <w:rPrChange w:id="1498" w:author="Asad" w:date="2024-12-01T12:25:00Z">
            <w:rPr>
              <w:ins w:id="1499" w:author="Asad" w:date="2024-12-01T12:21:00Z"/>
            </w:rPr>
          </w:rPrChange>
        </w:rPr>
        <w:pPrChange w:id="1500" w:author="Asad" w:date="2024-12-01T14:18:00Z">
          <w:pPr>
            <w:spacing w:before="100" w:beforeAutospacing="1" w:after="100" w:afterAutospacing="1" w:line="240" w:lineRule="auto"/>
          </w:pPr>
        </w:pPrChange>
      </w:pPr>
      <w:ins w:id="1501" w:author="Asad" w:date="2024-12-01T12:21:00Z">
        <w:r w:rsidRPr="004B527B">
          <w:rPr>
            <w:rFonts w:eastAsia="Times New Roman" w:cs="Times New Roman"/>
            <w:color w:val="auto"/>
            <w:szCs w:val="24"/>
            <w:rPrChange w:id="1502" w:author="Asad" w:date="2024-12-01T12:25:00Z">
              <w:rPr/>
            </w:rPrChange>
          </w:rPr>
          <w:t>Figures and Tables: Properly captioned and referenced within the text.</w:t>
        </w:r>
      </w:ins>
    </w:p>
    <w:p w14:paraId="2AC33365" w14:textId="29640981" w:rsidR="00CC3DC5" w:rsidRPr="008718AE" w:rsidRDefault="00CC3DC5" w:rsidP="00CC3DC5">
      <w:pPr>
        <w:pStyle w:val="Heading2"/>
        <w:numPr>
          <w:ilvl w:val="1"/>
          <w:numId w:val="2"/>
        </w:numPr>
        <w:rPr>
          <w:ins w:id="1503" w:author="Asad Shah" w:date="2025-01-13T02:03:00Z"/>
        </w:rPr>
      </w:pPr>
      <w:ins w:id="1504" w:author="Asad Shah" w:date="2025-01-13T02:03:00Z">
        <w:r>
          <w:t xml:space="preserve"> </w:t>
        </w:r>
        <w:bookmarkStart w:id="1505" w:name="_Toc187627443"/>
        <w:r>
          <w:t>References and Acknowledgements</w:t>
        </w:r>
        <w:bookmarkEnd w:id="1505"/>
      </w:ins>
    </w:p>
    <w:p w14:paraId="3ED9C3FA" w14:textId="20EC77F8" w:rsidR="00F75CB6" w:rsidRPr="00D479E7" w:rsidDel="00CC3DC5" w:rsidRDefault="001E133D" w:rsidP="00D479E7">
      <w:pPr>
        <w:pStyle w:val="Heading2"/>
        <w:rPr>
          <w:ins w:id="1506" w:author="Asad" w:date="2024-12-01T12:33:00Z"/>
          <w:del w:id="1507" w:author="Asad Shah" w:date="2025-01-13T02:03:00Z"/>
          <w:rPrChange w:id="1508" w:author="Asad Shah" w:date="2025-01-13T02:01:00Z">
            <w:rPr>
              <w:ins w:id="1509" w:author="Asad" w:date="2024-12-01T12:33:00Z"/>
              <w:del w:id="1510" w:author="Asad Shah" w:date="2025-01-13T02:03:00Z"/>
            </w:rPr>
          </w:rPrChange>
        </w:rPr>
        <w:pPrChange w:id="1511" w:author="Asad Shah" w:date="2025-01-13T02:01:00Z">
          <w:pPr>
            <w:pStyle w:val="Heading2"/>
          </w:pPr>
        </w:pPrChange>
      </w:pPr>
      <w:ins w:id="1512" w:author="Asad" w:date="2024-12-01T12:33:00Z">
        <w:del w:id="1513" w:author="Asad Shah" w:date="2025-01-13T02:01:00Z">
          <w:r w:rsidRPr="00D479E7" w:rsidDel="00D479E7">
            <w:rPr>
              <w:rPrChange w:id="1514" w:author="Asad Shah" w:date="2025-01-13T02:01:00Z">
                <w:rPr/>
              </w:rPrChange>
            </w:rPr>
            <w:delText xml:space="preserve"> </w:delText>
          </w:r>
        </w:del>
      </w:ins>
      <w:ins w:id="1515" w:author="Asad" w:date="2024-12-01T12:31:00Z">
        <w:del w:id="1516" w:author="Asad Shah" w:date="2025-01-13T02:03:00Z">
          <w:r w:rsidRPr="00D479E7" w:rsidDel="00CC3DC5">
            <w:rPr>
              <w:rPrChange w:id="1517" w:author="Asad Shah" w:date="2025-01-13T02:01:00Z">
                <w:rPr/>
              </w:rPrChange>
            </w:rPr>
            <w:delText xml:space="preserve">References and Acknowledgements </w:delText>
          </w:r>
        </w:del>
      </w:ins>
    </w:p>
    <w:p w14:paraId="166FD9B3" w14:textId="77777777" w:rsidR="001E133D" w:rsidRPr="001E133D" w:rsidRDefault="001E133D">
      <w:pPr>
        <w:rPr>
          <w:ins w:id="1518" w:author="Asad" w:date="2024-12-01T12:33:00Z"/>
          <w:b/>
          <w:bCs/>
          <w:rPrChange w:id="1519" w:author="Asad" w:date="2024-12-01T12:33:00Z">
            <w:rPr>
              <w:ins w:id="1520" w:author="Asad" w:date="2024-12-01T12:33:00Z"/>
            </w:rPr>
          </w:rPrChange>
        </w:rPr>
        <w:pPrChange w:id="1521" w:author="Asad" w:date="2024-12-01T12:33:00Z">
          <w:pPr>
            <w:pStyle w:val="ListParagraph"/>
            <w:numPr>
              <w:numId w:val="2"/>
            </w:numPr>
            <w:spacing w:before="100" w:beforeAutospacing="1" w:after="100" w:afterAutospacing="1" w:line="240" w:lineRule="auto"/>
            <w:ind w:left="360" w:hanging="360"/>
          </w:pPr>
        </w:pPrChange>
      </w:pPr>
      <w:ins w:id="1522" w:author="Asad" w:date="2024-12-01T12:33:00Z">
        <w:r w:rsidRPr="001E133D">
          <w:rPr>
            <w:b/>
            <w:bCs/>
            <w:rPrChange w:id="1523" w:author="Asad" w:date="2024-12-01T12:33:00Z">
              <w:rPr/>
            </w:rPrChange>
          </w:rPr>
          <w:t>References</w:t>
        </w:r>
      </w:ins>
    </w:p>
    <w:p w14:paraId="5BFF76A0" w14:textId="77777777" w:rsidR="001E133D" w:rsidRPr="001E133D" w:rsidRDefault="001E133D">
      <w:pPr>
        <w:pStyle w:val="ListParagraph"/>
        <w:numPr>
          <w:ilvl w:val="0"/>
          <w:numId w:val="17"/>
        </w:numPr>
        <w:spacing w:line="360" w:lineRule="auto"/>
        <w:jc w:val="both"/>
        <w:rPr>
          <w:ins w:id="1524" w:author="Asad" w:date="2024-12-01T12:33:00Z"/>
        </w:rPr>
        <w:pPrChange w:id="1525" w:author="Asad" w:date="2024-12-01T14:18:00Z">
          <w:pPr>
            <w:pStyle w:val="ListParagraph"/>
            <w:numPr>
              <w:numId w:val="2"/>
            </w:numPr>
            <w:spacing w:before="100" w:beforeAutospacing="1" w:after="100" w:afterAutospacing="1" w:line="240" w:lineRule="auto"/>
            <w:ind w:left="360" w:hanging="360"/>
          </w:pPr>
        </w:pPrChange>
      </w:pPr>
      <w:ins w:id="1526" w:author="Asad" w:date="2024-12-01T12:33:00Z">
        <w:r w:rsidRPr="001E133D">
          <w:t>IEEE Software Requirements Specification Standards.</w:t>
        </w:r>
      </w:ins>
    </w:p>
    <w:p w14:paraId="7276C6B7" w14:textId="233C814C" w:rsidR="001E133D" w:rsidRPr="001E133D" w:rsidRDefault="001E133D">
      <w:pPr>
        <w:pStyle w:val="ListParagraph"/>
        <w:numPr>
          <w:ilvl w:val="0"/>
          <w:numId w:val="17"/>
        </w:numPr>
        <w:spacing w:line="360" w:lineRule="auto"/>
        <w:jc w:val="both"/>
        <w:rPr>
          <w:ins w:id="1527" w:author="Asad" w:date="2024-12-01T12:33:00Z"/>
        </w:rPr>
        <w:pPrChange w:id="1528" w:author="Asad" w:date="2024-12-01T14:18:00Z">
          <w:pPr>
            <w:pStyle w:val="ListParagraph"/>
            <w:numPr>
              <w:numId w:val="2"/>
            </w:numPr>
            <w:spacing w:before="100" w:beforeAutospacing="1" w:after="100" w:afterAutospacing="1" w:line="240" w:lineRule="auto"/>
            <w:ind w:left="360" w:hanging="360"/>
          </w:pPr>
        </w:pPrChange>
      </w:pPr>
      <w:ins w:id="1529" w:author="Asad" w:date="2024-12-01T12:33:00Z">
        <w:r w:rsidRPr="001E133D">
          <w:t>FYDP Documentation Formatting Style</w:t>
        </w:r>
      </w:ins>
      <w:ins w:id="1530" w:author="Asad" w:date="2024-12-01T12:37:00Z">
        <w:r>
          <w:t xml:space="preserve"> from </w:t>
        </w:r>
      </w:ins>
      <w:ins w:id="1531" w:author="Asad" w:date="2024-12-01T12:33:00Z">
        <w:r w:rsidRPr="001E133D">
          <w:t>HITEC University Taxila guidelines for documentation formatting (Version 2024).</w:t>
        </w:r>
      </w:ins>
    </w:p>
    <w:p w14:paraId="51B25E94" w14:textId="77777777" w:rsidR="001E133D" w:rsidRPr="001E133D" w:rsidRDefault="001E133D">
      <w:pPr>
        <w:pStyle w:val="ListParagraph"/>
        <w:numPr>
          <w:ilvl w:val="0"/>
          <w:numId w:val="17"/>
        </w:numPr>
        <w:spacing w:line="360" w:lineRule="auto"/>
        <w:jc w:val="both"/>
        <w:rPr>
          <w:ins w:id="1532" w:author="Asad" w:date="2024-12-01T12:33:00Z"/>
        </w:rPr>
        <w:pPrChange w:id="1533" w:author="Asad" w:date="2024-12-01T14:18:00Z">
          <w:pPr>
            <w:pStyle w:val="ListParagraph"/>
            <w:numPr>
              <w:numId w:val="2"/>
            </w:numPr>
            <w:spacing w:before="100" w:beforeAutospacing="1" w:after="100" w:afterAutospacing="1" w:line="240" w:lineRule="auto"/>
            <w:ind w:left="360" w:hanging="360"/>
          </w:pPr>
        </w:pPrChange>
      </w:pPr>
      <w:ins w:id="1534" w:author="Asad" w:date="2024-12-01T12:33:00Z">
        <w:r w:rsidRPr="001E133D">
          <w:t>APA Referencing Guidelines for scholarly citations and references.</w:t>
        </w:r>
      </w:ins>
    </w:p>
    <w:p w14:paraId="51856D74" w14:textId="77777777" w:rsidR="001E133D" w:rsidRPr="001E133D" w:rsidRDefault="001E133D">
      <w:pPr>
        <w:jc w:val="both"/>
        <w:rPr>
          <w:ins w:id="1535" w:author="Asad" w:date="2024-12-01T12:33:00Z"/>
          <w:b/>
          <w:bCs/>
          <w:rPrChange w:id="1536" w:author="Asad" w:date="2024-12-01T12:35:00Z">
            <w:rPr>
              <w:ins w:id="1537" w:author="Asad" w:date="2024-12-01T12:33:00Z"/>
            </w:rPr>
          </w:rPrChange>
        </w:rPr>
        <w:pPrChange w:id="1538" w:author="Asad" w:date="2024-12-01T14:18:00Z">
          <w:pPr>
            <w:pStyle w:val="ListParagraph"/>
            <w:numPr>
              <w:numId w:val="2"/>
            </w:numPr>
            <w:spacing w:before="100" w:beforeAutospacing="1" w:after="100" w:afterAutospacing="1" w:line="240" w:lineRule="auto"/>
            <w:ind w:left="360" w:hanging="360"/>
          </w:pPr>
        </w:pPrChange>
      </w:pPr>
      <w:ins w:id="1539" w:author="Asad" w:date="2024-12-01T12:33:00Z">
        <w:r w:rsidRPr="001E133D">
          <w:rPr>
            <w:b/>
            <w:bCs/>
            <w:rPrChange w:id="1540" w:author="Asad" w:date="2024-12-01T12:35:00Z">
              <w:rPr/>
            </w:rPrChange>
          </w:rPr>
          <w:lastRenderedPageBreak/>
          <w:t>Web Resources</w:t>
        </w:r>
      </w:ins>
    </w:p>
    <w:p w14:paraId="69745E45" w14:textId="41D7CCFD" w:rsidR="001E133D" w:rsidRDefault="001E133D">
      <w:pPr>
        <w:jc w:val="both"/>
        <w:rPr>
          <w:ins w:id="1541" w:author="Asad" w:date="2024-12-01T12:37:00Z"/>
        </w:rPr>
        <w:pPrChange w:id="1542" w:author="Asad" w:date="2024-12-01T14:18:00Z">
          <w:pPr/>
        </w:pPrChange>
      </w:pPr>
      <w:ins w:id="1543" w:author="Asad" w:date="2024-12-01T12:33:00Z">
        <w:r w:rsidRPr="001E133D">
          <w:t xml:space="preserve">University Admission Portals </w:t>
        </w:r>
      </w:ins>
      <w:ins w:id="1544" w:author="Asad Shah" w:date="2025-01-08T20:17:00Z">
        <w:r w:rsidR="006702B2">
          <w:t>of</w:t>
        </w:r>
      </w:ins>
      <w:ins w:id="1545" w:author="Asad" w:date="2024-12-01T12:33:00Z">
        <w:del w:id="1546" w:author="Asad Shah" w:date="2025-01-08T20:17:00Z">
          <w:r w:rsidRPr="001E133D" w:rsidDel="006702B2">
            <w:delText>for</w:delText>
          </w:r>
        </w:del>
        <w:r w:rsidRPr="001E133D">
          <w:t xml:space="preserve"> Pakistan</w:t>
        </w:r>
      </w:ins>
      <w:ins w:id="1547" w:author="Asad" w:date="2024-12-01T12:37:00Z">
        <w:r>
          <w:t xml:space="preserve"> for</w:t>
        </w:r>
      </w:ins>
      <w:ins w:id="1548" w:author="Asad" w:date="2024-12-01T12:33:00Z">
        <w:r w:rsidRPr="001E133D">
          <w:t xml:space="preserve"> </w:t>
        </w:r>
      </w:ins>
      <w:ins w:id="1549" w:author="Asad" w:date="2024-12-01T12:37:00Z">
        <w:r>
          <w:t>l</w:t>
        </w:r>
      </w:ins>
      <w:ins w:id="1550" w:author="Asad" w:date="2024-12-01T12:33:00Z">
        <w:r w:rsidRPr="001E133D">
          <w:t>inks provided in the respective recommendations.</w:t>
        </w:r>
      </w:ins>
    </w:p>
    <w:p w14:paraId="3C0BBC2E" w14:textId="77777777" w:rsidR="001E133D" w:rsidRPr="001E133D" w:rsidRDefault="001E133D">
      <w:pPr>
        <w:jc w:val="both"/>
        <w:rPr>
          <w:ins w:id="1551" w:author="Asad" w:date="2024-12-01T12:33:00Z"/>
        </w:rPr>
        <w:pPrChange w:id="1552" w:author="Asad" w:date="2024-12-01T14:18:00Z">
          <w:pPr>
            <w:pStyle w:val="ListParagraph"/>
            <w:numPr>
              <w:numId w:val="2"/>
            </w:numPr>
            <w:spacing w:before="100" w:beforeAutospacing="1" w:after="100" w:afterAutospacing="1" w:line="240" w:lineRule="auto"/>
            <w:ind w:left="360" w:hanging="360"/>
          </w:pPr>
        </w:pPrChange>
      </w:pPr>
    </w:p>
    <w:p w14:paraId="30517EEB" w14:textId="77777777" w:rsidR="001E133D" w:rsidRPr="001E133D" w:rsidRDefault="001E133D">
      <w:pPr>
        <w:jc w:val="both"/>
        <w:rPr>
          <w:ins w:id="1553" w:author="Asad" w:date="2024-12-01T12:33:00Z"/>
          <w:b/>
          <w:bCs/>
          <w:rPrChange w:id="1554" w:author="Asad" w:date="2024-12-01T12:35:00Z">
            <w:rPr>
              <w:ins w:id="1555" w:author="Asad" w:date="2024-12-01T12:33:00Z"/>
            </w:rPr>
          </w:rPrChange>
        </w:rPr>
        <w:pPrChange w:id="1556" w:author="Asad" w:date="2024-12-01T14:18:00Z">
          <w:pPr>
            <w:pStyle w:val="ListParagraph"/>
            <w:numPr>
              <w:numId w:val="2"/>
            </w:numPr>
            <w:spacing w:before="100" w:beforeAutospacing="1" w:after="100" w:afterAutospacing="1" w:line="240" w:lineRule="auto"/>
            <w:ind w:left="360" w:hanging="360"/>
          </w:pPr>
        </w:pPrChange>
      </w:pPr>
      <w:ins w:id="1557" w:author="Asad" w:date="2024-12-01T12:33:00Z">
        <w:r w:rsidRPr="001E133D">
          <w:rPr>
            <w:b/>
            <w:bCs/>
            <w:rPrChange w:id="1558" w:author="Asad" w:date="2024-12-01T12:35:00Z">
              <w:rPr/>
            </w:rPrChange>
          </w:rPr>
          <w:t>Acknowledgments</w:t>
        </w:r>
      </w:ins>
    </w:p>
    <w:p w14:paraId="417ECEE5" w14:textId="25A9B665" w:rsidR="001E133D" w:rsidRPr="001E133D" w:rsidRDefault="001E133D">
      <w:pPr>
        <w:pStyle w:val="ListParagraph"/>
        <w:numPr>
          <w:ilvl w:val="0"/>
          <w:numId w:val="16"/>
        </w:numPr>
        <w:spacing w:line="360" w:lineRule="auto"/>
        <w:jc w:val="both"/>
        <w:rPr>
          <w:ins w:id="1559" w:author="Asad" w:date="2024-12-01T12:33:00Z"/>
        </w:rPr>
        <w:pPrChange w:id="1560" w:author="Asad" w:date="2024-12-01T14:18:00Z">
          <w:pPr>
            <w:pStyle w:val="ListParagraph"/>
            <w:numPr>
              <w:numId w:val="2"/>
            </w:numPr>
            <w:spacing w:before="100" w:beforeAutospacing="1" w:after="100" w:afterAutospacing="1" w:line="240" w:lineRule="auto"/>
            <w:ind w:left="360" w:hanging="360"/>
          </w:pPr>
        </w:pPrChange>
      </w:pPr>
      <w:ins w:id="1561" w:author="Asad" w:date="2024-12-01T12:33:00Z">
        <w:r w:rsidRPr="001E133D">
          <w:t>Department of Computer Science, HITEC University Taxila</w:t>
        </w:r>
      </w:ins>
      <w:ins w:id="1562" w:author="Asad" w:date="2024-12-01T12:37:00Z">
        <w:r>
          <w:t xml:space="preserve"> </w:t>
        </w:r>
      </w:ins>
      <w:ins w:id="1563" w:author="Asad" w:date="2024-12-01T12:33:00Z">
        <w:r w:rsidRPr="001E133D">
          <w:t>for providing academic guidance and formatting standards.</w:t>
        </w:r>
      </w:ins>
    </w:p>
    <w:p w14:paraId="38D3F2A5" w14:textId="0A63AF3D" w:rsidR="001E133D" w:rsidRPr="001E133D" w:rsidRDefault="001E133D">
      <w:pPr>
        <w:pStyle w:val="ListParagraph"/>
        <w:numPr>
          <w:ilvl w:val="0"/>
          <w:numId w:val="16"/>
        </w:numPr>
        <w:spacing w:line="360" w:lineRule="auto"/>
        <w:jc w:val="both"/>
        <w:rPr>
          <w:ins w:id="1564" w:author="Asad" w:date="2024-12-01T12:33:00Z"/>
        </w:rPr>
        <w:pPrChange w:id="1565" w:author="Asad" w:date="2024-12-01T14:18:00Z">
          <w:pPr>
            <w:pStyle w:val="ListParagraph"/>
            <w:numPr>
              <w:numId w:val="2"/>
            </w:numPr>
            <w:spacing w:before="100" w:beforeAutospacing="1" w:after="100" w:afterAutospacing="1" w:line="240" w:lineRule="auto"/>
            <w:ind w:left="360" w:hanging="360"/>
          </w:pPr>
        </w:pPrChange>
      </w:pPr>
      <w:ins w:id="1566" w:author="Asad" w:date="2024-12-01T12:33:00Z">
        <w:r w:rsidRPr="001E133D">
          <w:t>Instructor and TA</w:t>
        </w:r>
      </w:ins>
      <w:ins w:id="1567" w:author="Asad" w:date="2024-12-01T12:38:00Z">
        <w:r>
          <w:t xml:space="preserve"> f</w:t>
        </w:r>
      </w:ins>
      <w:ins w:id="1568" w:author="Asad" w:date="2024-12-01T12:33:00Z">
        <w:r w:rsidRPr="001E133D">
          <w:t>or continuous support and feedback during the documentation process.</w:t>
        </w:r>
      </w:ins>
    </w:p>
    <w:p w14:paraId="36107A69" w14:textId="77777777" w:rsidR="001E133D" w:rsidRPr="001E133D" w:rsidRDefault="001E133D">
      <w:pPr>
        <w:pStyle w:val="ListParagraph"/>
        <w:numPr>
          <w:ilvl w:val="0"/>
          <w:numId w:val="16"/>
        </w:numPr>
        <w:spacing w:line="360" w:lineRule="auto"/>
        <w:jc w:val="both"/>
        <w:rPr>
          <w:ins w:id="1569" w:author="Asad" w:date="2024-12-01T12:33:00Z"/>
        </w:rPr>
        <w:pPrChange w:id="1570" w:author="Asad" w:date="2024-12-01T14:18:00Z">
          <w:pPr>
            <w:pStyle w:val="ListParagraph"/>
            <w:numPr>
              <w:numId w:val="2"/>
            </w:numPr>
            <w:spacing w:before="100" w:beforeAutospacing="1" w:after="100" w:afterAutospacing="1" w:line="240" w:lineRule="auto"/>
            <w:ind w:left="360" w:hanging="360"/>
          </w:pPr>
        </w:pPrChange>
      </w:pPr>
      <w:ins w:id="1571" w:author="Asad" w:date="2024-12-01T12:33:00Z">
        <w:r w:rsidRPr="001E133D">
          <w:t>Data providers and contributors for sharing valuable datasets used in trend analysis and recommendation systems.</w:t>
        </w:r>
      </w:ins>
    </w:p>
    <w:p w14:paraId="7F26626E" w14:textId="11D57241" w:rsidR="003C702F" w:rsidRPr="000E057A" w:rsidRDefault="00D678BE" w:rsidP="003C702F">
      <w:pPr>
        <w:pStyle w:val="Heading1"/>
        <w:numPr>
          <w:ilvl w:val="0"/>
          <w:numId w:val="2"/>
        </w:numPr>
        <w:shd w:val="clear" w:color="auto" w:fill="595959" w:themeFill="text1" w:themeFillTint="A6"/>
        <w:jc w:val="center"/>
        <w:rPr>
          <w:ins w:id="1572" w:author="Asad" w:date="2024-12-01T12:39:00Z"/>
          <w:color w:val="FFFFFF" w:themeColor="background1"/>
          <w:sz w:val="36"/>
          <w:szCs w:val="36"/>
        </w:rPr>
      </w:pPr>
      <w:bookmarkStart w:id="1573" w:name="_Toc187627444"/>
      <w:ins w:id="1574" w:author="Asad" w:date="2024-12-01T12:39:00Z">
        <w:r>
          <w:rPr>
            <w:color w:val="FFFFFF" w:themeColor="background1"/>
            <w:sz w:val="36"/>
            <w:szCs w:val="36"/>
          </w:rPr>
          <w:t>Overall Description</w:t>
        </w:r>
        <w:bookmarkEnd w:id="1573"/>
      </w:ins>
    </w:p>
    <w:p w14:paraId="307AA49F" w14:textId="448CE834" w:rsidR="001E133D" w:rsidRDefault="001E133D" w:rsidP="001E133D">
      <w:pPr>
        <w:rPr>
          <w:ins w:id="1575" w:author="Asad" w:date="2024-12-01T12:39:00Z"/>
        </w:rPr>
      </w:pPr>
    </w:p>
    <w:p w14:paraId="6CB4DC65" w14:textId="3BCE635C" w:rsidR="00D678BE" w:rsidRDefault="00D678BE" w:rsidP="00D678BE">
      <w:pPr>
        <w:pStyle w:val="Heading2"/>
        <w:rPr>
          <w:ins w:id="1576" w:author="Asad" w:date="2024-12-01T14:17:00Z"/>
        </w:rPr>
      </w:pPr>
      <w:bookmarkStart w:id="1577" w:name="_Toc187627445"/>
      <w:ins w:id="1578" w:author="Asad" w:date="2024-12-01T12:39:00Z">
        <w:r>
          <w:t>2.</w:t>
        </w:r>
      </w:ins>
      <w:ins w:id="1579" w:author="Asad" w:date="2024-12-01T12:40:00Z">
        <w:r>
          <w:t xml:space="preserve">1 </w:t>
        </w:r>
      </w:ins>
      <w:ins w:id="1580" w:author="Asad" w:date="2024-12-01T12:39:00Z">
        <w:r>
          <w:t>Project Overview</w:t>
        </w:r>
      </w:ins>
      <w:bookmarkEnd w:id="1577"/>
    </w:p>
    <w:p w14:paraId="4F210D3A" w14:textId="38B97F88" w:rsidR="00857CB6" w:rsidRPr="00857CB6" w:rsidRDefault="00857CB6">
      <w:pPr>
        <w:spacing w:before="100" w:beforeAutospacing="1" w:after="100" w:afterAutospacing="1" w:line="360" w:lineRule="auto"/>
        <w:jc w:val="both"/>
        <w:rPr>
          <w:ins w:id="1581" w:author="Asad" w:date="2024-12-01T14:17:00Z"/>
          <w:rFonts w:eastAsia="Times New Roman" w:cs="Times New Roman"/>
          <w:color w:val="auto"/>
          <w:szCs w:val="24"/>
        </w:rPr>
        <w:pPrChange w:id="1582" w:author="Asad" w:date="2024-12-02T18:03:00Z">
          <w:pPr>
            <w:spacing w:before="100" w:beforeAutospacing="1" w:after="100" w:afterAutospacing="1" w:line="240" w:lineRule="auto"/>
          </w:pPr>
        </w:pPrChange>
      </w:pPr>
      <w:ins w:id="1583" w:author="Asad" w:date="2024-12-01T14:17:00Z">
        <w:r w:rsidRPr="00857CB6">
          <w:rPr>
            <w:rFonts w:eastAsia="Times New Roman" w:cs="Times New Roman"/>
            <w:color w:val="auto"/>
            <w:szCs w:val="24"/>
          </w:rPr>
          <w:t>The Counseling Platform for Students in Pakistan is a self-contained, web-based application designed to address the challenges students face after completing their 12th grade. It is a new initiative aimed at providing personalized field and university recommendations based on academic performance, interests and current field trends. Unlike traditional career counseling systems which often rely on manual processes or generic advice, this platform leverages data-driven insights and visualizations to make informed, personalized recommendations.</w:t>
        </w:r>
      </w:ins>
    </w:p>
    <w:p w14:paraId="4205434F" w14:textId="4C9E1288" w:rsidR="00857CB6" w:rsidRPr="00857CB6" w:rsidRDefault="00857CB6">
      <w:pPr>
        <w:spacing w:before="100" w:beforeAutospacing="1" w:after="100" w:afterAutospacing="1" w:line="360" w:lineRule="auto"/>
        <w:jc w:val="both"/>
        <w:rPr>
          <w:ins w:id="1584" w:author="Asad" w:date="2024-12-01T14:17:00Z"/>
          <w:rFonts w:eastAsia="Times New Roman" w:cs="Times New Roman"/>
          <w:color w:val="auto"/>
          <w:szCs w:val="24"/>
        </w:rPr>
        <w:pPrChange w:id="1585" w:author="Asad" w:date="2024-12-02T18:03:00Z">
          <w:pPr>
            <w:spacing w:before="100" w:beforeAutospacing="1" w:after="100" w:afterAutospacing="1" w:line="240" w:lineRule="auto"/>
          </w:pPr>
        </w:pPrChange>
      </w:pPr>
      <w:ins w:id="1586" w:author="Asad" w:date="2024-12-01T14:17:00Z">
        <w:r w:rsidRPr="00857CB6">
          <w:rPr>
            <w:rFonts w:eastAsia="Times New Roman" w:cs="Times New Roman"/>
            <w:color w:val="auto"/>
            <w:szCs w:val="24"/>
          </w:rPr>
          <w:t>The platform integrates multiple subsystems including user data collection, field recommendation algorithms, university matching and trend analysis dashboards. It interacts with external data sources such as historical university merit aggregates (2018–2024) and global field demand statistics ensuring relevance and accuracy. The system also interfaces with university admission portals to provide students with application links and deadlines making the admission process more accessible.</w:t>
        </w:r>
      </w:ins>
    </w:p>
    <w:p w14:paraId="5EF41459" w14:textId="77777777" w:rsidR="00857CB6" w:rsidRPr="00857CB6" w:rsidRDefault="00857CB6">
      <w:pPr>
        <w:spacing w:before="100" w:beforeAutospacing="1" w:after="100" w:afterAutospacing="1" w:line="240" w:lineRule="auto"/>
        <w:jc w:val="both"/>
        <w:rPr>
          <w:ins w:id="1587" w:author="Asad" w:date="2024-12-01T14:17:00Z"/>
          <w:rFonts w:eastAsia="Times New Roman" w:cs="Times New Roman"/>
          <w:color w:val="auto"/>
          <w:szCs w:val="24"/>
        </w:rPr>
        <w:pPrChange w:id="1588" w:author="Asad" w:date="2024-12-02T18:03:00Z">
          <w:pPr>
            <w:spacing w:before="100" w:beforeAutospacing="1" w:after="100" w:afterAutospacing="1" w:line="240" w:lineRule="auto"/>
          </w:pPr>
        </w:pPrChange>
      </w:pPr>
      <w:ins w:id="1589" w:author="Asad" w:date="2024-12-01T14:17:00Z">
        <w:r w:rsidRPr="00857CB6">
          <w:rPr>
            <w:rFonts w:eastAsia="Times New Roman" w:cs="Times New Roman"/>
            <w:color w:val="auto"/>
            <w:szCs w:val="24"/>
          </w:rPr>
          <w:t>The platform operates in the following context:</w:t>
        </w:r>
      </w:ins>
    </w:p>
    <w:p w14:paraId="54BD94B0" w14:textId="77777777" w:rsidR="00857CB6" w:rsidRPr="00857CB6" w:rsidRDefault="00857CB6">
      <w:pPr>
        <w:pStyle w:val="ListParagraph"/>
        <w:numPr>
          <w:ilvl w:val="0"/>
          <w:numId w:val="18"/>
        </w:numPr>
        <w:spacing w:before="100" w:beforeAutospacing="1" w:after="100" w:afterAutospacing="1" w:line="360" w:lineRule="auto"/>
        <w:jc w:val="both"/>
        <w:rPr>
          <w:ins w:id="1590" w:author="Asad" w:date="2024-12-01T14:17:00Z"/>
          <w:rFonts w:eastAsia="Times New Roman" w:cs="Times New Roman"/>
          <w:color w:val="auto"/>
          <w:szCs w:val="24"/>
          <w:rPrChange w:id="1591" w:author="Asad" w:date="2024-12-01T14:19:00Z">
            <w:rPr>
              <w:ins w:id="1592" w:author="Asad" w:date="2024-12-01T14:17:00Z"/>
            </w:rPr>
          </w:rPrChange>
        </w:rPr>
        <w:pPrChange w:id="1593" w:author="Asad" w:date="2024-12-02T18:03:00Z">
          <w:pPr>
            <w:spacing w:before="100" w:beforeAutospacing="1" w:after="100" w:afterAutospacing="1" w:line="240" w:lineRule="auto"/>
          </w:pPr>
        </w:pPrChange>
      </w:pPr>
      <w:ins w:id="1594" w:author="Asad" w:date="2024-12-01T14:17:00Z">
        <w:r w:rsidRPr="009C3E98">
          <w:rPr>
            <w:rFonts w:eastAsia="Times New Roman" w:cs="Times New Roman"/>
            <w:b/>
            <w:bCs/>
            <w:color w:val="auto"/>
            <w:szCs w:val="24"/>
            <w:rPrChange w:id="1595" w:author="Asad" w:date="2024-12-01T14:19:00Z">
              <w:rPr/>
            </w:rPrChange>
          </w:rPr>
          <w:t>Input</w:t>
        </w:r>
        <w:r w:rsidRPr="00857CB6">
          <w:rPr>
            <w:rFonts w:eastAsia="Times New Roman" w:cs="Times New Roman"/>
            <w:color w:val="auto"/>
            <w:szCs w:val="24"/>
            <w:rPrChange w:id="1596" w:author="Asad" w:date="2024-12-01T14:19:00Z">
              <w:rPr/>
            </w:rPrChange>
          </w:rPr>
          <w:t>: Student data (academic scores, study streams, interests) and external datasets (field trends, admission criteria).</w:t>
        </w:r>
      </w:ins>
    </w:p>
    <w:p w14:paraId="07FE1588" w14:textId="1144C19F" w:rsidR="00857CB6" w:rsidRPr="00857CB6" w:rsidRDefault="00857CB6">
      <w:pPr>
        <w:pStyle w:val="ListParagraph"/>
        <w:numPr>
          <w:ilvl w:val="0"/>
          <w:numId w:val="18"/>
        </w:numPr>
        <w:spacing w:before="100" w:beforeAutospacing="1" w:after="100" w:afterAutospacing="1" w:line="360" w:lineRule="auto"/>
        <w:jc w:val="both"/>
        <w:rPr>
          <w:ins w:id="1597" w:author="Asad" w:date="2024-12-01T14:17:00Z"/>
          <w:rFonts w:eastAsia="Times New Roman" w:cs="Times New Roman"/>
          <w:color w:val="auto"/>
          <w:szCs w:val="24"/>
          <w:rPrChange w:id="1598" w:author="Asad" w:date="2024-12-01T14:19:00Z">
            <w:rPr>
              <w:ins w:id="1599" w:author="Asad" w:date="2024-12-01T14:17:00Z"/>
            </w:rPr>
          </w:rPrChange>
        </w:rPr>
        <w:pPrChange w:id="1600" w:author="Asad" w:date="2024-12-02T18:03:00Z">
          <w:pPr>
            <w:spacing w:before="100" w:beforeAutospacing="1" w:after="100" w:afterAutospacing="1" w:line="240" w:lineRule="auto"/>
          </w:pPr>
        </w:pPrChange>
      </w:pPr>
      <w:ins w:id="1601" w:author="Asad" w:date="2024-12-01T14:17:00Z">
        <w:r w:rsidRPr="009C3E98">
          <w:rPr>
            <w:rFonts w:eastAsia="Times New Roman" w:cs="Times New Roman"/>
            <w:b/>
            <w:bCs/>
            <w:color w:val="auto"/>
            <w:szCs w:val="24"/>
            <w:rPrChange w:id="1602" w:author="Asad" w:date="2024-12-01T14:19:00Z">
              <w:rPr/>
            </w:rPrChange>
          </w:rPr>
          <w:lastRenderedPageBreak/>
          <w:t>Processing</w:t>
        </w:r>
        <w:r w:rsidRPr="00857CB6">
          <w:rPr>
            <w:rFonts w:eastAsia="Times New Roman" w:cs="Times New Roman"/>
            <w:color w:val="auto"/>
            <w:szCs w:val="24"/>
            <w:rPrChange w:id="1603" w:author="Asad" w:date="2024-12-01T14:19:00Z">
              <w:rPr/>
            </w:rPrChange>
          </w:rPr>
          <w:t>: Aggregate calculation, field matching, trend visualization and recommendation generation.</w:t>
        </w:r>
      </w:ins>
    </w:p>
    <w:p w14:paraId="398CC3F8" w14:textId="73A61554" w:rsidR="00857CB6" w:rsidRDefault="00857CB6">
      <w:pPr>
        <w:pStyle w:val="ListParagraph"/>
        <w:numPr>
          <w:ilvl w:val="0"/>
          <w:numId w:val="18"/>
        </w:numPr>
        <w:spacing w:before="100" w:beforeAutospacing="1" w:after="100" w:afterAutospacing="1" w:line="360" w:lineRule="auto"/>
        <w:jc w:val="both"/>
        <w:rPr>
          <w:ins w:id="1604" w:author="Asad" w:date="2024-12-01T14:43:00Z"/>
          <w:rFonts w:eastAsia="Times New Roman" w:cs="Times New Roman"/>
          <w:color w:val="auto"/>
          <w:szCs w:val="24"/>
        </w:rPr>
        <w:pPrChange w:id="1605" w:author="Asad" w:date="2024-12-02T18:03:00Z">
          <w:pPr>
            <w:pStyle w:val="ListParagraph"/>
            <w:numPr>
              <w:numId w:val="18"/>
            </w:numPr>
            <w:spacing w:before="100" w:beforeAutospacing="1" w:after="100" w:afterAutospacing="1" w:line="360" w:lineRule="auto"/>
            <w:ind w:hanging="360"/>
          </w:pPr>
        </w:pPrChange>
      </w:pPr>
      <w:ins w:id="1606" w:author="Asad" w:date="2024-12-01T14:17:00Z">
        <w:r w:rsidRPr="009C3E98">
          <w:rPr>
            <w:rFonts w:eastAsia="Times New Roman" w:cs="Times New Roman"/>
            <w:b/>
            <w:bCs/>
            <w:color w:val="auto"/>
            <w:szCs w:val="24"/>
            <w:rPrChange w:id="1607" w:author="Asad" w:date="2024-12-01T14:19:00Z">
              <w:rPr/>
            </w:rPrChange>
          </w:rPr>
          <w:t>Output</w:t>
        </w:r>
        <w:r w:rsidRPr="00857CB6">
          <w:rPr>
            <w:rFonts w:eastAsia="Times New Roman" w:cs="Times New Roman"/>
            <w:color w:val="auto"/>
            <w:szCs w:val="24"/>
            <w:rPrChange w:id="1608" w:author="Asad" w:date="2024-12-01T14:19:00Z">
              <w:rPr/>
            </w:rPrChange>
          </w:rPr>
          <w:t>: Personalized field and university recommendations, trend insights and comparison visualizations.</w:t>
        </w:r>
      </w:ins>
    </w:p>
    <w:p w14:paraId="458D2283" w14:textId="5271E41D" w:rsidR="00EF503D" w:rsidDel="005E1DFA" w:rsidRDefault="00EF503D" w:rsidP="00EF503D">
      <w:pPr>
        <w:pStyle w:val="ListParagraph"/>
        <w:spacing w:before="100" w:beforeAutospacing="1" w:after="100" w:afterAutospacing="1" w:line="360" w:lineRule="auto"/>
        <w:rPr>
          <w:ins w:id="1609" w:author="Asad" w:date="2024-12-01T14:44:00Z"/>
          <w:del w:id="1610" w:author="Asad Shah" w:date="2025-01-03T18:00:00Z"/>
          <w:rFonts w:eastAsia="Times New Roman" w:cs="Times New Roman"/>
          <w:b/>
          <w:bCs/>
          <w:color w:val="auto"/>
          <w:szCs w:val="24"/>
        </w:rPr>
      </w:pPr>
    </w:p>
    <w:p w14:paraId="55A0F4BF" w14:textId="77777777" w:rsidR="005E1DFA" w:rsidRDefault="00EF503D">
      <w:pPr>
        <w:keepNext/>
        <w:spacing w:before="100" w:beforeAutospacing="1" w:after="100" w:afterAutospacing="1" w:line="360" w:lineRule="auto"/>
        <w:rPr>
          <w:ins w:id="1611" w:author="Asad Shah" w:date="2025-01-03T18:01:00Z"/>
        </w:rPr>
        <w:pPrChange w:id="1612" w:author="Asad Shah" w:date="2025-01-03T18:01:00Z">
          <w:pPr>
            <w:spacing w:before="100" w:beforeAutospacing="1" w:after="100" w:afterAutospacing="1" w:line="360" w:lineRule="auto"/>
          </w:pPr>
        </w:pPrChange>
      </w:pPr>
      <w:ins w:id="1613" w:author="Asad" w:date="2024-12-01T14:47:00Z">
        <w:r>
          <w:rPr>
            <w:noProof/>
          </w:rPr>
          <w:drawing>
            <wp:inline distT="0" distB="0" distL="0" distR="0" wp14:anchorId="5F2911B4" wp14:editId="53575967">
              <wp:extent cx="6242050" cy="3668217"/>
              <wp:effectExtent l="0" t="0" r="635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2">
                        <a:extLst>
                          <a:ext uri="{28A0092B-C50C-407E-A947-70E740481C1C}">
                            <a14:useLocalDpi xmlns:a14="http://schemas.microsoft.com/office/drawing/2010/main" val="0"/>
                          </a:ext>
                        </a:extLst>
                      </a:blip>
                      <a:srcRect l="2074" r="2116" b="5817"/>
                      <a:stretch/>
                    </pic:blipFill>
                    <pic:spPr bwMode="auto">
                      <a:xfrm>
                        <a:off x="0" y="0"/>
                        <a:ext cx="6271945" cy="3685785"/>
                      </a:xfrm>
                      <a:prstGeom prst="rect">
                        <a:avLst/>
                      </a:prstGeom>
                      <a:ln>
                        <a:noFill/>
                      </a:ln>
                      <a:extLst>
                        <a:ext uri="{53640926-AAD7-44D8-BBD7-CCE9431645EC}">
                          <a14:shadowObscured xmlns:a14="http://schemas.microsoft.com/office/drawing/2010/main"/>
                        </a:ext>
                      </a:extLst>
                    </pic:spPr>
                  </pic:pic>
                </a:graphicData>
              </a:graphic>
            </wp:inline>
          </w:drawing>
        </w:r>
      </w:ins>
    </w:p>
    <w:p w14:paraId="76491548" w14:textId="0E3F0148" w:rsidR="00EF503D" w:rsidRPr="005E1DFA" w:rsidRDefault="005E1DFA">
      <w:pPr>
        <w:pStyle w:val="Caption"/>
        <w:jc w:val="center"/>
        <w:rPr>
          <w:ins w:id="1614" w:author="Asad" w:date="2024-12-01T14:17:00Z"/>
          <w:rFonts w:eastAsia="Times New Roman" w:cs="Times New Roman"/>
          <w:color w:val="auto"/>
          <w:sz w:val="28"/>
          <w:szCs w:val="28"/>
          <w:rPrChange w:id="1615" w:author="Asad Shah" w:date="2025-01-03T18:02:00Z">
            <w:rPr>
              <w:ins w:id="1616" w:author="Asad" w:date="2024-12-01T14:17:00Z"/>
            </w:rPr>
          </w:rPrChange>
        </w:rPr>
        <w:pPrChange w:id="1617" w:author="Asad Shah" w:date="2025-01-03T18:01:00Z">
          <w:pPr>
            <w:spacing w:before="100" w:beforeAutospacing="1" w:after="100" w:afterAutospacing="1" w:line="240" w:lineRule="auto"/>
          </w:pPr>
        </w:pPrChange>
      </w:pPr>
      <w:ins w:id="1618" w:author="Asad Shah" w:date="2025-01-03T18:01:00Z">
        <w:r w:rsidRPr="005E1DFA">
          <w:rPr>
            <w:sz w:val="22"/>
            <w:szCs w:val="22"/>
            <w:rPrChange w:id="1619" w:author="Asad Shah" w:date="2025-01-03T18:02:00Z">
              <w:rPr>
                <w:i/>
                <w:iCs/>
              </w:rPr>
            </w:rPrChange>
          </w:rPr>
          <w:t xml:space="preserve">Figure </w:t>
        </w:r>
        <w:r w:rsidRPr="005E1DFA">
          <w:rPr>
            <w:sz w:val="22"/>
            <w:szCs w:val="22"/>
            <w:rPrChange w:id="1620" w:author="Asad Shah" w:date="2025-01-03T18:02:00Z">
              <w:rPr>
                <w:i/>
                <w:iCs/>
              </w:rPr>
            </w:rPrChange>
          </w:rPr>
          <w:fldChar w:fldCharType="begin"/>
        </w:r>
        <w:r w:rsidRPr="005E1DFA">
          <w:rPr>
            <w:sz w:val="22"/>
            <w:szCs w:val="22"/>
            <w:rPrChange w:id="1621" w:author="Asad Shah" w:date="2025-01-03T18:02:00Z">
              <w:rPr>
                <w:i/>
                <w:iCs/>
              </w:rPr>
            </w:rPrChange>
          </w:rPr>
          <w:instrText xml:space="preserve"> SEQ Figure \* ARABIC </w:instrText>
        </w:r>
      </w:ins>
      <w:r w:rsidRPr="005E1DFA">
        <w:rPr>
          <w:sz w:val="22"/>
          <w:szCs w:val="22"/>
          <w:rPrChange w:id="1622" w:author="Asad Shah" w:date="2025-01-03T18:02:00Z">
            <w:rPr>
              <w:i/>
              <w:iCs/>
            </w:rPr>
          </w:rPrChange>
        </w:rPr>
        <w:fldChar w:fldCharType="separate"/>
      </w:r>
      <w:ins w:id="1623" w:author="Asad Shah" w:date="2025-01-04T19:32:00Z">
        <w:r w:rsidR="00BB3781">
          <w:rPr>
            <w:noProof/>
            <w:sz w:val="22"/>
            <w:szCs w:val="22"/>
          </w:rPr>
          <w:t>1</w:t>
        </w:r>
      </w:ins>
      <w:ins w:id="1624" w:author="Asad Shah" w:date="2025-01-03T18:01:00Z">
        <w:r w:rsidRPr="005E1DFA">
          <w:rPr>
            <w:sz w:val="22"/>
            <w:szCs w:val="22"/>
            <w:rPrChange w:id="1625" w:author="Asad Shah" w:date="2025-01-03T18:02:00Z">
              <w:rPr>
                <w:i/>
                <w:iCs/>
              </w:rPr>
            </w:rPrChange>
          </w:rPr>
          <w:fldChar w:fldCharType="end"/>
        </w:r>
      </w:ins>
    </w:p>
    <w:p w14:paraId="303324C5" w14:textId="69E8D213" w:rsidR="00857CB6" w:rsidRDefault="002804F8">
      <w:pPr>
        <w:rPr>
          <w:ins w:id="1626" w:author="Asad" w:date="2024-12-02T17:37:00Z"/>
          <w:rFonts w:eastAsiaTheme="majorEastAsia" w:cstheme="majorBidi"/>
          <w:b/>
          <w:color w:val="000000" w:themeColor="text1"/>
          <w:sz w:val="28"/>
          <w:szCs w:val="26"/>
        </w:rPr>
      </w:pPr>
      <w:ins w:id="1627" w:author="Asad" w:date="2024-12-02T17:31:00Z">
        <w:r>
          <w:rPr>
            <w:rFonts w:eastAsiaTheme="majorEastAsia" w:cstheme="majorBidi"/>
            <w:b/>
            <w:color w:val="000000" w:themeColor="text1"/>
            <w:sz w:val="28"/>
            <w:szCs w:val="26"/>
          </w:rPr>
          <w:t>2.2 Product Functionality</w:t>
        </w:r>
      </w:ins>
    </w:p>
    <w:p w14:paraId="4E7A831B" w14:textId="7ECB34E2" w:rsidR="002804F8" w:rsidRPr="002804F8" w:rsidRDefault="002804F8">
      <w:pPr>
        <w:pStyle w:val="ListParagraph"/>
        <w:numPr>
          <w:ilvl w:val="0"/>
          <w:numId w:val="19"/>
        </w:numPr>
        <w:spacing w:before="100" w:beforeAutospacing="1" w:after="100" w:afterAutospacing="1" w:line="360" w:lineRule="auto"/>
        <w:jc w:val="both"/>
        <w:rPr>
          <w:ins w:id="1628" w:author="Asad" w:date="2024-12-02T17:37:00Z"/>
          <w:rFonts w:eastAsia="Times New Roman" w:cs="Times New Roman"/>
          <w:color w:val="auto"/>
          <w:szCs w:val="24"/>
          <w:rPrChange w:id="1629" w:author="Asad" w:date="2024-12-02T17:37:00Z">
            <w:rPr>
              <w:ins w:id="1630" w:author="Asad" w:date="2024-12-02T17:37:00Z"/>
            </w:rPr>
          </w:rPrChange>
        </w:rPr>
        <w:pPrChange w:id="1631" w:author="Asad" w:date="2024-12-02T17:37:00Z">
          <w:pPr>
            <w:spacing w:before="100" w:beforeAutospacing="1" w:after="100" w:afterAutospacing="1" w:line="240" w:lineRule="auto"/>
          </w:pPr>
        </w:pPrChange>
      </w:pPr>
      <w:ins w:id="1632" w:author="Asad" w:date="2024-12-02T17:37:00Z">
        <w:r w:rsidRPr="002804F8">
          <w:rPr>
            <w:rFonts w:eastAsia="Times New Roman" w:cs="Times New Roman"/>
            <w:color w:val="auto"/>
            <w:szCs w:val="24"/>
            <w:rPrChange w:id="1633" w:author="Asad" w:date="2024-12-02T17:37:00Z">
              <w:rPr/>
            </w:rPrChange>
          </w:rPr>
          <w:t>Collects user academic details, study streams, and interests for personalized</w:t>
        </w:r>
        <w:r>
          <w:rPr>
            <w:rFonts w:eastAsia="Times New Roman" w:cs="Times New Roman"/>
            <w:color w:val="auto"/>
            <w:szCs w:val="24"/>
          </w:rPr>
          <w:t xml:space="preserve"> </w:t>
        </w:r>
        <w:r w:rsidRPr="002804F8">
          <w:rPr>
            <w:rFonts w:eastAsia="Times New Roman" w:cs="Times New Roman"/>
            <w:color w:val="auto"/>
            <w:szCs w:val="24"/>
            <w:rPrChange w:id="1634" w:author="Asad" w:date="2024-12-02T17:37:00Z">
              <w:rPr/>
            </w:rPrChange>
          </w:rPr>
          <w:t>recommendations.</w:t>
        </w:r>
      </w:ins>
    </w:p>
    <w:p w14:paraId="4D04772D" w14:textId="77777777" w:rsidR="002804F8" w:rsidRPr="002804F8" w:rsidRDefault="002804F8">
      <w:pPr>
        <w:pStyle w:val="ListParagraph"/>
        <w:numPr>
          <w:ilvl w:val="0"/>
          <w:numId w:val="19"/>
        </w:numPr>
        <w:spacing w:before="100" w:beforeAutospacing="1" w:after="100" w:afterAutospacing="1" w:line="360" w:lineRule="auto"/>
        <w:jc w:val="both"/>
        <w:rPr>
          <w:ins w:id="1635" w:author="Asad" w:date="2024-12-02T17:37:00Z"/>
          <w:rFonts w:eastAsia="Times New Roman" w:cs="Times New Roman"/>
          <w:color w:val="auto"/>
          <w:szCs w:val="24"/>
          <w:rPrChange w:id="1636" w:author="Asad" w:date="2024-12-02T17:37:00Z">
            <w:rPr>
              <w:ins w:id="1637" w:author="Asad" w:date="2024-12-02T17:37:00Z"/>
            </w:rPr>
          </w:rPrChange>
        </w:rPr>
        <w:pPrChange w:id="1638" w:author="Asad" w:date="2024-12-02T17:37:00Z">
          <w:pPr>
            <w:spacing w:before="100" w:beforeAutospacing="1" w:after="100" w:afterAutospacing="1" w:line="240" w:lineRule="auto"/>
          </w:pPr>
        </w:pPrChange>
      </w:pPr>
      <w:ins w:id="1639" w:author="Asad" w:date="2024-12-02T17:37:00Z">
        <w:r w:rsidRPr="002804F8">
          <w:rPr>
            <w:rFonts w:eastAsia="Times New Roman" w:cs="Times New Roman"/>
            <w:color w:val="auto"/>
            <w:szCs w:val="24"/>
            <w:rPrChange w:id="1640" w:author="Asad" w:date="2024-12-02T17:37:00Z">
              <w:rPr/>
            </w:rPrChange>
          </w:rPr>
          <w:t>Suggests suitable fields based on academic performance and preferences.</w:t>
        </w:r>
      </w:ins>
    </w:p>
    <w:p w14:paraId="3F5CE76B" w14:textId="77777777" w:rsidR="002804F8" w:rsidRPr="002804F8" w:rsidRDefault="002804F8">
      <w:pPr>
        <w:pStyle w:val="ListParagraph"/>
        <w:numPr>
          <w:ilvl w:val="0"/>
          <w:numId w:val="19"/>
        </w:numPr>
        <w:spacing w:before="100" w:beforeAutospacing="1" w:after="100" w:afterAutospacing="1" w:line="360" w:lineRule="auto"/>
        <w:jc w:val="both"/>
        <w:rPr>
          <w:ins w:id="1641" w:author="Asad" w:date="2024-12-02T17:37:00Z"/>
          <w:rFonts w:eastAsia="Times New Roman" w:cs="Times New Roman"/>
          <w:color w:val="auto"/>
          <w:szCs w:val="24"/>
          <w:rPrChange w:id="1642" w:author="Asad" w:date="2024-12-02T17:37:00Z">
            <w:rPr>
              <w:ins w:id="1643" w:author="Asad" w:date="2024-12-02T17:37:00Z"/>
            </w:rPr>
          </w:rPrChange>
        </w:rPr>
        <w:pPrChange w:id="1644" w:author="Asad" w:date="2024-12-02T17:37:00Z">
          <w:pPr>
            <w:spacing w:before="100" w:beforeAutospacing="1" w:after="100" w:afterAutospacing="1" w:line="240" w:lineRule="auto"/>
          </w:pPr>
        </w:pPrChange>
      </w:pPr>
      <w:ins w:id="1645" w:author="Asad" w:date="2024-12-02T17:37:00Z">
        <w:r w:rsidRPr="002804F8">
          <w:rPr>
            <w:rFonts w:eastAsia="Times New Roman" w:cs="Times New Roman"/>
            <w:color w:val="auto"/>
            <w:szCs w:val="24"/>
            <w:rPrChange w:id="1646" w:author="Asad" w:date="2024-12-02T17:37:00Z">
              <w:rPr/>
            </w:rPrChange>
          </w:rPr>
          <w:t>Recommends universities aligned with calculated aggregates and selected fields.</w:t>
        </w:r>
      </w:ins>
    </w:p>
    <w:p w14:paraId="6A26C730" w14:textId="77777777" w:rsidR="002804F8" w:rsidRPr="002804F8" w:rsidRDefault="002804F8">
      <w:pPr>
        <w:pStyle w:val="ListParagraph"/>
        <w:numPr>
          <w:ilvl w:val="0"/>
          <w:numId w:val="19"/>
        </w:numPr>
        <w:spacing w:before="100" w:beforeAutospacing="1" w:after="100" w:afterAutospacing="1" w:line="360" w:lineRule="auto"/>
        <w:jc w:val="both"/>
        <w:rPr>
          <w:ins w:id="1647" w:author="Asad" w:date="2024-12-02T17:37:00Z"/>
          <w:rFonts w:eastAsia="Times New Roman" w:cs="Times New Roman"/>
          <w:color w:val="auto"/>
          <w:szCs w:val="24"/>
          <w:rPrChange w:id="1648" w:author="Asad" w:date="2024-12-02T17:37:00Z">
            <w:rPr>
              <w:ins w:id="1649" w:author="Asad" w:date="2024-12-02T17:37:00Z"/>
            </w:rPr>
          </w:rPrChange>
        </w:rPr>
        <w:pPrChange w:id="1650" w:author="Asad" w:date="2024-12-02T17:37:00Z">
          <w:pPr>
            <w:spacing w:before="100" w:beforeAutospacing="1" w:after="100" w:afterAutospacing="1" w:line="240" w:lineRule="auto"/>
          </w:pPr>
        </w:pPrChange>
      </w:pPr>
      <w:ins w:id="1651" w:author="Asad" w:date="2024-12-02T17:37:00Z">
        <w:r w:rsidRPr="002804F8">
          <w:rPr>
            <w:rFonts w:eastAsia="Times New Roman" w:cs="Times New Roman"/>
            <w:color w:val="auto"/>
            <w:szCs w:val="24"/>
            <w:rPrChange w:id="1652" w:author="Asad" w:date="2024-12-02T17:37:00Z">
              <w:rPr/>
            </w:rPrChange>
          </w:rPr>
          <w:t>Displays field trends through visualizations based on historical data (2018–2024).</w:t>
        </w:r>
      </w:ins>
    </w:p>
    <w:p w14:paraId="6CB47C0A" w14:textId="54B8BE42" w:rsidR="002804F8" w:rsidRPr="002804F8" w:rsidRDefault="002804F8">
      <w:pPr>
        <w:pStyle w:val="ListParagraph"/>
        <w:numPr>
          <w:ilvl w:val="0"/>
          <w:numId w:val="19"/>
        </w:numPr>
        <w:spacing w:before="100" w:beforeAutospacing="1" w:after="100" w:afterAutospacing="1" w:line="360" w:lineRule="auto"/>
        <w:jc w:val="both"/>
        <w:rPr>
          <w:ins w:id="1653" w:author="Asad" w:date="2024-12-02T17:37:00Z"/>
          <w:rFonts w:eastAsia="Times New Roman" w:cs="Times New Roman"/>
          <w:color w:val="auto"/>
          <w:szCs w:val="24"/>
          <w:rPrChange w:id="1654" w:author="Asad" w:date="2024-12-02T17:37:00Z">
            <w:rPr>
              <w:ins w:id="1655" w:author="Asad" w:date="2024-12-02T17:37:00Z"/>
            </w:rPr>
          </w:rPrChange>
        </w:rPr>
        <w:pPrChange w:id="1656" w:author="Asad" w:date="2024-12-02T17:37:00Z">
          <w:pPr>
            <w:spacing w:before="100" w:beforeAutospacing="1" w:after="100" w:afterAutospacing="1" w:line="240" w:lineRule="auto"/>
          </w:pPr>
        </w:pPrChange>
      </w:pPr>
      <w:ins w:id="1657" w:author="Asad" w:date="2024-12-02T17:37:00Z">
        <w:r w:rsidRPr="002804F8">
          <w:rPr>
            <w:rFonts w:eastAsia="Times New Roman" w:cs="Times New Roman"/>
            <w:color w:val="auto"/>
            <w:szCs w:val="24"/>
            <w:rPrChange w:id="1658" w:author="Asad" w:date="2024-12-02T17:37:00Z">
              <w:rPr/>
            </w:rPrChange>
          </w:rPr>
          <w:t>Enables comparison of multiple fields regarding growth, demand and opportunities.</w:t>
        </w:r>
      </w:ins>
    </w:p>
    <w:p w14:paraId="63077248" w14:textId="77777777" w:rsidR="002804F8" w:rsidRPr="002804F8" w:rsidRDefault="002804F8">
      <w:pPr>
        <w:pStyle w:val="ListParagraph"/>
        <w:numPr>
          <w:ilvl w:val="0"/>
          <w:numId w:val="19"/>
        </w:numPr>
        <w:spacing w:before="100" w:beforeAutospacing="1" w:after="100" w:afterAutospacing="1" w:line="360" w:lineRule="auto"/>
        <w:jc w:val="both"/>
        <w:rPr>
          <w:ins w:id="1659" w:author="Asad" w:date="2024-12-02T17:37:00Z"/>
          <w:rFonts w:eastAsia="Times New Roman" w:cs="Times New Roman"/>
          <w:color w:val="auto"/>
          <w:szCs w:val="24"/>
          <w:rPrChange w:id="1660" w:author="Asad" w:date="2024-12-02T17:37:00Z">
            <w:rPr>
              <w:ins w:id="1661" w:author="Asad" w:date="2024-12-02T17:37:00Z"/>
            </w:rPr>
          </w:rPrChange>
        </w:rPr>
        <w:pPrChange w:id="1662" w:author="Asad" w:date="2024-12-02T17:37:00Z">
          <w:pPr>
            <w:spacing w:before="100" w:beforeAutospacing="1" w:after="100" w:afterAutospacing="1" w:line="240" w:lineRule="auto"/>
          </w:pPr>
        </w:pPrChange>
      </w:pPr>
      <w:ins w:id="1663" w:author="Asad" w:date="2024-12-02T17:37:00Z">
        <w:r w:rsidRPr="002804F8">
          <w:rPr>
            <w:rFonts w:eastAsia="Times New Roman" w:cs="Times New Roman"/>
            <w:color w:val="auto"/>
            <w:szCs w:val="24"/>
            <w:rPrChange w:id="1664" w:author="Asad" w:date="2024-12-02T17:37:00Z">
              <w:rPr/>
            </w:rPrChange>
          </w:rPr>
          <w:t>Shows global demand for fields to explore international career prospects.</w:t>
        </w:r>
      </w:ins>
    </w:p>
    <w:p w14:paraId="2FB82EAA" w14:textId="77777777" w:rsidR="002804F8" w:rsidRPr="002804F8" w:rsidRDefault="002804F8">
      <w:pPr>
        <w:pStyle w:val="ListParagraph"/>
        <w:numPr>
          <w:ilvl w:val="0"/>
          <w:numId w:val="19"/>
        </w:numPr>
        <w:spacing w:before="100" w:beforeAutospacing="1" w:after="100" w:afterAutospacing="1" w:line="360" w:lineRule="auto"/>
        <w:jc w:val="both"/>
        <w:rPr>
          <w:ins w:id="1665" w:author="Asad" w:date="2024-12-02T17:37:00Z"/>
          <w:rFonts w:eastAsia="Times New Roman" w:cs="Times New Roman"/>
          <w:color w:val="auto"/>
          <w:szCs w:val="24"/>
          <w:rPrChange w:id="1666" w:author="Asad" w:date="2024-12-02T17:37:00Z">
            <w:rPr>
              <w:ins w:id="1667" w:author="Asad" w:date="2024-12-02T17:37:00Z"/>
            </w:rPr>
          </w:rPrChange>
        </w:rPr>
        <w:pPrChange w:id="1668" w:author="Asad" w:date="2024-12-02T17:37:00Z">
          <w:pPr>
            <w:spacing w:before="100" w:beforeAutospacing="1" w:after="100" w:afterAutospacing="1" w:line="240" w:lineRule="auto"/>
          </w:pPr>
        </w:pPrChange>
      </w:pPr>
      <w:ins w:id="1669" w:author="Asad" w:date="2024-12-02T17:37:00Z">
        <w:r w:rsidRPr="002804F8">
          <w:rPr>
            <w:rFonts w:eastAsia="Times New Roman" w:cs="Times New Roman"/>
            <w:color w:val="auto"/>
            <w:szCs w:val="24"/>
            <w:rPrChange w:id="1670" w:author="Asad" w:date="2024-12-02T17:37:00Z">
              <w:rPr/>
            </w:rPrChange>
          </w:rPr>
          <w:t>Provides an interactive dashboard for trend exploration and detailed insights.</w:t>
        </w:r>
      </w:ins>
    </w:p>
    <w:p w14:paraId="47E308EC" w14:textId="77777777" w:rsidR="002804F8" w:rsidRPr="002804F8" w:rsidRDefault="002804F8">
      <w:pPr>
        <w:pStyle w:val="ListParagraph"/>
        <w:numPr>
          <w:ilvl w:val="0"/>
          <w:numId w:val="19"/>
        </w:numPr>
        <w:spacing w:before="100" w:beforeAutospacing="1" w:after="100" w:afterAutospacing="1" w:line="360" w:lineRule="auto"/>
        <w:jc w:val="both"/>
        <w:rPr>
          <w:ins w:id="1671" w:author="Asad" w:date="2024-12-02T17:37:00Z"/>
          <w:rFonts w:eastAsia="Times New Roman" w:cs="Times New Roman"/>
          <w:color w:val="auto"/>
          <w:szCs w:val="24"/>
          <w:rPrChange w:id="1672" w:author="Asad" w:date="2024-12-02T17:37:00Z">
            <w:rPr>
              <w:ins w:id="1673" w:author="Asad" w:date="2024-12-02T17:37:00Z"/>
            </w:rPr>
          </w:rPrChange>
        </w:rPr>
        <w:pPrChange w:id="1674" w:author="Asad" w:date="2024-12-02T17:37:00Z">
          <w:pPr>
            <w:spacing w:before="100" w:beforeAutospacing="1" w:after="100" w:afterAutospacing="1" w:line="240" w:lineRule="auto"/>
          </w:pPr>
        </w:pPrChange>
      </w:pPr>
      <w:ins w:id="1675" w:author="Asad" w:date="2024-12-02T17:37:00Z">
        <w:r w:rsidRPr="002804F8">
          <w:rPr>
            <w:rFonts w:eastAsia="Times New Roman" w:cs="Times New Roman"/>
            <w:color w:val="auto"/>
            <w:szCs w:val="24"/>
            <w:rPrChange w:id="1676" w:author="Asad" w:date="2024-12-02T17:37:00Z">
              <w:rPr/>
            </w:rPrChange>
          </w:rPr>
          <w:t>Directs users to university admission portals with deadlines and guidance.</w:t>
        </w:r>
      </w:ins>
    </w:p>
    <w:p w14:paraId="23D022E2" w14:textId="23F26D40" w:rsidR="002804F8" w:rsidRDefault="007865A2" w:rsidP="007865A2">
      <w:pPr>
        <w:pStyle w:val="Heading2"/>
        <w:rPr>
          <w:ins w:id="1677" w:author="Asad" w:date="2024-12-02T17:43:00Z"/>
        </w:rPr>
      </w:pPr>
      <w:bookmarkStart w:id="1678" w:name="_Toc187627446"/>
      <w:ins w:id="1679" w:author="Asad" w:date="2024-12-02T17:43:00Z">
        <w:r>
          <w:lastRenderedPageBreak/>
          <w:t>2.3 Design and Implementation Constraints</w:t>
        </w:r>
        <w:bookmarkEnd w:id="1678"/>
      </w:ins>
    </w:p>
    <w:p w14:paraId="1729FB43" w14:textId="77777777" w:rsidR="007865A2" w:rsidRPr="007865A2" w:rsidRDefault="007865A2" w:rsidP="007865A2">
      <w:pPr>
        <w:spacing w:before="100" w:beforeAutospacing="1" w:after="100" w:afterAutospacing="1" w:line="240" w:lineRule="auto"/>
        <w:rPr>
          <w:ins w:id="1680" w:author="Asad" w:date="2024-12-02T17:43:00Z"/>
          <w:rFonts w:eastAsia="Times New Roman" w:cs="Times New Roman"/>
          <w:color w:val="auto"/>
          <w:szCs w:val="24"/>
        </w:rPr>
      </w:pPr>
      <w:ins w:id="1681" w:author="Asad" w:date="2024-12-02T17:43:00Z">
        <w:r w:rsidRPr="007865A2">
          <w:rPr>
            <w:rFonts w:eastAsia="Times New Roman" w:cs="Times New Roman"/>
            <w:color w:val="auto"/>
            <w:szCs w:val="24"/>
          </w:rPr>
          <w:t>The following constraints will guide the design and implementation of the platform:</w:t>
        </w:r>
      </w:ins>
    </w:p>
    <w:p w14:paraId="4098FD00" w14:textId="631AA71C" w:rsidR="007865A2" w:rsidRPr="007865A2" w:rsidRDefault="007865A2">
      <w:pPr>
        <w:pStyle w:val="Heading3"/>
        <w:rPr>
          <w:ins w:id="1682" w:author="Asad" w:date="2024-12-02T17:43:00Z"/>
          <w:rFonts w:eastAsia="Times New Roman"/>
          <w:rPrChange w:id="1683" w:author="Asad" w:date="2024-12-02T17:43:00Z">
            <w:rPr>
              <w:ins w:id="1684" w:author="Asad" w:date="2024-12-02T17:43:00Z"/>
              <w:rFonts w:eastAsia="Times New Roman" w:cs="Times New Roman"/>
              <w:color w:val="auto"/>
              <w:szCs w:val="24"/>
            </w:rPr>
          </w:rPrChange>
        </w:rPr>
        <w:pPrChange w:id="1685" w:author="Asad" w:date="2024-12-02T17:44:00Z">
          <w:pPr>
            <w:spacing w:before="100" w:beforeAutospacing="1" w:after="100" w:afterAutospacing="1" w:line="240" w:lineRule="auto"/>
          </w:pPr>
        </w:pPrChange>
      </w:pPr>
      <w:bookmarkStart w:id="1686" w:name="_Toc187627447"/>
      <w:ins w:id="1687" w:author="Asad" w:date="2024-12-02T17:44:00Z">
        <w:r>
          <w:rPr>
            <w:rFonts w:eastAsia="Times New Roman"/>
          </w:rPr>
          <w:t xml:space="preserve">2.3.1 </w:t>
        </w:r>
      </w:ins>
      <w:ins w:id="1688" w:author="Asad" w:date="2024-12-02T17:43:00Z">
        <w:r w:rsidRPr="007865A2">
          <w:rPr>
            <w:rFonts w:eastAsia="Times New Roman"/>
            <w:rPrChange w:id="1689" w:author="Asad" w:date="2024-12-02T17:43:00Z">
              <w:rPr>
                <w:rFonts w:eastAsia="Times New Roman" w:cs="Times New Roman"/>
                <w:b/>
                <w:color w:val="auto"/>
              </w:rPr>
            </w:rPrChange>
          </w:rPr>
          <w:t>Hardware Limitations</w:t>
        </w:r>
        <w:bookmarkEnd w:id="1686"/>
      </w:ins>
    </w:p>
    <w:p w14:paraId="482EC3AA" w14:textId="77777777" w:rsidR="007865A2" w:rsidRPr="007865A2" w:rsidRDefault="007865A2">
      <w:pPr>
        <w:pStyle w:val="ListParagraph"/>
        <w:numPr>
          <w:ilvl w:val="0"/>
          <w:numId w:val="20"/>
        </w:numPr>
        <w:spacing w:before="100" w:beforeAutospacing="1" w:after="100" w:afterAutospacing="1" w:line="360" w:lineRule="auto"/>
        <w:jc w:val="both"/>
        <w:rPr>
          <w:ins w:id="1690" w:author="Asad" w:date="2024-12-02T17:43:00Z"/>
          <w:rFonts w:eastAsia="Times New Roman" w:cs="Times New Roman"/>
          <w:color w:val="auto"/>
          <w:szCs w:val="24"/>
          <w:rPrChange w:id="1691" w:author="Asad" w:date="2024-12-02T17:46:00Z">
            <w:rPr>
              <w:ins w:id="1692" w:author="Asad" w:date="2024-12-02T17:43:00Z"/>
            </w:rPr>
          </w:rPrChange>
        </w:rPr>
        <w:pPrChange w:id="1693" w:author="Asad" w:date="2024-12-02T18:03:00Z">
          <w:pPr>
            <w:spacing w:before="100" w:beforeAutospacing="1" w:after="100" w:afterAutospacing="1" w:line="240" w:lineRule="auto"/>
          </w:pPr>
        </w:pPrChange>
      </w:pPr>
      <w:ins w:id="1694" w:author="Asad" w:date="2024-12-02T17:43:00Z">
        <w:r w:rsidRPr="007865A2">
          <w:rPr>
            <w:rFonts w:eastAsia="Times New Roman" w:cs="Times New Roman"/>
            <w:color w:val="auto"/>
            <w:szCs w:val="24"/>
            <w:rPrChange w:id="1695" w:author="Asad" w:date="2024-12-02T17:46:00Z">
              <w:rPr/>
            </w:rPrChange>
          </w:rPr>
          <w:t>The platform must function efficiently on mid-range hardware configurations with limited memory and processing power.</w:t>
        </w:r>
      </w:ins>
    </w:p>
    <w:p w14:paraId="4515225B" w14:textId="77777777" w:rsidR="007865A2" w:rsidRPr="007865A2" w:rsidRDefault="007865A2">
      <w:pPr>
        <w:pStyle w:val="ListParagraph"/>
        <w:numPr>
          <w:ilvl w:val="0"/>
          <w:numId w:val="20"/>
        </w:numPr>
        <w:spacing w:before="100" w:beforeAutospacing="1" w:after="100" w:afterAutospacing="1" w:line="360" w:lineRule="auto"/>
        <w:jc w:val="both"/>
        <w:rPr>
          <w:ins w:id="1696" w:author="Asad" w:date="2024-12-02T17:43:00Z"/>
          <w:rFonts w:eastAsia="Times New Roman" w:cs="Times New Roman"/>
          <w:color w:val="auto"/>
          <w:szCs w:val="24"/>
          <w:rPrChange w:id="1697" w:author="Asad" w:date="2024-12-02T17:46:00Z">
            <w:rPr>
              <w:ins w:id="1698" w:author="Asad" w:date="2024-12-02T17:43:00Z"/>
            </w:rPr>
          </w:rPrChange>
        </w:rPr>
        <w:pPrChange w:id="1699" w:author="Asad" w:date="2024-12-02T18:03:00Z">
          <w:pPr>
            <w:spacing w:before="100" w:beforeAutospacing="1" w:after="100" w:afterAutospacing="1" w:line="240" w:lineRule="auto"/>
          </w:pPr>
        </w:pPrChange>
      </w:pPr>
      <w:ins w:id="1700" w:author="Asad" w:date="2024-12-02T17:43:00Z">
        <w:r w:rsidRPr="007865A2">
          <w:rPr>
            <w:rFonts w:eastAsia="Times New Roman" w:cs="Times New Roman"/>
            <w:color w:val="auto"/>
            <w:szCs w:val="24"/>
            <w:rPrChange w:id="1701" w:author="Asad" w:date="2024-12-02T17:46:00Z">
              <w:rPr/>
            </w:rPrChange>
          </w:rPr>
          <w:t>The server hosting the platform should support parallel processing to handle multiple users simultaneously.</w:t>
        </w:r>
      </w:ins>
    </w:p>
    <w:p w14:paraId="56D3CF7B" w14:textId="0B49FEEF" w:rsidR="007865A2" w:rsidRPr="007865A2" w:rsidRDefault="007865A2">
      <w:pPr>
        <w:pStyle w:val="Heading3"/>
        <w:rPr>
          <w:ins w:id="1702" w:author="Asad" w:date="2024-12-02T17:43:00Z"/>
          <w:rFonts w:eastAsia="Times New Roman"/>
        </w:rPr>
        <w:pPrChange w:id="1703" w:author="Asad" w:date="2024-12-02T17:44:00Z">
          <w:pPr>
            <w:spacing w:before="100" w:beforeAutospacing="1" w:after="100" w:afterAutospacing="1" w:line="240" w:lineRule="auto"/>
          </w:pPr>
        </w:pPrChange>
      </w:pPr>
      <w:bookmarkStart w:id="1704" w:name="_Toc187627448"/>
      <w:ins w:id="1705" w:author="Asad" w:date="2024-12-02T17:44:00Z">
        <w:r>
          <w:rPr>
            <w:rFonts w:eastAsia="Times New Roman"/>
          </w:rPr>
          <w:t xml:space="preserve">2.3.2 </w:t>
        </w:r>
      </w:ins>
      <w:ins w:id="1706" w:author="Asad" w:date="2024-12-02T17:43:00Z">
        <w:r w:rsidRPr="007865A2">
          <w:rPr>
            <w:rFonts w:eastAsia="Times New Roman"/>
          </w:rPr>
          <w:t>Technologies and Tools</w:t>
        </w:r>
        <w:bookmarkEnd w:id="1704"/>
      </w:ins>
    </w:p>
    <w:p w14:paraId="16CB7408" w14:textId="77777777" w:rsidR="007865A2" w:rsidRPr="007865A2" w:rsidRDefault="007865A2">
      <w:pPr>
        <w:pStyle w:val="ListParagraph"/>
        <w:numPr>
          <w:ilvl w:val="0"/>
          <w:numId w:val="21"/>
        </w:numPr>
        <w:spacing w:before="100" w:beforeAutospacing="1" w:after="100" w:afterAutospacing="1" w:line="360" w:lineRule="auto"/>
        <w:jc w:val="both"/>
        <w:rPr>
          <w:ins w:id="1707" w:author="Asad" w:date="2024-12-02T17:43:00Z"/>
          <w:rFonts w:eastAsia="Times New Roman" w:cs="Times New Roman"/>
          <w:color w:val="auto"/>
          <w:szCs w:val="24"/>
          <w:rPrChange w:id="1708" w:author="Asad" w:date="2024-12-02T17:46:00Z">
            <w:rPr>
              <w:ins w:id="1709" w:author="Asad" w:date="2024-12-02T17:43:00Z"/>
            </w:rPr>
          </w:rPrChange>
        </w:rPr>
        <w:pPrChange w:id="1710" w:author="Asad" w:date="2024-12-02T18:02:00Z">
          <w:pPr>
            <w:spacing w:before="100" w:beforeAutospacing="1" w:after="100" w:afterAutospacing="1" w:line="240" w:lineRule="auto"/>
          </w:pPr>
        </w:pPrChange>
      </w:pPr>
      <w:ins w:id="1711" w:author="Asad" w:date="2024-12-02T17:43:00Z">
        <w:r w:rsidRPr="007865A2">
          <w:rPr>
            <w:rFonts w:eastAsia="Times New Roman" w:cs="Times New Roman"/>
            <w:color w:val="auto"/>
            <w:szCs w:val="24"/>
            <w:rPrChange w:id="1712" w:author="Asad" w:date="2024-12-02T17:46:00Z">
              <w:rPr/>
            </w:rPrChange>
          </w:rPr>
          <w:t>The platform will be developed using React.js for the front end and Node.js for the back end.</w:t>
        </w:r>
      </w:ins>
    </w:p>
    <w:p w14:paraId="162F2249" w14:textId="77777777" w:rsidR="007865A2" w:rsidRPr="007865A2" w:rsidRDefault="007865A2">
      <w:pPr>
        <w:pStyle w:val="ListParagraph"/>
        <w:numPr>
          <w:ilvl w:val="0"/>
          <w:numId w:val="21"/>
        </w:numPr>
        <w:spacing w:before="100" w:beforeAutospacing="1" w:after="100" w:afterAutospacing="1" w:line="360" w:lineRule="auto"/>
        <w:jc w:val="both"/>
        <w:rPr>
          <w:ins w:id="1713" w:author="Asad" w:date="2024-12-02T17:43:00Z"/>
          <w:rFonts w:eastAsia="Times New Roman" w:cs="Times New Roman"/>
          <w:color w:val="auto"/>
          <w:szCs w:val="24"/>
          <w:rPrChange w:id="1714" w:author="Asad" w:date="2024-12-02T17:46:00Z">
            <w:rPr>
              <w:ins w:id="1715" w:author="Asad" w:date="2024-12-02T17:43:00Z"/>
            </w:rPr>
          </w:rPrChange>
        </w:rPr>
        <w:pPrChange w:id="1716" w:author="Asad" w:date="2024-12-02T18:02:00Z">
          <w:pPr>
            <w:spacing w:before="100" w:beforeAutospacing="1" w:after="100" w:afterAutospacing="1" w:line="240" w:lineRule="auto"/>
          </w:pPr>
        </w:pPrChange>
      </w:pPr>
      <w:ins w:id="1717" w:author="Asad" w:date="2024-12-02T17:43:00Z">
        <w:r w:rsidRPr="007865A2">
          <w:rPr>
            <w:rFonts w:eastAsia="Times New Roman" w:cs="Times New Roman"/>
            <w:color w:val="auto"/>
            <w:szCs w:val="24"/>
            <w:rPrChange w:id="1718" w:author="Asad" w:date="2024-12-02T17:46:00Z">
              <w:rPr/>
            </w:rPrChange>
          </w:rPr>
          <w:t>MongoDB will be used as the database to manage user data and historical datasets.</w:t>
        </w:r>
      </w:ins>
    </w:p>
    <w:p w14:paraId="29431A05" w14:textId="77777777" w:rsidR="007865A2" w:rsidRPr="007865A2" w:rsidRDefault="007865A2">
      <w:pPr>
        <w:pStyle w:val="ListParagraph"/>
        <w:numPr>
          <w:ilvl w:val="0"/>
          <w:numId w:val="21"/>
        </w:numPr>
        <w:spacing w:before="100" w:beforeAutospacing="1" w:after="100" w:afterAutospacing="1" w:line="360" w:lineRule="auto"/>
        <w:jc w:val="both"/>
        <w:rPr>
          <w:ins w:id="1719" w:author="Asad" w:date="2024-12-02T17:43:00Z"/>
          <w:rFonts w:eastAsia="Times New Roman" w:cs="Times New Roman"/>
          <w:color w:val="auto"/>
          <w:szCs w:val="24"/>
          <w:rPrChange w:id="1720" w:author="Asad" w:date="2024-12-02T17:46:00Z">
            <w:rPr>
              <w:ins w:id="1721" w:author="Asad" w:date="2024-12-02T17:43:00Z"/>
            </w:rPr>
          </w:rPrChange>
        </w:rPr>
        <w:pPrChange w:id="1722" w:author="Asad" w:date="2024-12-02T18:02:00Z">
          <w:pPr>
            <w:spacing w:before="100" w:beforeAutospacing="1" w:after="100" w:afterAutospacing="1" w:line="240" w:lineRule="auto"/>
          </w:pPr>
        </w:pPrChange>
      </w:pPr>
      <w:ins w:id="1723" w:author="Asad" w:date="2024-12-02T17:43:00Z">
        <w:r w:rsidRPr="007865A2">
          <w:rPr>
            <w:rFonts w:eastAsia="Times New Roman" w:cs="Times New Roman"/>
            <w:color w:val="auto"/>
            <w:szCs w:val="24"/>
            <w:rPrChange w:id="1724" w:author="Asad" w:date="2024-12-02T17:46:00Z">
              <w:rPr/>
            </w:rPrChange>
          </w:rPr>
          <w:t>Data visualization will be implemented using D3.js or Chart.js for dynamic graphs and dashboards.</w:t>
        </w:r>
      </w:ins>
    </w:p>
    <w:p w14:paraId="0E4A00F2" w14:textId="4D7C8F3D" w:rsidR="007865A2" w:rsidRPr="007865A2" w:rsidRDefault="007865A2">
      <w:pPr>
        <w:pStyle w:val="Heading3"/>
        <w:rPr>
          <w:ins w:id="1725" w:author="Asad" w:date="2024-12-02T17:43:00Z"/>
          <w:rFonts w:eastAsia="Times New Roman"/>
        </w:rPr>
        <w:pPrChange w:id="1726" w:author="Asad" w:date="2024-12-02T17:44:00Z">
          <w:pPr>
            <w:spacing w:before="100" w:beforeAutospacing="1" w:after="100" w:afterAutospacing="1" w:line="240" w:lineRule="auto"/>
          </w:pPr>
        </w:pPrChange>
      </w:pPr>
      <w:bookmarkStart w:id="1727" w:name="_Toc187627449"/>
      <w:ins w:id="1728" w:author="Asad" w:date="2024-12-02T17:44:00Z">
        <w:r>
          <w:rPr>
            <w:rFonts w:eastAsia="Times New Roman"/>
          </w:rPr>
          <w:t xml:space="preserve">2.3.3 </w:t>
        </w:r>
      </w:ins>
      <w:ins w:id="1729" w:author="Asad" w:date="2024-12-02T17:43:00Z">
        <w:r w:rsidRPr="007865A2">
          <w:rPr>
            <w:rFonts w:eastAsia="Times New Roman"/>
          </w:rPr>
          <w:t>Interfaces</w:t>
        </w:r>
        <w:bookmarkEnd w:id="1727"/>
      </w:ins>
    </w:p>
    <w:p w14:paraId="4812F032" w14:textId="77777777" w:rsidR="007865A2" w:rsidRPr="007865A2" w:rsidRDefault="007865A2">
      <w:pPr>
        <w:pStyle w:val="ListParagraph"/>
        <w:numPr>
          <w:ilvl w:val="0"/>
          <w:numId w:val="22"/>
        </w:numPr>
        <w:spacing w:before="100" w:beforeAutospacing="1" w:after="100" w:afterAutospacing="1" w:line="360" w:lineRule="auto"/>
        <w:rPr>
          <w:ins w:id="1730" w:author="Asad" w:date="2024-12-02T17:43:00Z"/>
          <w:rFonts w:eastAsia="Times New Roman" w:cs="Times New Roman"/>
          <w:color w:val="auto"/>
          <w:szCs w:val="24"/>
          <w:rPrChange w:id="1731" w:author="Asad" w:date="2024-12-02T17:46:00Z">
            <w:rPr>
              <w:ins w:id="1732" w:author="Asad" w:date="2024-12-02T17:43:00Z"/>
            </w:rPr>
          </w:rPrChange>
        </w:rPr>
        <w:pPrChange w:id="1733" w:author="Asad" w:date="2024-12-02T17:46:00Z">
          <w:pPr>
            <w:spacing w:before="100" w:beforeAutospacing="1" w:after="100" w:afterAutospacing="1" w:line="240" w:lineRule="auto"/>
          </w:pPr>
        </w:pPrChange>
      </w:pPr>
      <w:ins w:id="1734" w:author="Asad" w:date="2024-12-02T17:43:00Z">
        <w:r w:rsidRPr="007865A2">
          <w:rPr>
            <w:rFonts w:eastAsia="Times New Roman" w:cs="Times New Roman"/>
            <w:color w:val="auto"/>
            <w:szCs w:val="24"/>
            <w:rPrChange w:id="1735" w:author="Asad" w:date="2024-12-02T17:46:00Z">
              <w:rPr/>
            </w:rPrChange>
          </w:rPr>
          <w:t>The system will interact with external university portals to provide admission links.</w:t>
        </w:r>
      </w:ins>
    </w:p>
    <w:p w14:paraId="1995956B" w14:textId="77777777" w:rsidR="007865A2" w:rsidRPr="007865A2" w:rsidRDefault="007865A2">
      <w:pPr>
        <w:pStyle w:val="ListParagraph"/>
        <w:numPr>
          <w:ilvl w:val="0"/>
          <w:numId w:val="22"/>
        </w:numPr>
        <w:spacing w:before="100" w:beforeAutospacing="1" w:after="100" w:afterAutospacing="1" w:line="360" w:lineRule="auto"/>
        <w:rPr>
          <w:ins w:id="1736" w:author="Asad" w:date="2024-12-02T17:43:00Z"/>
          <w:rFonts w:eastAsia="Times New Roman" w:cs="Times New Roman"/>
          <w:color w:val="auto"/>
          <w:szCs w:val="24"/>
          <w:rPrChange w:id="1737" w:author="Asad" w:date="2024-12-02T17:46:00Z">
            <w:rPr>
              <w:ins w:id="1738" w:author="Asad" w:date="2024-12-02T17:43:00Z"/>
            </w:rPr>
          </w:rPrChange>
        </w:rPr>
        <w:pPrChange w:id="1739" w:author="Asad" w:date="2024-12-02T17:46:00Z">
          <w:pPr>
            <w:spacing w:before="100" w:beforeAutospacing="1" w:after="100" w:afterAutospacing="1" w:line="240" w:lineRule="auto"/>
          </w:pPr>
        </w:pPrChange>
      </w:pPr>
      <w:ins w:id="1740" w:author="Asad" w:date="2024-12-02T17:43:00Z">
        <w:r w:rsidRPr="007865A2">
          <w:rPr>
            <w:rFonts w:eastAsia="Times New Roman" w:cs="Times New Roman"/>
            <w:color w:val="auto"/>
            <w:szCs w:val="24"/>
            <w:rPrChange w:id="1741" w:author="Asad" w:date="2024-12-02T17:46:00Z">
              <w:rPr/>
            </w:rPrChange>
          </w:rPr>
          <w:t>It will integrate with APIs or external data sources for global field demand statistics.</w:t>
        </w:r>
      </w:ins>
    </w:p>
    <w:p w14:paraId="1A91E8E3" w14:textId="09EB530B" w:rsidR="007865A2" w:rsidRPr="007865A2" w:rsidRDefault="007865A2">
      <w:pPr>
        <w:pStyle w:val="Heading3"/>
        <w:rPr>
          <w:ins w:id="1742" w:author="Asad" w:date="2024-12-02T17:43:00Z"/>
          <w:rFonts w:eastAsia="Times New Roman"/>
        </w:rPr>
        <w:pPrChange w:id="1743" w:author="Asad" w:date="2024-12-02T17:44:00Z">
          <w:pPr>
            <w:spacing w:before="100" w:beforeAutospacing="1" w:after="100" w:afterAutospacing="1" w:line="240" w:lineRule="auto"/>
          </w:pPr>
        </w:pPrChange>
      </w:pPr>
      <w:bookmarkStart w:id="1744" w:name="_Toc187627450"/>
      <w:ins w:id="1745" w:author="Asad" w:date="2024-12-02T17:45:00Z">
        <w:r>
          <w:rPr>
            <w:rFonts w:eastAsia="Times New Roman"/>
          </w:rPr>
          <w:t xml:space="preserve">2.3.4 </w:t>
        </w:r>
      </w:ins>
      <w:ins w:id="1746" w:author="Asad" w:date="2024-12-02T17:43:00Z">
        <w:r w:rsidRPr="007865A2">
          <w:rPr>
            <w:rFonts w:eastAsia="Times New Roman"/>
          </w:rPr>
          <w:t>Programming Standards</w:t>
        </w:r>
        <w:bookmarkEnd w:id="1744"/>
      </w:ins>
    </w:p>
    <w:p w14:paraId="6AA01D16" w14:textId="77777777" w:rsidR="007865A2" w:rsidRPr="007865A2" w:rsidRDefault="007865A2">
      <w:pPr>
        <w:pStyle w:val="ListParagraph"/>
        <w:numPr>
          <w:ilvl w:val="0"/>
          <w:numId w:val="23"/>
        </w:numPr>
        <w:spacing w:before="100" w:beforeAutospacing="1" w:after="100" w:afterAutospacing="1" w:line="360" w:lineRule="auto"/>
        <w:jc w:val="both"/>
        <w:rPr>
          <w:ins w:id="1747" w:author="Asad" w:date="2024-12-02T17:43:00Z"/>
          <w:rFonts w:eastAsia="Times New Roman" w:cs="Times New Roman"/>
          <w:color w:val="auto"/>
          <w:szCs w:val="24"/>
          <w:rPrChange w:id="1748" w:author="Asad" w:date="2024-12-02T17:46:00Z">
            <w:rPr>
              <w:ins w:id="1749" w:author="Asad" w:date="2024-12-02T17:43:00Z"/>
            </w:rPr>
          </w:rPrChange>
        </w:rPr>
        <w:pPrChange w:id="1750" w:author="Asad" w:date="2024-12-02T18:02:00Z">
          <w:pPr>
            <w:spacing w:before="100" w:beforeAutospacing="1" w:after="100" w:afterAutospacing="1" w:line="240" w:lineRule="auto"/>
          </w:pPr>
        </w:pPrChange>
      </w:pPr>
      <w:ins w:id="1751" w:author="Asad" w:date="2024-12-02T17:43:00Z">
        <w:r w:rsidRPr="007865A2">
          <w:rPr>
            <w:rFonts w:eastAsia="Times New Roman" w:cs="Times New Roman"/>
            <w:color w:val="auto"/>
            <w:szCs w:val="24"/>
            <w:rPrChange w:id="1752" w:author="Asad" w:date="2024-12-02T17:46:00Z">
              <w:rPr/>
            </w:rPrChange>
          </w:rPr>
          <w:t>The software will adhere to COMET (Concurrent Object Modeling and Architectural Design Technique) for design.</w:t>
        </w:r>
      </w:ins>
    </w:p>
    <w:p w14:paraId="1B88BFEB" w14:textId="44A2EA33" w:rsidR="007865A2" w:rsidRPr="007865A2" w:rsidRDefault="007865A2">
      <w:pPr>
        <w:pStyle w:val="ListParagraph"/>
        <w:numPr>
          <w:ilvl w:val="0"/>
          <w:numId w:val="23"/>
        </w:numPr>
        <w:spacing w:before="100" w:beforeAutospacing="1" w:after="100" w:afterAutospacing="1" w:line="360" w:lineRule="auto"/>
        <w:jc w:val="both"/>
        <w:rPr>
          <w:ins w:id="1753" w:author="Asad" w:date="2024-12-02T17:43:00Z"/>
          <w:rFonts w:eastAsia="Times New Roman" w:cs="Times New Roman"/>
          <w:color w:val="auto"/>
          <w:szCs w:val="24"/>
          <w:rPrChange w:id="1754" w:author="Asad" w:date="2024-12-02T17:46:00Z">
            <w:rPr>
              <w:ins w:id="1755" w:author="Asad" w:date="2024-12-02T17:43:00Z"/>
            </w:rPr>
          </w:rPrChange>
        </w:rPr>
        <w:pPrChange w:id="1756" w:author="Asad" w:date="2024-12-02T18:02:00Z">
          <w:pPr>
            <w:spacing w:before="100" w:beforeAutospacing="1" w:after="100" w:afterAutospacing="1" w:line="240" w:lineRule="auto"/>
          </w:pPr>
        </w:pPrChange>
      </w:pPr>
      <w:ins w:id="1757" w:author="Asad" w:date="2024-12-02T17:43:00Z">
        <w:r w:rsidRPr="007865A2">
          <w:rPr>
            <w:rFonts w:eastAsia="Times New Roman" w:cs="Times New Roman"/>
            <w:color w:val="auto"/>
            <w:szCs w:val="24"/>
            <w:rPrChange w:id="1758" w:author="Asad" w:date="2024-12-02T17:46:00Z">
              <w:rPr/>
            </w:rPrChange>
          </w:rPr>
          <w:t>UML (Unified Modeling Language) will be used for system modeling including class diagrams, use case diagrams and sequence diagrams.</w:t>
        </w:r>
      </w:ins>
    </w:p>
    <w:p w14:paraId="68375590" w14:textId="439F7DDC" w:rsidR="007865A2" w:rsidRPr="007865A2" w:rsidRDefault="007865A2">
      <w:pPr>
        <w:pStyle w:val="Heading3"/>
        <w:rPr>
          <w:ins w:id="1759" w:author="Asad" w:date="2024-12-02T17:43:00Z"/>
          <w:rFonts w:eastAsia="Times New Roman"/>
        </w:rPr>
        <w:pPrChange w:id="1760" w:author="Asad" w:date="2024-12-02T17:45:00Z">
          <w:pPr>
            <w:spacing w:before="100" w:beforeAutospacing="1" w:after="100" w:afterAutospacing="1" w:line="240" w:lineRule="auto"/>
          </w:pPr>
        </w:pPrChange>
      </w:pPr>
      <w:bookmarkStart w:id="1761" w:name="_Toc187627451"/>
      <w:ins w:id="1762" w:author="Asad" w:date="2024-12-02T17:45:00Z">
        <w:r>
          <w:rPr>
            <w:rFonts w:eastAsia="Times New Roman"/>
          </w:rPr>
          <w:t xml:space="preserve">2.3.5 </w:t>
        </w:r>
      </w:ins>
      <w:ins w:id="1763" w:author="Asad" w:date="2024-12-02T17:43:00Z">
        <w:r w:rsidRPr="007865A2">
          <w:rPr>
            <w:rFonts w:eastAsia="Times New Roman"/>
          </w:rPr>
          <w:t>Language and Protocols</w:t>
        </w:r>
        <w:bookmarkEnd w:id="1761"/>
      </w:ins>
    </w:p>
    <w:p w14:paraId="2DDA622F" w14:textId="38FF74FA" w:rsidR="007865A2" w:rsidRPr="007865A2" w:rsidRDefault="007865A2">
      <w:pPr>
        <w:pStyle w:val="ListParagraph"/>
        <w:numPr>
          <w:ilvl w:val="0"/>
          <w:numId w:val="24"/>
        </w:numPr>
        <w:spacing w:before="100" w:beforeAutospacing="1" w:after="100" w:afterAutospacing="1" w:line="360" w:lineRule="auto"/>
        <w:rPr>
          <w:ins w:id="1764" w:author="Asad" w:date="2024-12-02T17:43:00Z"/>
          <w:rFonts w:eastAsia="Times New Roman" w:cs="Times New Roman"/>
          <w:color w:val="auto"/>
          <w:szCs w:val="24"/>
          <w:rPrChange w:id="1765" w:author="Asad" w:date="2024-12-02T17:47:00Z">
            <w:rPr>
              <w:ins w:id="1766" w:author="Asad" w:date="2024-12-02T17:43:00Z"/>
            </w:rPr>
          </w:rPrChange>
        </w:rPr>
        <w:pPrChange w:id="1767" w:author="Asad" w:date="2024-12-02T17:47:00Z">
          <w:pPr>
            <w:spacing w:before="100" w:beforeAutospacing="1" w:after="100" w:afterAutospacing="1" w:line="240" w:lineRule="auto"/>
          </w:pPr>
        </w:pPrChange>
      </w:pPr>
      <w:ins w:id="1768" w:author="Asad" w:date="2024-12-02T17:43:00Z">
        <w:r w:rsidRPr="007865A2">
          <w:rPr>
            <w:rFonts w:eastAsia="Times New Roman" w:cs="Times New Roman"/>
            <w:color w:val="auto"/>
            <w:szCs w:val="24"/>
            <w:rPrChange w:id="1769" w:author="Asad" w:date="2024-12-02T17:47:00Z">
              <w:rPr/>
            </w:rPrChange>
          </w:rPr>
          <w:t>The system will be built using JavaScript.</w:t>
        </w:r>
      </w:ins>
    </w:p>
    <w:p w14:paraId="2DF57BFE" w14:textId="77777777" w:rsidR="007865A2" w:rsidRPr="007865A2" w:rsidRDefault="007865A2">
      <w:pPr>
        <w:pStyle w:val="ListParagraph"/>
        <w:numPr>
          <w:ilvl w:val="0"/>
          <w:numId w:val="24"/>
        </w:numPr>
        <w:tabs>
          <w:tab w:val="left" w:pos="5040"/>
        </w:tabs>
        <w:spacing w:before="100" w:beforeAutospacing="1" w:after="100" w:afterAutospacing="1" w:line="360" w:lineRule="auto"/>
        <w:jc w:val="both"/>
        <w:rPr>
          <w:ins w:id="1770" w:author="Asad" w:date="2024-12-02T17:43:00Z"/>
          <w:rFonts w:eastAsia="Times New Roman" w:cs="Times New Roman"/>
          <w:color w:val="auto"/>
          <w:szCs w:val="24"/>
          <w:rPrChange w:id="1771" w:author="Asad" w:date="2024-12-02T17:47:00Z">
            <w:rPr>
              <w:ins w:id="1772" w:author="Asad" w:date="2024-12-02T17:43:00Z"/>
            </w:rPr>
          </w:rPrChange>
        </w:rPr>
        <w:pPrChange w:id="1773" w:author="Asad Shah" w:date="2025-01-01T18:54:00Z">
          <w:pPr>
            <w:spacing w:before="100" w:beforeAutospacing="1" w:after="100" w:afterAutospacing="1" w:line="240" w:lineRule="auto"/>
          </w:pPr>
        </w:pPrChange>
      </w:pPr>
      <w:ins w:id="1774" w:author="Asad" w:date="2024-12-02T17:43:00Z">
        <w:r w:rsidRPr="007865A2">
          <w:rPr>
            <w:rFonts w:eastAsia="Times New Roman" w:cs="Times New Roman"/>
            <w:color w:val="auto"/>
            <w:szCs w:val="24"/>
            <w:rPrChange w:id="1775" w:author="Asad" w:date="2024-12-02T17:47:00Z">
              <w:rPr/>
            </w:rPrChange>
          </w:rPr>
          <w:t>Communication between client and server will use HTTPS for secure data transmission.</w:t>
        </w:r>
      </w:ins>
    </w:p>
    <w:p w14:paraId="3DA28DB9" w14:textId="12001B83" w:rsidR="007865A2" w:rsidRPr="007865A2" w:rsidRDefault="007865A2">
      <w:pPr>
        <w:pStyle w:val="Heading3"/>
        <w:rPr>
          <w:ins w:id="1776" w:author="Asad" w:date="2024-12-02T17:43:00Z"/>
          <w:rFonts w:eastAsia="Times New Roman"/>
        </w:rPr>
        <w:pPrChange w:id="1777" w:author="Asad" w:date="2024-12-02T17:45:00Z">
          <w:pPr>
            <w:spacing w:before="100" w:beforeAutospacing="1" w:after="100" w:afterAutospacing="1" w:line="240" w:lineRule="auto"/>
          </w:pPr>
        </w:pPrChange>
      </w:pPr>
      <w:bookmarkStart w:id="1778" w:name="_Toc187627452"/>
      <w:ins w:id="1779" w:author="Asad" w:date="2024-12-02T17:45:00Z">
        <w:r>
          <w:rPr>
            <w:rFonts w:eastAsia="Times New Roman"/>
          </w:rPr>
          <w:t xml:space="preserve">2.3.6 </w:t>
        </w:r>
      </w:ins>
      <w:ins w:id="1780" w:author="Asad" w:date="2024-12-02T17:43:00Z">
        <w:r w:rsidRPr="007865A2">
          <w:rPr>
            <w:rFonts w:eastAsia="Times New Roman"/>
          </w:rPr>
          <w:t>Security Considerations</w:t>
        </w:r>
        <w:bookmarkEnd w:id="1778"/>
      </w:ins>
    </w:p>
    <w:p w14:paraId="2023D2DE" w14:textId="77777777" w:rsidR="007865A2" w:rsidRPr="007865A2" w:rsidRDefault="007865A2">
      <w:pPr>
        <w:pStyle w:val="ListParagraph"/>
        <w:numPr>
          <w:ilvl w:val="0"/>
          <w:numId w:val="25"/>
        </w:numPr>
        <w:spacing w:before="100" w:beforeAutospacing="1" w:after="100" w:afterAutospacing="1" w:line="360" w:lineRule="auto"/>
        <w:rPr>
          <w:ins w:id="1781" w:author="Asad" w:date="2024-12-02T17:43:00Z"/>
          <w:rFonts w:eastAsia="Times New Roman" w:cs="Times New Roman"/>
          <w:color w:val="auto"/>
          <w:szCs w:val="24"/>
          <w:rPrChange w:id="1782" w:author="Asad" w:date="2024-12-02T17:47:00Z">
            <w:rPr>
              <w:ins w:id="1783" w:author="Asad" w:date="2024-12-02T17:43:00Z"/>
            </w:rPr>
          </w:rPrChange>
        </w:rPr>
        <w:pPrChange w:id="1784" w:author="Asad" w:date="2024-12-02T17:47:00Z">
          <w:pPr>
            <w:spacing w:before="100" w:beforeAutospacing="1" w:after="100" w:afterAutospacing="1" w:line="240" w:lineRule="auto"/>
          </w:pPr>
        </w:pPrChange>
      </w:pPr>
      <w:ins w:id="1785" w:author="Asad" w:date="2024-12-02T17:43:00Z">
        <w:r w:rsidRPr="007865A2">
          <w:rPr>
            <w:rFonts w:eastAsia="Times New Roman" w:cs="Times New Roman"/>
            <w:color w:val="auto"/>
            <w:szCs w:val="24"/>
            <w:rPrChange w:id="1786" w:author="Asad" w:date="2024-12-02T17:47:00Z">
              <w:rPr/>
            </w:rPrChange>
          </w:rPr>
          <w:t>User data will be stored securely, adhering to GDPR-like privacy standards.</w:t>
        </w:r>
      </w:ins>
    </w:p>
    <w:p w14:paraId="195D4E44" w14:textId="10D20D5B" w:rsidR="007865A2" w:rsidRPr="007865A2" w:rsidRDefault="007865A2">
      <w:pPr>
        <w:pStyle w:val="ListParagraph"/>
        <w:numPr>
          <w:ilvl w:val="0"/>
          <w:numId w:val="25"/>
        </w:numPr>
        <w:spacing w:before="100" w:beforeAutospacing="1" w:after="100" w:afterAutospacing="1" w:line="360" w:lineRule="auto"/>
        <w:rPr>
          <w:ins w:id="1787" w:author="Asad" w:date="2024-12-02T17:43:00Z"/>
          <w:rFonts w:eastAsia="Times New Roman" w:cs="Times New Roman"/>
          <w:color w:val="auto"/>
          <w:szCs w:val="24"/>
          <w:rPrChange w:id="1788" w:author="Asad" w:date="2024-12-02T17:47:00Z">
            <w:rPr>
              <w:ins w:id="1789" w:author="Asad" w:date="2024-12-02T17:43:00Z"/>
            </w:rPr>
          </w:rPrChange>
        </w:rPr>
        <w:pPrChange w:id="1790" w:author="Asad" w:date="2024-12-02T17:47:00Z">
          <w:pPr>
            <w:spacing w:before="100" w:beforeAutospacing="1" w:after="100" w:afterAutospacing="1" w:line="240" w:lineRule="auto"/>
          </w:pPr>
        </w:pPrChange>
      </w:pPr>
      <w:ins w:id="1791" w:author="Asad" w:date="2024-12-02T17:43:00Z">
        <w:r w:rsidRPr="007865A2">
          <w:rPr>
            <w:rFonts w:eastAsia="Times New Roman" w:cs="Times New Roman"/>
            <w:color w:val="auto"/>
            <w:szCs w:val="24"/>
            <w:rPrChange w:id="1792" w:author="Asad" w:date="2024-12-02T17:47:00Z">
              <w:rPr/>
            </w:rPrChange>
          </w:rPr>
          <w:lastRenderedPageBreak/>
          <w:t>All sensitive information such as login credentials</w:t>
        </w:r>
      </w:ins>
      <w:ins w:id="1793" w:author="Asad" w:date="2024-12-02T17:48:00Z">
        <w:r>
          <w:rPr>
            <w:rFonts w:eastAsia="Times New Roman" w:cs="Times New Roman"/>
            <w:color w:val="auto"/>
            <w:szCs w:val="24"/>
          </w:rPr>
          <w:t xml:space="preserve"> </w:t>
        </w:r>
      </w:ins>
      <w:ins w:id="1794" w:author="Asad" w:date="2024-12-02T17:43:00Z">
        <w:r w:rsidRPr="007865A2">
          <w:rPr>
            <w:rFonts w:eastAsia="Times New Roman" w:cs="Times New Roman"/>
            <w:color w:val="auto"/>
            <w:szCs w:val="24"/>
            <w:rPrChange w:id="1795" w:author="Asad" w:date="2024-12-02T17:47:00Z">
              <w:rPr/>
            </w:rPrChange>
          </w:rPr>
          <w:t>will be encrypted.</w:t>
        </w:r>
      </w:ins>
    </w:p>
    <w:p w14:paraId="2B904259" w14:textId="77777777" w:rsidR="007865A2" w:rsidRPr="007865A2" w:rsidRDefault="007865A2">
      <w:pPr>
        <w:pStyle w:val="ListParagraph"/>
        <w:numPr>
          <w:ilvl w:val="0"/>
          <w:numId w:val="25"/>
        </w:numPr>
        <w:spacing w:before="100" w:beforeAutospacing="1" w:after="100" w:afterAutospacing="1" w:line="360" w:lineRule="auto"/>
        <w:jc w:val="both"/>
        <w:rPr>
          <w:ins w:id="1796" w:author="Asad" w:date="2024-12-02T17:43:00Z"/>
          <w:rFonts w:eastAsia="Times New Roman" w:cs="Times New Roman"/>
          <w:color w:val="auto"/>
          <w:szCs w:val="24"/>
          <w:rPrChange w:id="1797" w:author="Asad" w:date="2024-12-02T17:47:00Z">
            <w:rPr>
              <w:ins w:id="1798" w:author="Asad" w:date="2024-12-02T17:43:00Z"/>
            </w:rPr>
          </w:rPrChange>
        </w:rPr>
        <w:pPrChange w:id="1799" w:author="Asad" w:date="2024-12-02T18:02:00Z">
          <w:pPr>
            <w:spacing w:before="100" w:beforeAutospacing="1" w:after="100" w:afterAutospacing="1" w:line="240" w:lineRule="auto"/>
          </w:pPr>
        </w:pPrChange>
      </w:pPr>
      <w:ins w:id="1800" w:author="Asad" w:date="2024-12-02T17:43:00Z">
        <w:r w:rsidRPr="007865A2">
          <w:rPr>
            <w:rFonts w:eastAsia="Times New Roman" w:cs="Times New Roman"/>
            <w:color w:val="auto"/>
            <w:szCs w:val="24"/>
            <w:rPrChange w:id="1801" w:author="Asad" w:date="2024-12-02T17:47:00Z">
              <w:rPr/>
            </w:rPrChange>
          </w:rPr>
          <w:t>The platform will use authentication mechanisms (e.g., OAuth 2.0) for secure user access.</w:t>
        </w:r>
      </w:ins>
    </w:p>
    <w:p w14:paraId="584E1A49" w14:textId="741AE814" w:rsidR="007865A2" w:rsidRPr="007865A2" w:rsidRDefault="007865A2">
      <w:pPr>
        <w:pStyle w:val="Heading3"/>
        <w:rPr>
          <w:ins w:id="1802" w:author="Asad" w:date="2024-12-02T17:43:00Z"/>
          <w:rFonts w:eastAsia="Times New Roman"/>
        </w:rPr>
        <w:pPrChange w:id="1803" w:author="Asad" w:date="2024-12-02T17:45:00Z">
          <w:pPr>
            <w:spacing w:before="100" w:beforeAutospacing="1" w:after="100" w:afterAutospacing="1" w:line="240" w:lineRule="auto"/>
          </w:pPr>
        </w:pPrChange>
      </w:pPr>
      <w:bookmarkStart w:id="1804" w:name="_Toc187627453"/>
      <w:ins w:id="1805" w:author="Asad" w:date="2024-12-02T17:45:00Z">
        <w:r>
          <w:rPr>
            <w:rFonts w:eastAsia="Times New Roman"/>
          </w:rPr>
          <w:t xml:space="preserve">2.3.7 </w:t>
        </w:r>
      </w:ins>
      <w:ins w:id="1806" w:author="Asad" w:date="2024-12-02T17:43:00Z">
        <w:r w:rsidRPr="007865A2">
          <w:rPr>
            <w:rFonts w:eastAsia="Times New Roman"/>
          </w:rPr>
          <w:t>Design Conventions</w:t>
        </w:r>
        <w:bookmarkEnd w:id="1804"/>
      </w:ins>
    </w:p>
    <w:p w14:paraId="47534713" w14:textId="77777777" w:rsidR="007865A2" w:rsidRPr="007865A2" w:rsidRDefault="007865A2">
      <w:pPr>
        <w:pStyle w:val="ListParagraph"/>
        <w:numPr>
          <w:ilvl w:val="0"/>
          <w:numId w:val="26"/>
        </w:numPr>
        <w:spacing w:before="100" w:beforeAutospacing="1" w:after="100" w:afterAutospacing="1" w:line="360" w:lineRule="auto"/>
        <w:jc w:val="both"/>
        <w:rPr>
          <w:ins w:id="1807" w:author="Asad" w:date="2024-12-02T17:43:00Z"/>
          <w:rFonts w:eastAsia="Times New Roman" w:cs="Times New Roman"/>
          <w:color w:val="auto"/>
          <w:szCs w:val="24"/>
          <w:rPrChange w:id="1808" w:author="Asad" w:date="2024-12-02T17:47:00Z">
            <w:rPr>
              <w:ins w:id="1809" w:author="Asad" w:date="2024-12-02T17:43:00Z"/>
            </w:rPr>
          </w:rPrChange>
        </w:rPr>
        <w:pPrChange w:id="1810" w:author="Asad" w:date="2024-12-02T18:02:00Z">
          <w:pPr>
            <w:spacing w:before="100" w:beforeAutospacing="1" w:after="100" w:afterAutospacing="1" w:line="240" w:lineRule="auto"/>
          </w:pPr>
        </w:pPrChange>
      </w:pPr>
      <w:ins w:id="1811" w:author="Asad" w:date="2024-12-02T17:43:00Z">
        <w:r w:rsidRPr="007865A2">
          <w:rPr>
            <w:rFonts w:eastAsia="Times New Roman" w:cs="Times New Roman"/>
            <w:color w:val="auto"/>
            <w:szCs w:val="24"/>
            <w:rPrChange w:id="1812" w:author="Asad" w:date="2024-12-02T17:47:00Z">
              <w:rPr/>
            </w:rPrChange>
          </w:rPr>
          <w:t>Follows the HITEC University Taxila documentation standards for consistency.</w:t>
        </w:r>
      </w:ins>
    </w:p>
    <w:p w14:paraId="60DA7499" w14:textId="0B340ACF" w:rsidR="007865A2" w:rsidRPr="007865A2" w:rsidRDefault="007865A2">
      <w:pPr>
        <w:pStyle w:val="ListParagraph"/>
        <w:numPr>
          <w:ilvl w:val="0"/>
          <w:numId w:val="26"/>
        </w:numPr>
        <w:spacing w:before="100" w:beforeAutospacing="1" w:after="100" w:afterAutospacing="1" w:line="360" w:lineRule="auto"/>
        <w:jc w:val="both"/>
        <w:rPr>
          <w:ins w:id="1813" w:author="Asad" w:date="2024-12-02T17:43:00Z"/>
          <w:rFonts w:eastAsia="Times New Roman" w:cs="Times New Roman"/>
          <w:color w:val="auto"/>
          <w:szCs w:val="24"/>
          <w:rPrChange w:id="1814" w:author="Asad" w:date="2024-12-02T17:47:00Z">
            <w:rPr>
              <w:ins w:id="1815" w:author="Asad" w:date="2024-12-02T17:43:00Z"/>
            </w:rPr>
          </w:rPrChange>
        </w:rPr>
        <w:pPrChange w:id="1816" w:author="Asad" w:date="2024-12-02T18:02:00Z">
          <w:pPr>
            <w:spacing w:before="100" w:beforeAutospacing="1" w:after="100" w:afterAutospacing="1" w:line="240" w:lineRule="auto"/>
          </w:pPr>
        </w:pPrChange>
      </w:pPr>
      <w:ins w:id="1817" w:author="Asad" w:date="2024-12-02T17:43:00Z">
        <w:r w:rsidRPr="007865A2">
          <w:rPr>
            <w:rFonts w:eastAsia="Times New Roman" w:cs="Times New Roman"/>
            <w:color w:val="auto"/>
            <w:szCs w:val="24"/>
            <w:rPrChange w:id="1818" w:author="Asad" w:date="2024-12-02T17:47:00Z">
              <w:rPr/>
            </w:rPrChange>
          </w:rPr>
          <w:t>The UI/UX design will adhere to accessibility standards</w:t>
        </w:r>
      </w:ins>
      <w:ins w:id="1819" w:author="Asad" w:date="2024-12-02T17:49:00Z">
        <w:r>
          <w:rPr>
            <w:rFonts w:eastAsia="Times New Roman" w:cs="Times New Roman"/>
            <w:color w:val="auto"/>
            <w:szCs w:val="24"/>
          </w:rPr>
          <w:t xml:space="preserve"> </w:t>
        </w:r>
      </w:ins>
      <w:ins w:id="1820" w:author="Asad" w:date="2024-12-02T17:43:00Z">
        <w:r w:rsidRPr="007865A2">
          <w:rPr>
            <w:rFonts w:eastAsia="Times New Roman" w:cs="Times New Roman"/>
            <w:color w:val="auto"/>
            <w:szCs w:val="24"/>
            <w:rPrChange w:id="1821" w:author="Asad" w:date="2024-12-02T17:47:00Z">
              <w:rPr/>
            </w:rPrChange>
          </w:rPr>
          <w:t>ensuring usability for all users.</w:t>
        </w:r>
      </w:ins>
    </w:p>
    <w:p w14:paraId="37B80379" w14:textId="0585E19E" w:rsidR="007865A2" w:rsidRPr="007865A2" w:rsidRDefault="007865A2">
      <w:pPr>
        <w:pStyle w:val="Heading3"/>
        <w:rPr>
          <w:ins w:id="1822" w:author="Asad" w:date="2024-12-02T17:43:00Z"/>
          <w:rFonts w:eastAsia="Times New Roman"/>
        </w:rPr>
        <w:pPrChange w:id="1823" w:author="Asad" w:date="2024-12-02T17:46:00Z">
          <w:pPr>
            <w:spacing w:before="100" w:beforeAutospacing="1" w:after="100" w:afterAutospacing="1" w:line="240" w:lineRule="auto"/>
          </w:pPr>
        </w:pPrChange>
      </w:pPr>
      <w:bookmarkStart w:id="1824" w:name="_Toc187627454"/>
      <w:ins w:id="1825" w:author="Asad" w:date="2024-12-02T17:45:00Z">
        <w:r>
          <w:rPr>
            <w:rFonts w:eastAsia="Times New Roman"/>
          </w:rPr>
          <w:t xml:space="preserve">2.3.8 </w:t>
        </w:r>
      </w:ins>
      <w:ins w:id="1826" w:author="Asad" w:date="2024-12-02T17:43:00Z">
        <w:r w:rsidRPr="007865A2">
          <w:rPr>
            <w:rFonts w:eastAsia="Times New Roman"/>
          </w:rPr>
          <w:t>Parallel Operations</w:t>
        </w:r>
        <w:bookmarkEnd w:id="1824"/>
      </w:ins>
    </w:p>
    <w:p w14:paraId="296A1665" w14:textId="77777777" w:rsidR="007865A2" w:rsidRPr="007865A2" w:rsidRDefault="007865A2">
      <w:pPr>
        <w:spacing w:before="100" w:beforeAutospacing="1" w:after="100" w:afterAutospacing="1" w:line="240" w:lineRule="auto"/>
        <w:jc w:val="both"/>
        <w:rPr>
          <w:ins w:id="1827" w:author="Asad" w:date="2024-12-02T17:43:00Z"/>
          <w:rFonts w:eastAsia="Times New Roman" w:cs="Times New Roman"/>
          <w:color w:val="auto"/>
          <w:szCs w:val="24"/>
        </w:rPr>
        <w:pPrChange w:id="1828" w:author="Asad" w:date="2024-12-02T18:02:00Z">
          <w:pPr>
            <w:spacing w:before="100" w:beforeAutospacing="1" w:after="100" w:afterAutospacing="1" w:line="240" w:lineRule="auto"/>
          </w:pPr>
        </w:pPrChange>
      </w:pPr>
      <w:ins w:id="1829" w:author="Asad" w:date="2024-12-02T17:43:00Z">
        <w:r w:rsidRPr="007865A2">
          <w:rPr>
            <w:rFonts w:eastAsia="Times New Roman" w:cs="Times New Roman"/>
            <w:color w:val="auto"/>
            <w:szCs w:val="24"/>
          </w:rPr>
          <w:t>The platform must support concurrent users accessing recommendations and visualizations without performance degradation.</w:t>
        </w:r>
      </w:ins>
    </w:p>
    <w:p w14:paraId="2655F8C8" w14:textId="4EED92BB" w:rsidR="007865A2" w:rsidRDefault="00C0037C" w:rsidP="00C0037C">
      <w:pPr>
        <w:pStyle w:val="Heading2"/>
        <w:rPr>
          <w:ins w:id="1830" w:author="Asad" w:date="2024-12-02T17:58:00Z"/>
        </w:rPr>
      </w:pPr>
      <w:bookmarkStart w:id="1831" w:name="_Toc187627455"/>
      <w:ins w:id="1832" w:author="Asad" w:date="2024-12-02T17:50:00Z">
        <w:r>
          <w:t xml:space="preserve">2.4 </w:t>
        </w:r>
      </w:ins>
      <w:ins w:id="1833" w:author="Asad" w:date="2024-12-02T17:49:00Z">
        <w:r>
          <w:t>Assumptions and Dependencies</w:t>
        </w:r>
      </w:ins>
      <w:bookmarkEnd w:id="1831"/>
    </w:p>
    <w:p w14:paraId="0B22ED13" w14:textId="6F35E279" w:rsidR="00DA1622" w:rsidRDefault="00DA1622" w:rsidP="00DA1622">
      <w:pPr>
        <w:rPr>
          <w:ins w:id="1834" w:author="Asad" w:date="2024-12-02T17:58:00Z"/>
        </w:rPr>
      </w:pPr>
      <w:ins w:id="1835" w:author="Asad" w:date="2024-12-02T17:58:00Z">
        <w:r>
          <w:t xml:space="preserve">Assumptions of the project are as following </w:t>
        </w:r>
      </w:ins>
    </w:p>
    <w:p w14:paraId="7BBCAA5B" w14:textId="77777777" w:rsidR="00DA1622" w:rsidRPr="00DA1622" w:rsidRDefault="00DA1622">
      <w:pPr>
        <w:pStyle w:val="ListParagraph"/>
        <w:numPr>
          <w:ilvl w:val="0"/>
          <w:numId w:val="27"/>
        </w:numPr>
        <w:spacing w:before="100" w:beforeAutospacing="1" w:after="100" w:afterAutospacing="1" w:line="360" w:lineRule="auto"/>
        <w:jc w:val="both"/>
        <w:rPr>
          <w:ins w:id="1836" w:author="Asad" w:date="2024-12-02T17:58:00Z"/>
          <w:rFonts w:eastAsia="Times New Roman" w:cs="Times New Roman"/>
          <w:color w:val="auto"/>
          <w:szCs w:val="24"/>
          <w:rPrChange w:id="1837" w:author="Asad" w:date="2024-12-02T17:59:00Z">
            <w:rPr>
              <w:ins w:id="1838" w:author="Asad" w:date="2024-12-02T17:58:00Z"/>
            </w:rPr>
          </w:rPrChange>
        </w:rPr>
        <w:pPrChange w:id="1839" w:author="Asad" w:date="2024-12-02T18:02:00Z">
          <w:pPr>
            <w:spacing w:before="100" w:beforeAutospacing="1" w:after="100" w:afterAutospacing="1" w:line="240" w:lineRule="auto"/>
          </w:pPr>
        </w:pPrChange>
      </w:pPr>
      <w:ins w:id="1840" w:author="Asad" w:date="2024-12-02T17:58:00Z">
        <w:r w:rsidRPr="00DA1622">
          <w:rPr>
            <w:rFonts w:eastAsia="Times New Roman" w:cs="Times New Roman"/>
            <w:color w:val="auto"/>
            <w:szCs w:val="24"/>
            <w:rPrChange w:id="1841" w:author="Asad" w:date="2024-12-02T17:59:00Z">
              <w:rPr/>
            </w:rPrChange>
          </w:rPr>
          <w:t>It is assumed that users will enter accurate and complete academic and interest data for personalized recommendations.</w:t>
        </w:r>
      </w:ins>
    </w:p>
    <w:p w14:paraId="2F740342" w14:textId="5B8D2009" w:rsidR="00DA1622" w:rsidRPr="00DA1622" w:rsidRDefault="00DA1622">
      <w:pPr>
        <w:pStyle w:val="ListParagraph"/>
        <w:numPr>
          <w:ilvl w:val="0"/>
          <w:numId w:val="27"/>
        </w:numPr>
        <w:spacing w:before="100" w:beforeAutospacing="1" w:after="100" w:afterAutospacing="1" w:line="360" w:lineRule="auto"/>
        <w:jc w:val="both"/>
        <w:rPr>
          <w:ins w:id="1842" w:author="Asad" w:date="2024-12-02T17:58:00Z"/>
          <w:rFonts w:eastAsia="Times New Roman" w:cs="Times New Roman"/>
          <w:color w:val="auto"/>
          <w:szCs w:val="24"/>
          <w:rPrChange w:id="1843" w:author="Asad" w:date="2024-12-02T17:59:00Z">
            <w:rPr>
              <w:ins w:id="1844" w:author="Asad" w:date="2024-12-02T17:58:00Z"/>
            </w:rPr>
          </w:rPrChange>
        </w:rPr>
        <w:pPrChange w:id="1845" w:author="Asad" w:date="2024-12-02T18:02:00Z">
          <w:pPr>
            <w:spacing w:before="100" w:beforeAutospacing="1" w:after="100" w:afterAutospacing="1" w:line="240" w:lineRule="auto"/>
          </w:pPr>
        </w:pPrChange>
      </w:pPr>
      <w:ins w:id="1846" w:author="Asad" w:date="2024-12-02T17:58:00Z">
        <w:r w:rsidRPr="00DA1622">
          <w:rPr>
            <w:rFonts w:eastAsia="Times New Roman" w:cs="Times New Roman"/>
            <w:color w:val="auto"/>
            <w:szCs w:val="24"/>
            <w:rPrChange w:id="1847" w:author="Asad" w:date="2024-12-02T17:59:00Z">
              <w:rPr/>
            </w:rPrChange>
          </w:rPr>
          <w:t>Historical datasets (2018–2024) and global field demand statistics are assumed to be accurate, complete and free from significant discrepancies.</w:t>
        </w:r>
      </w:ins>
    </w:p>
    <w:p w14:paraId="6C312FA4" w14:textId="6913D5A6" w:rsidR="00DA1622" w:rsidRPr="00DA1622" w:rsidRDefault="00DA1622">
      <w:pPr>
        <w:pStyle w:val="ListParagraph"/>
        <w:numPr>
          <w:ilvl w:val="0"/>
          <w:numId w:val="27"/>
        </w:numPr>
        <w:spacing w:before="100" w:beforeAutospacing="1" w:after="100" w:afterAutospacing="1" w:line="360" w:lineRule="auto"/>
        <w:jc w:val="both"/>
        <w:rPr>
          <w:ins w:id="1848" w:author="Asad" w:date="2024-12-02T17:58:00Z"/>
          <w:rFonts w:eastAsia="Times New Roman" w:cs="Times New Roman"/>
          <w:color w:val="auto"/>
          <w:szCs w:val="24"/>
          <w:rPrChange w:id="1849" w:author="Asad" w:date="2024-12-02T17:59:00Z">
            <w:rPr>
              <w:ins w:id="1850" w:author="Asad" w:date="2024-12-02T17:58:00Z"/>
            </w:rPr>
          </w:rPrChange>
        </w:rPr>
        <w:pPrChange w:id="1851" w:author="Asad" w:date="2024-12-02T18:02:00Z">
          <w:pPr>
            <w:spacing w:before="100" w:beforeAutospacing="1" w:after="100" w:afterAutospacing="1" w:line="240" w:lineRule="auto"/>
          </w:pPr>
        </w:pPrChange>
      </w:pPr>
      <w:ins w:id="1852" w:author="Asad" w:date="2024-12-02T17:58:00Z">
        <w:r w:rsidRPr="00DA1622">
          <w:rPr>
            <w:rFonts w:eastAsia="Times New Roman" w:cs="Times New Roman"/>
            <w:color w:val="auto"/>
            <w:szCs w:val="24"/>
            <w:rPrChange w:id="1853" w:author="Asad" w:date="2024-12-02T17:59:00Z">
              <w:rPr/>
            </w:rPrChange>
          </w:rPr>
          <w:t>Users will have a stable internet connection to access the platform and interact with dynamic visualizations.</w:t>
        </w:r>
      </w:ins>
    </w:p>
    <w:p w14:paraId="35FD9C4B" w14:textId="5012EEC2" w:rsidR="00DA1622" w:rsidRDefault="00DA1622">
      <w:pPr>
        <w:pStyle w:val="ListParagraph"/>
        <w:numPr>
          <w:ilvl w:val="0"/>
          <w:numId w:val="27"/>
        </w:numPr>
        <w:spacing w:before="100" w:beforeAutospacing="1" w:after="100" w:afterAutospacing="1" w:line="360" w:lineRule="auto"/>
        <w:jc w:val="both"/>
        <w:rPr>
          <w:ins w:id="1854" w:author="Asad" w:date="2024-12-02T17:59:00Z"/>
          <w:rFonts w:eastAsia="Times New Roman" w:cs="Times New Roman"/>
          <w:color w:val="auto"/>
          <w:szCs w:val="24"/>
        </w:rPr>
        <w:pPrChange w:id="1855" w:author="Asad" w:date="2024-12-02T18:02:00Z">
          <w:pPr>
            <w:pStyle w:val="ListParagraph"/>
            <w:numPr>
              <w:numId w:val="27"/>
            </w:numPr>
            <w:spacing w:before="100" w:beforeAutospacing="1" w:after="100" w:afterAutospacing="1" w:line="360" w:lineRule="auto"/>
            <w:ind w:hanging="360"/>
          </w:pPr>
        </w:pPrChange>
      </w:pPr>
      <w:ins w:id="1856" w:author="Asad" w:date="2024-12-02T17:58:00Z">
        <w:r w:rsidRPr="00DA1622">
          <w:rPr>
            <w:rFonts w:eastAsia="Times New Roman" w:cs="Times New Roman"/>
            <w:color w:val="auto"/>
            <w:szCs w:val="24"/>
            <w:rPrChange w:id="1857" w:author="Asad" w:date="2024-12-02T17:59:00Z">
              <w:rPr/>
            </w:rPrChange>
          </w:rPr>
          <w:t>The platform will be accessed on modern browsers (e.g., Chrome, Firefox) with standard features enabled (e.g., JavaScript).</w:t>
        </w:r>
      </w:ins>
    </w:p>
    <w:p w14:paraId="015E5B20" w14:textId="779204EF" w:rsidR="00DA1622" w:rsidRDefault="00DA1622" w:rsidP="00DA1622">
      <w:pPr>
        <w:spacing w:before="100" w:beforeAutospacing="1" w:after="100" w:afterAutospacing="1" w:line="360" w:lineRule="auto"/>
        <w:rPr>
          <w:ins w:id="1858" w:author="Asad" w:date="2024-12-02T18:00:00Z"/>
          <w:rFonts w:eastAsia="Times New Roman" w:cs="Times New Roman"/>
          <w:color w:val="auto"/>
          <w:szCs w:val="24"/>
        </w:rPr>
      </w:pPr>
      <w:ins w:id="1859" w:author="Asad" w:date="2024-12-02T17:59:00Z">
        <w:r>
          <w:rPr>
            <w:rFonts w:eastAsia="Times New Roman" w:cs="Times New Roman"/>
            <w:color w:val="auto"/>
            <w:szCs w:val="24"/>
          </w:rPr>
          <w:t>Depen</w:t>
        </w:r>
      </w:ins>
      <w:ins w:id="1860" w:author="Asad" w:date="2024-12-02T18:00:00Z">
        <w:r>
          <w:rPr>
            <w:rFonts w:eastAsia="Times New Roman" w:cs="Times New Roman"/>
            <w:color w:val="auto"/>
            <w:szCs w:val="24"/>
          </w:rPr>
          <w:t>dencies of the project are given below</w:t>
        </w:r>
      </w:ins>
    </w:p>
    <w:p w14:paraId="6688FEF7" w14:textId="71FD54BE" w:rsidR="00DA1622" w:rsidRPr="00DA1622" w:rsidRDefault="00DA1622">
      <w:pPr>
        <w:pStyle w:val="ListParagraph"/>
        <w:numPr>
          <w:ilvl w:val="0"/>
          <w:numId w:val="28"/>
        </w:numPr>
        <w:spacing w:before="100" w:beforeAutospacing="1" w:after="100" w:afterAutospacing="1" w:line="360" w:lineRule="auto"/>
        <w:jc w:val="both"/>
        <w:rPr>
          <w:ins w:id="1861" w:author="Asad" w:date="2024-12-02T18:00:00Z"/>
          <w:rFonts w:eastAsia="Times New Roman" w:cs="Times New Roman"/>
          <w:color w:val="auto"/>
          <w:szCs w:val="24"/>
          <w:rPrChange w:id="1862" w:author="Asad" w:date="2024-12-02T18:01:00Z">
            <w:rPr>
              <w:ins w:id="1863" w:author="Asad" w:date="2024-12-02T18:00:00Z"/>
            </w:rPr>
          </w:rPrChange>
        </w:rPr>
        <w:pPrChange w:id="1864" w:author="Asad" w:date="2024-12-02T18:02:00Z">
          <w:pPr>
            <w:spacing w:before="100" w:beforeAutospacing="1" w:after="100" w:afterAutospacing="1" w:line="240" w:lineRule="auto"/>
          </w:pPr>
        </w:pPrChange>
      </w:pPr>
      <w:ins w:id="1865" w:author="Asad" w:date="2024-12-02T18:00:00Z">
        <w:r w:rsidRPr="00DA1622">
          <w:rPr>
            <w:rFonts w:eastAsia="Times New Roman" w:cs="Times New Roman"/>
            <w:color w:val="auto"/>
            <w:szCs w:val="24"/>
            <w:rPrChange w:id="1866" w:author="Asad" w:date="2024-12-02T18:01:00Z">
              <w:rPr/>
            </w:rPrChange>
          </w:rPr>
          <w:t>The platform relies on APIs or data files for university merit lists</w:t>
        </w:r>
      </w:ins>
      <w:ins w:id="1867" w:author="Asad" w:date="2024-12-02T18:01:00Z">
        <w:r>
          <w:rPr>
            <w:rFonts w:eastAsia="Times New Roman" w:cs="Times New Roman"/>
            <w:color w:val="auto"/>
            <w:szCs w:val="24"/>
          </w:rPr>
          <w:t xml:space="preserve"> </w:t>
        </w:r>
      </w:ins>
      <w:ins w:id="1868" w:author="Asad" w:date="2024-12-02T18:00:00Z">
        <w:r w:rsidRPr="00DA1622">
          <w:rPr>
            <w:rFonts w:eastAsia="Times New Roman" w:cs="Times New Roman"/>
            <w:color w:val="auto"/>
            <w:szCs w:val="24"/>
            <w:rPrChange w:id="1869" w:author="Asad" w:date="2024-12-02T18:01:00Z">
              <w:rPr/>
            </w:rPrChange>
          </w:rPr>
          <w:t>and global field trends. Any changes or unavailability in these sources could affect functionality.</w:t>
        </w:r>
      </w:ins>
    </w:p>
    <w:p w14:paraId="30AA3AA6" w14:textId="77777777" w:rsidR="00DA1622" w:rsidRPr="00DA1622" w:rsidRDefault="00DA1622">
      <w:pPr>
        <w:pStyle w:val="ListParagraph"/>
        <w:numPr>
          <w:ilvl w:val="0"/>
          <w:numId w:val="28"/>
        </w:numPr>
        <w:spacing w:before="100" w:beforeAutospacing="1" w:after="100" w:afterAutospacing="1" w:line="360" w:lineRule="auto"/>
        <w:jc w:val="both"/>
        <w:rPr>
          <w:ins w:id="1870" w:author="Asad" w:date="2024-12-02T18:00:00Z"/>
          <w:rFonts w:eastAsia="Times New Roman" w:cs="Times New Roman"/>
          <w:color w:val="auto"/>
          <w:szCs w:val="24"/>
          <w:rPrChange w:id="1871" w:author="Asad" w:date="2024-12-02T18:01:00Z">
            <w:rPr>
              <w:ins w:id="1872" w:author="Asad" w:date="2024-12-02T18:00:00Z"/>
            </w:rPr>
          </w:rPrChange>
        </w:rPr>
        <w:pPrChange w:id="1873" w:author="Asad" w:date="2024-12-02T18:02:00Z">
          <w:pPr>
            <w:spacing w:before="100" w:beforeAutospacing="1" w:after="100" w:afterAutospacing="1" w:line="240" w:lineRule="auto"/>
          </w:pPr>
        </w:pPrChange>
      </w:pPr>
      <w:ins w:id="1874" w:author="Asad" w:date="2024-12-02T18:00:00Z">
        <w:r w:rsidRPr="00DA1622">
          <w:rPr>
            <w:rFonts w:eastAsia="Times New Roman" w:cs="Times New Roman"/>
            <w:color w:val="auto"/>
            <w:szCs w:val="24"/>
            <w:rPrChange w:id="1875" w:author="Asad" w:date="2024-12-02T18:01:00Z">
              <w:rPr/>
            </w:rPrChange>
          </w:rPr>
          <w:t>Data visualization depends on libraries like D3.js or Chart.js, which must remain supported and updated.</w:t>
        </w:r>
      </w:ins>
    </w:p>
    <w:p w14:paraId="3852AAD5" w14:textId="543E096F" w:rsidR="00DA1622" w:rsidRPr="00DA1622" w:rsidRDefault="00DA1622">
      <w:pPr>
        <w:pStyle w:val="ListParagraph"/>
        <w:numPr>
          <w:ilvl w:val="0"/>
          <w:numId w:val="28"/>
        </w:numPr>
        <w:spacing w:before="100" w:beforeAutospacing="1" w:after="100" w:afterAutospacing="1" w:line="360" w:lineRule="auto"/>
        <w:jc w:val="both"/>
        <w:rPr>
          <w:ins w:id="1876" w:author="Asad" w:date="2024-12-02T18:00:00Z"/>
          <w:rFonts w:eastAsia="Times New Roman" w:cs="Times New Roman"/>
          <w:color w:val="auto"/>
          <w:szCs w:val="24"/>
          <w:rPrChange w:id="1877" w:author="Asad" w:date="2024-12-02T18:01:00Z">
            <w:rPr>
              <w:ins w:id="1878" w:author="Asad" w:date="2024-12-02T18:00:00Z"/>
            </w:rPr>
          </w:rPrChange>
        </w:rPr>
        <w:pPrChange w:id="1879" w:author="Asad" w:date="2024-12-02T18:02:00Z">
          <w:pPr>
            <w:spacing w:before="100" w:beforeAutospacing="1" w:after="100" w:afterAutospacing="1" w:line="240" w:lineRule="auto"/>
          </w:pPr>
        </w:pPrChange>
      </w:pPr>
      <w:ins w:id="1880" w:author="Asad" w:date="2024-12-02T18:00:00Z">
        <w:r w:rsidRPr="00DA1622">
          <w:rPr>
            <w:rFonts w:eastAsia="Times New Roman" w:cs="Times New Roman"/>
            <w:color w:val="auto"/>
            <w:szCs w:val="24"/>
            <w:rPrChange w:id="1881" w:author="Asad" w:date="2024-12-02T18:01:00Z">
              <w:rPr/>
            </w:rPrChange>
          </w:rPr>
          <w:t>The system depends on reliable hosting services for server and database deployment</w:t>
        </w:r>
      </w:ins>
      <w:ins w:id="1882" w:author="Asad" w:date="2024-12-02T18:01:00Z">
        <w:r>
          <w:rPr>
            <w:rFonts w:eastAsia="Times New Roman" w:cs="Times New Roman"/>
            <w:color w:val="auto"/>
            <w:szCs w:val="24"/>
          </w:rPr>
          <w:t>.</w:t>
        </w:r>
      </w:ins>
    </w:p>
    <w:p w14:paraId="344E348B" w14:textId="77777777" w:rsidR="00DA1622" w:rsidRPr="00DA1622" w:rsidRDefault="00DA1622">
      <w:pPr>
        <w:pStyle w:val="ListParagraph"/>
        <w:numPr>
          <w:ilvl w:val="0"/>
          <w:numId w:val="28"/>
        </w:numPr>
        <w:spacing w:before="100" w:beforeAutospacing="1" w:after="100" w:afterAutospacing="1" w:line="360" w:lineRule="auto"/>
        <w:jc w:val="both"/>
        <w:rPr>
          <w:ins w:id="1883" w:author="Asad" w:date="2024-12-02T18:00:00Z"/>
          <w:rFonts w:eastAsia="Times New Roman" w:cs="Times New Roman"/>
          <w:color w:val="auto"/>
          <w:szCs w:val="24"/>
          <w:rPrChange w:id="1884" w:author="Asad" w:date="2024-12-02T18:01:00Z">
            <w:rPr>
              <w:ins w:id="1885" w:author="Asad" w:date="2024-12-02T18:00:00Z"/>
            </w:rPr>
          </w:rPrChange>
        </w:rPr>
        <w:pPrChange w:id="1886" w:author="Asad" w:date="2024-12-02T18:02:00Z">
          <w:pPr>
            <w:spacing w:before="100" w:beforeAutospacing="1" w:after="100" w:afterAutospacing="1" w:line="240" w:lineRule="auto"/>
          </w:pPr>
        </w:pPrChange>
      </w:pPr>
      <w:ins w:id="1887" w:author="Asad" w:date="2024-12-02T18:00:00Z">
        <w:r w:rsidRPr="00DA1622">
          <w:rPr>
            <w:rFonts w:eastAsia="Times New Roman" w:cs="Times New Roman"/>
            <w:color w:val="auto"/>
            <w:szCs w:val="24"/>
            <w:rPrChange w:id="1888" w:author="Asad" w:date="2024-12-02T18:01:00Z">
              <w:rPr/>
            </w:rPrChange>
          </w:rPr>
          <w:t>The use of OAuth 2.0 or similar third-party authentication protocols is assumed for secure user login.</w:t>
        </w:r>
      </w:ins>
    </w:p>
    <w:p w14:paraId="11285114" w14:textId="77777777" w:rsidR="00DA1622" w:rsidRPr="00DA1622" w:rsidRDefault="00DA1622">
      <w:pPr>
        <w:pStyle w:val="ListParagraph"/>
        <w:numPr>
          <w:ilvl w:val="0"/>
          <w:numId w:val="28"/>
        </w:numPr>
        <w:spacing w:before="100" w:beforeAutospacing="1" w:after="100" w:afterAutospacing="1" w:line="360" w:lineRule="auto"/>
        <w:jc w:val="both"/>
        <w:rPr>
          <w:ins w:id="1889" w:author="Asad" w:date="2024-12-02T18:00:00Z"/>
          <w:rFonts w:eastAsia="Times New Roman" w:cs="Times New Roman"/>
          <w:color w:val="auto"/>
          <w:szCs w:val="24"/>
          <w:rPrChange w:id="1890" w:author="Asad" w:date="2024-12-02T18:01:00Z">
            <w:rPr>
              <w:ins w:id="1891" w:author="Asad" w:date="2024-12-02T18:00:00Z"/>
            </w:rPr>
          </w:rPrChange>
        </w:rPr>
        <w:pPrChange w:id="1892" w:author="Asad" w:date="2024-12-02T18:02:00Z">
          <w:pPr>
            <w:spacing w:before="100" w:beforeAutospacing="1" w:after="100" w:afterAutospacing="1" w:line="240" w:lineRule="auto"/>
          </w:pPr>
        </w:pPrChange>
      </w:pPr>
      <w:ins w:id="1893" w:author="Asad" w:date="2024-12-02T18:00:00Z">
        <w:r w:rsidRPr="00DA1622">
          <w:rPr>
            <w:rFonts w:eastAsia="Times New Roman" w:cs="Times New Roman"/>
            <w:color w:val="auto"/>
            <w:szCs w:val="24"/>
            <w:rPrChange w:id="1894" w:author="Asad" w:date="2024-12-02T18:01:00Z">
              <w:rPr/>
            </w:rPrChange>
          </w:rPr>
          <w:lastRenderedPageBreak/>
          <w:t>Components from similar projects or open-source libraries may be reused to expedite development, assuming compatibility with the platform.</w:t>
        </w:r>
      </w:ins>
    </w:p>
    <w:p w14:paraId="37D42EB3" w14:textId="77777777" w:rsidR="00DA1622" w:rsidRPr="00DA1622" w:rsidRDefault="00DA1622">
      <w:pPr>
        <w:spacing w:before="100" w:beforeAutospacing="1" w:after="100" w:afterAutospacing="1" w:line="360" w:lineRule="auto"/>
        <w:rPr>
          <w:ins w:id="1895" w:author="Asad" w:date="2024-12-02T17:58:00Z"/>
          <w:rFonts w:eastAsia="Times New Roman" w:cs="Times New Roman"/>
          <w:color w:val="auto"/>
          <w:szCs w:val="24"/>
          <w:rPrChange w:id="1896" w:author="Asad" w:date="2024-12-02T17:59:00Z">
            <w:rPr>
              <w:ins w:id="1897" w:author="Asad" w:date="2024-12-02T17:58:00Z"/>
            </w:rPr>
          </w:rPrChange>
        </w:rPr>
        <w:pPrChange w:id="1898" w:author="Asad" w:date="2024-12-02T17:59:00Z">
          <w:pPr>
            <w:spacing w:before="100" w:beforeAutospacing="1" w:after="100" w:afterAutospacing="1" w:line="240" w:lineRule="auto"/>
          </w:pPr>
        </w:pPrChange>
      </w:pPr>
    </w:p>
    <w:p w14:paraId="1136BD80" w14:textId="4FFD74BA" w:rsidR="005947DF" w:rsidRPr="000E057A" w:rsidRDefault="005947DF">
      <w:pPr>
        <w:pStyle w:val="Heading1"/>
        <w:numPr>
          <w:ilvl w:val="0"/>
          <w:numId w:val="2"/>
        </w:numPr>
        <w:shd w:val="clear" w:color="auto" w:fill="595959" w:themeFill="text1" w:themeFillTint="A6"/>
        <w:ind w:left="357" w:hanging="357"/>
        <w:jc w:val="center"/>
        <w:rPr>
          <w:ins w:id="1899" w:author="Asad" w:date="2024-12-02T18:06:00Z"/>
          <w:color w:val="FFFFFF" w:themeColor="background1"/>
          <w:sz w:val="36"/>
          <w:szCs w:val="36"/>
        </w:rPr>
        <w:pPrChange w:id="1900" w:author="Asad" w:date="2024-12-02T18:07:00Z">
          <w:pPr>
            <w:pStyle w:val="Heading1"/>
            <w:numPr>
              <w:numId w:val="2"/>
            </w:numPr>
            <w:shd w:val="clear" w:color="auto" w:fill="595959" w:themeFill="text1" w:themeFillTint="A6"/>
            <w:ind w:left="360" w:hanging="360"/>
            <w:jc w:val="center"/>
          </w:pPr>
        </w:pPrChange>
      </w:pPr>
      <w:bookmarkStart w:id="1901" w:name="_Toc187627456"/>
      <w:ins w:id="1902" w:author="Asad" w:date="2024-12-02T18:06:00Z">
        <w:r>
          <w:rPr>
            <w:color w:val="FFFFFF" w:themeColor="background1"/>
            <w:sz w:val="36"/>
            <w:szCs w:val="36"/>
          </w:rPr>
          <w:t>Specific Requirements</w:t>
        </w:r>
        <w:bookmarkEnd w:id="1901"/>
        <w:r>
          <w:rPr>
            <w:color w:val="FFFFFF" w:themeColor="background1"/>
            <w:sz w:val="36"/>
            <w:szCs w:val="36"/>
          </w:rPr>
          <w:t xml:space="preserve"> </w:t>
        </w:r>
      </w:ins>
    </w:p>
    <w:p w14:paraId="013E34F8" w14:textId="2D95D154" w:rsidR="00DA1622" w:rsidRPr="0070224B" w:rsidRDefault="005947DF">
      <w:pPr>
        <w:pStyle w:val="Heading2"/>
        <w:rPr>
          <w:ins w:id="1903" w:author="Asad" w:date="2024-12-02T18:08:00Z"/>
          <w:rPrChange w:id="1904" w:author="Asad Shah" w:date="2025-01-01T22:46:00Z">
            <w:rPr>
              <w:ins w:id="1905" w:author="Asad" w:date="2024-12-02T18:08:00Z"/>
            </w:rPr>
          </w:rPrChange>
        </w:rPr>
        <w:pPrChange w:id="1906" w:author="Asad Shah" w:date="2025-01-01T22:46:00Z">
          <w:pPr>
            <w:pStyle w:val="Heading1"/>
          </w:pPr>
        </w:pPrChange>
      </w:pPr>
      <w:bookmarkStart w:id="1907" w:name="_Toc187627457"/>
      <w:ins w:id="1908" w:author="Asad" w:date="2024-12-02T18:08:00Z">
        <w:r w:rsidRPr="0070224B">
          <w:rPr>
            <w:rPrChange w:id="1909" w:author="Asad Shah" w:date="2025-01-01T22:46:00Z">
              <w:rPr/>
            </w:rPrChange>
          </w:rPr>
          <w:t>3.1 External Interface Requirements</w:t>
        </w:r>
        <w:bookmarkEnd w:id="1907"/>
      </w:ins>
    </w:p>
    <w:p w14:paraId="678C3E7B" w14:textId="4225CF80" w:rsidR="005947DF" w:rsidRPr="0070224B" w:rsidRDefault="005947DF">
      <w:pPr>
        <w:pStyle w:val="Heading3"/>
        <w:rPr>
          <w:ins w:id="1910" w:author="Asad Shah" w:date="2025-01-01T18:01:00Z"/>
          <w:rPrChange w:id="1911" w:author="Asad Shah" w:date="2025-01-01T22:46:00Z">
            <w:rPr>
              <w:ins w:id="1912" w:author="Asad Shah" w:date="2025-01-01T18:01:00Z"/>
            </w:rPr>
          </w:rPrChange>
        </w:rPr>
        <w:pPrChange w:id="1913" w:author="Asad Shah" w:date="2025-01-01T22:46:00Z">
          <w:pPr>
            <w:pStyle w:val="Heading2"/>
          </w:pPr>
        </w:pPrChange>
      </w:pPr>
      <w:bookmarkStart w:id="1914" w:name="_Toc187627458"/>
      <w:ins w:id="1915" w:author="Asad" w:date="2024-12-02T18:09:00Z">
        <w:r w:rsidRPr="0070224B">
          <w:rPr>
            <w:rPrChange w:id="1916" w:author="Asad Shah" w:date="2025-01-01T22:46:00Z">
              <w:rPr/>
            </w:rPrChange>
          </w:rPr>
          <w:t>3.1.1 User Interfaces</w:t>
        </w:r>
        <w:bookmarkEnd w:id="1914"/>
        <w:r w:rsidRPr="0070224B">
          <w:rPr>
            <w:rPrChange w:id="1917" w:author="Asad Shah" w:date="2025-01-01T22:46:00Z">
              <w:rPr/>
            </w:rPrChange>
          </w:rPr>
          <w:t xml:space="preserve"> </w:t>
        </w:r>
      </w:ins>
    </w:p>
    <w:p w14:paraId="3F962BD4" w14:textId="43519363" w:rsidR="00DA3570" w:rsidRDefault="00DA3570">
      <w:pPr>
        <w:spacing w:line="360" w:lineRule="auto"/>
        <w:jc w:val="both"/>
        <w:rPr>
          <w:ins w:id="1918" w:author="Asad Shah" w:date="2025-01-01T18:10:00Z"/>
        </w:rPr>
        <w:pPrChange w:id="1919" w:author="Asad Shah" w:date="2025-01-01T21:45:00Z">
          <w:pPr/>
        </w:pPrChange>
      </w:pPr>
      <w:ins w:id="1920" w:author="Asad Shah" w:date="2025-01-01T18:07:00Z">
        <w:r>
          <w:t xml:space="preserve">The interface design </w:t>
        </w:r>
        <w:r w:rsidR="00D5743B">
          <w:t xml:space="preserve">in </w:t>
        </w:r>
      </w:ins>
      <w:ins w:id="1921" w:author="Asad Shah" w:date="2025-01-01T18:12:00Z">
        <w:r w:rsidR="00D5743B">
          <w:t>F</w:t>
        </w:r>
      </w:ins>
      <w:ins w:id="1922" w:author="Asad Shah" w:date="2025-01-01T18:07:00Z">
        <w:r w:rsidR="00D5743B">
          <w:t>ig</w:t>
        </w:r>
      </w:ins>
      <w:ins w:id="1923" w:author="Asad Shah" w:date="2025-01-01T18:08:00Z">
        <w:r w:rsidR="00D5743B">
          <w:t>ure 2</w:t>
        </w:r>
      </w:ins>
      <w:ins w:id="1924" w:author="Asad Shah" w:date="2025-01-01T18:09:00Z">
        <w:r w:rsidR="00D5743B">
          <w:t xml:space="preserve"> defines a user login and s</w:t>
        </w:r>
      </w:ins>
      <w:ins w:id="1925" w:author="Asad Shah" w:date="2025-01-01T18:10:00Z">
        <w:r w:rsidR="00D5743B">
          <w:t>i</w:t>
        </w:r>
      </w:ins>
      <w:ins w:id="1926" w:author="Asad Shah" w:date="2025-01-01T18:09:00Z">
        <w:r w:rsidR="00D5743B">
          <w:t>gnup fu</w:t>
        </w:r>
      </w:ins>
      <w:ins w:id="1927" w:author="Asad Shah" w:date="2025-01-01T18:10:00Z">
        <w:r w:rsidR="00D5743B">
          <w:t>nctionality when the user visits our website.</w:t>
        </w:r>
      </w:ins>
    </w:p>
    <w:p w14:paraId="4E4BBEE3" w14:textId="77777777" w:rsidR="005E1DFA" w:rsidRDefault="00D5743B">
      <w:pPr>
        <w:keepNext/>
        <w:rPr>
          <w:ins w:id="1928" w:author="Asad Shah" w:date="2025-01-03T18:01:00Z"/>
        </w:rPr>
        <w:pPrChange w:id="1929" w:author="Asad Shah" w:date="2025-01-03T18:01:00Z">
          <w:pPr/>
        </w:pPrChange>
      </w:pPr>
      <w:ins w:id="1930" w:author="Asad Shah" w:date="2025-01-01T18:11:00Z">
        <w:r w:rsidRPr="00D5743B">
          <w:rPr>
            <w:noProof/>
          </w:rPr>
          <w:drawing>
            <wp:inline distT="0" distB="0" distL="0" distR="0" wp14:anchorId="5E8F51AD" wp14:editId="677D5BCD">
              <wp:extent cx="6123940" cy="34721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3940" cy="3472180"/>
                      </a:xfrm>
                      <a:prstGeom prst="rect">
                        <a:avLst/>
                      </a:prstGeom>
                    </pic:spPr>
                  </pic:pic>
                </a:graphicData>
              </a:graphic>
            </wp:inline>
          </w:drawing>
        </w:r>
      </w:ins>
    </w:p>
    <w:p w14:paraId="3CEFA8B6" w14:textId="241203CA" w:rsidR="00D5743B" w:rsidRPr="005E1DFA" w:rsidRDefault="005E1DFA">
      <w:pPr>
        <w:pStyle w:val="Caption"/>
        <w:jc w:val="center"/>
        <w:rPr>
          <w:ins w:id="1931" w:author="Asad Shah" w:date="2025-01-01T18:15:00Z"/>
          <w:sz w:val="28"/>
          <w:szCs w:val="28"/>
          <w:rPrChange w:id="1932" w:author="Asad Shah" w:date="2025-01-03T18:02:00Z">
            <w:rPr>
              <w:ins w:id="1933" w:author="Asad Shah" w:date="2025-01-01T18:15:00Z"/>
            </w:rPr>
          </w:rPrChange>
        </w:rPr>
        <w:pPrChange w:id="1934" w:author="Asad Shah" w:date="2025-01-03T18:01:00Z">
          <w:pPr/>
        </w:pPrChange>
      </w:pPr>
      <w:ins w:id="1935" w:author="Asad Shah" w:date="2025-01-03T18:01:00Z">
        <w:r w:rsidRPr="005E1DFA">
          <w:rPr>
            <w:sz w:val="22"/>
            <w:szCs w:val="22"/>
            <w:rPrChange w:id="1936" w:author="Asad Shah" w:date="2025-01-03T18:02:00Z">
              <w:rPr>
                <w:i/>
                <w:iCs/>
              </w:rPr>
            </w:rPrChange>
          </w:rPr>
          <w:t xml:space="preserve">Figure </w:t>
        </w:r>
        <w:r w:rsidRPr="005E1DFA">
          <w:rPr>
            <w:sz w:val="22"/>
            <w:szCs w:val="22"/>
            <w:rPrChange w:id="1937" w:author="Asad Shah" w:date="2025-01-03T18:02:00Z">
              <w:rPr>
                <w:i/>
                <w:iCs/>
              </w:rPr>
            </w:rPrChange>
          </w:rPr>
          <w:fldChar w:fldCharType="begin"/>
        </w:r>
        <w:r w:rsidRPr="005E1DFA">
          <w:rPr>
            <w:sz w:val="22"/>
            <w:szCs w:val="22"/>
            <w:rPrChange w:id="1938" w:author="Asad Shah" w:date="2025-01-03T18:02:00Z">
              <w:rPr>
                <w:i/>
                <w:iCs/>
              </w:rPr>
            </w:rPrChange>
          </w:rPr>
          <w:instrText xml:space="preserve"> SEQ Figure \* ARABIC </w:instrText>
        </w:r>
      </w:ins>
      <w:r w:rsidRPr="005E1DFA">
        <w:rPr>
          <w:sz w:val="22"/>
          <w:szCs w:val="22"/>
          <w:rPrChange w:id="1939" w:author="Asad Shah" w:date="2025-01-03T18:02:00Z">
            <w:rPr>
              <w:i/>
              <w:iCs/>
            </w:rPr>
          </w:rPrChange>
        </w:rPr>
        <w:fldChar w:fldCharType="separate"/>
      </w:r>
      <w:ins w:id="1940" w:author="Asad Shah" w:date="2025-01-04T19:32:00Z">
        <w:r w:rsidR="00BB3781">
          <w:rPr>
            <w:noProof/>
            <w:sz w:val="22"/>
            <w:szCs w:val="22"/>
          </w:rPr>
          <w:t>2</w:t>
        </w:r>
      </w:ins>
      <w:ins w:id="1941" w:author="Asad Shah" w:date="2025-01-03T18:01:00Z">
        <w:r w:rsidRPr="005E1DFA">
          <w:rPr>
            <w:sz w:val="22"/>
            <w:szCs w:val="22"/>
            <w:rPrChange w:id="1942" w:author="Asad Shah" w:date="2025-01-03T18:02:00Z">
              <w:rPr>
                <w:i/>
                <w:iCs/>
              </w:rPr>
            </w:rPrChange>
          </w:rPr>
          <w:fldChar w:fldCharType="end"/>
        </w:r>
      </w:ins>
    </w:p>
    <w:p w14:paraId="6EBF9FC4" w14:textId="77777777" w:rsidR="00D5743B" w:rsidRDefault="00D5743B" w:rsidP="00D5743B">
      <w:pPr>
        <w:rPr>
          <w:ins w:id="1943" w:author="Asad Shah" w:date="2025-01-01T18:12:00Z"/>
        </w:rPr>
      </w:pPr>
    </w:p>
    <w:p w14:paraId="656D836E" w14:textId="397F21A2" w:rsidR="00D5743B" w:rsidRDefault="00D5743B">
      <w:pPr>
        <w:spacing w:line="360" w:lineRule="auto"/>
        <w:jc w:val="both"/>
        <w:rPr>
          <w:ins w:id="1944" w:author="Asad Shah" w:date="2025-01-01T18:15:00Z"/>
        </w:rPr>
        <w:pPrChange w:id="1945" w:author="Asad Shah" w:date="2025-01-01T21:45:00Z">
          <w:pPr/>
        </w:pPrChange>
      </w:pPr>
      <w:ins w:id="1946" w:author="Asad Shah" w:date="2025-01-01T18:12:00Z">
        <w:r>
          <w:t xml:space="preserve">After signup and login, the user is directed to homepage </w:t>
        </w:r>
      </w:ins>
      <w:ins w:id="1947" w:author="Asad Shah" w:date="2025-01-01T18:13:00Z">
        <w:r>
          <w:t xml:space="preserve">shown in Figure 3 to have options to navigate to other </w:t>
        </w:r>
      </w:ins>
      <w:ins w:id="1948" w:author="Asad Shah" w:date="2025-01-01T18:14:00Z">
        <w:r>
          <w:t>pages. Homepage has basic introduction of our website and a get started button which navigates to</w:t>
        </w:r>
      </w:ins>
      <w:ins w:id="1949" w:author="Asad Shah" w:date="2025-01-01T18:15:00Z">
        <w:r>
          <w:t>wards the finding of their career.</w:t>
        </w:r>
      </w:ins>
      <w:ins w:id="1950" w:author="Asad Shah" w:date="2025-01-01T18:12:00Z">
        <w:r>
          <w:t xml:space="preserve"> </w:t>
        </w:r>
      </w:ins>
    </w:p>
    <w:p w14:paraId="7A1181B3" w14:textId="77777777" w:rsidR="005E1DFA" w:rsidRDefault="001B2948">
      <w:pPr>
        <w:keepNext/>
        <w:rPr>
          <w:ins w:id="1951" w:author="Asad Shah" w:date="2025-01-03T18:02:00Z"/>
        </w:rPr>
        <w:pPrChange w:id="1952" w:author="Asad Shah" w:date="2025-01-03T18:02:00Z">
          <w:pPr/>
        </w:pPrChange>
      </w:pPr>
      <w:ins w:id="1953" w:author="Asad Shah" w:date="2025-01-01T18:25:00Z">
        <w:r w:rsidRPr="001B2948">
          <w:rPr>
            <w:noProof/>
          </w:rPr>
          <w:lastRenderedPageBreak/>
          <w:drawing>
            <wp:inline distT="0" distB="0" distL="0" distR="0" wp14:anchorId="5D39DAAE" wp14:editId="02764710">
              <wp:extent cx="6123940" cy="34436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3940" cy="3443605"/>
                      </a:xfrm>
                      <a:prstGeom prst="rect">
                        <a:avLst/>
                      </a:prstGeom>
                    </pic:spPr>
                  </pic:pic>
                </a:graphicData>
              </a:graphic>
            </wp:inline>
          </w:drawing>
        </w:r>
      </w:ins>
    </w:p>
    <w:p w14:paraId="5D3A166C" w14:textId="492EDF9E" w:rsidR="00D5743B" w:rsidRPr="005E1DFA" w:rsidRDefault="005E1DFA">
      <w:pPr>
        <w:pStyle w:val="Caption"/>
        <w:jc w:val="center"/>
        <w:rPr>
          <w:ins w:id="1954" w:author="Asad Shah" w:date="2025-01-01T18:16:00Z"/>
          <w:sz w:val="28"/>
          <w:szCs w:val="28"/>
          <w:rPrChange w:id="1955" w:author="Asad Shah" w:date="2025-01-03T18:02:00Z">
            <w:rPr>
              <w:ins w:id="1956" w:author="Asad Shah" w:date="2025-01-01T18:16:00Z"/>
            </w:rPr>
          </w:rPrChange>
        </w:rPr>
        <w:pPrChange w:id="1957" w:author="Asad Shah" w:date="2025-01-03T18:02:00Z">
          <w:pPr/>
        </w:pPrChange>
      </w:pPr>
      <w:ins w:id="1958" w:author="Asad Shah" w:date="2025-01-03T18:02:00Z">
        <w:r w:rsidRPr="005E1DFA">
          <w:rPr>
            <w:sz w:val="22"/>
            <w:szCs w:val="22"/>
            <w:rPrChange w:id="1959" w:author="Asad Shah" w:date="2025-01-03T18:02:00Z">
              <w:rPr>
                <w:i/>
                <w:iCs/>
              </w:rPr>
            </w:rPrChange>
          </w:rPr>
          <w:t xml:space="preserve">Figure </w:t>
        </w:r>
        <w:r w:rsidRPr="005E1DFA">
          <w:rPr>
            <w:sz w:val="22"/>
            <w:szCs w:val="22"/>
            <w:rPrChange w:id="1960" w:author="Asad Shah" w:date="2025-01-03T18:02:00Z">
              <w:rPr>
                <w:i/>
                <w:iCs/>
              </w:rPr>
            </w:rPrChange>
          </w:rPr>
          <w:fldChar w:fldCharType="begin"/>
        </w:r>
        <w:r w:rsidRPr="005E1DFA">
          <w:rPr>
            <w:sz w:val="22"/>
            <w:szCs w:val="22"/>
            <w:rPrChange w:id="1961" w:author="Asad Shah" w:date="2025-01-03T18:02:00Z">
              <w:rPr>
                <w:i/>
                <w:iCs/>
              </w:rPr>
            </w:rPrChange>
          </w:rPr>
          <w:instrText xml:space="preserve"> SEQ Figure \* ARABIC </w:instrText>
        </w:r>
      </w:ins>
      <w:r w:rsidRPr="005E1DFA">
        <w:rPr>
          <w:sz w:val="22"/>
          <w:szCs w:val="22"/>
          <w:rPrChange w:id="1962" w:author="Asad Shah" w:date="2025-01-03T18:02:00Z">
            <w:rPr>
              <w:i/>
              <w:iCs/>
            </w:rPr>
          </w:rPrChange>
        </w:rPr>
        <w:fldChar w:fldCharType="separate"/>
      </w:r>
      <w:ins w:id="1963" w:author="Asad Shah" w:date="2025-01-04T19:32:00Z">
        <w:r w:rsidR="00BB3781">
          <w:rPr>
            <w:noProof/>
            <w:sz w:val="22"/>
            <w:szCs w:val="22"/>
          </w:rPr>
          <w:t>3</w:t>
        </w:r>
      </w:ins>
      <w:ins w:id="1964" w:author="Asad Shah" w:date="2025-01-03T18:02:00Z">
        <w:r w:rsidRPr="005E1DFA">
          <w:rPr>
            <w:sz w:val="22"/>
            <w:szCs w:val="22"/>
            <w:rPrChange w:id="1965" w:author="Asad Shah" w:date="2025-01-03T18:02:00Z">
              <w:rPr>
                <w:i/>
                <w:iCs/>
              </w:rPr>
            </w:rPrChange>
          </w:rPr>
          <w:fldChar w:fldCharType="end"/>
        </w:r>
      </w:ins>
    </w:p>
    <w:p w14:paraId="25D7F8DB" w14:textId="23265208" w:rsidR="00D5743B" w:rsidRDefault="001B2948">
      <w:pPr>
        <w:spacing w:line="360" w:lineRule="auto"/>
        <w:jc w:val="both"/>
        <w:rPr>
          <w:ins w:id="1966" w:author="Asad Shah" w:date="2025-01-01T18:26:00Z"/>
        </w:rPr>
        <w:pPrChange w:id="1967" w:author="Asad Shah" w:date="2025-01-01T21:44:00Z">
          <w:pPr/>
        </w:pPrChange>
      </w:pPr>
      <w:ins w:id="1968" w:author="Asad Shah" w:date="2025-01-01T18:23:00Z">
        <w:r>
          <w:t>After clicking the get s</w:t>
        </w:r>
      </w:ins>
      <w:ins w:id="1969" w:author="Asad Shah" w:date="2025-01-01T18:24:00Z">
        <w:r>
          <w:t>tarted button, we are navigated to find our career section shown in Figure 4</w:t>
        </w:r>
      </w:ins>
      <w:ins w:id="1970" w:author="Asad Shah" w:date="2025-01-01T18:27:00Z">
        <w:r>
          <w:t xml:space="preserve"> where user can select any field according to his interest</w:t>
        </w:r>
      </w:ins>
      <w:ins w:id="1971" w:author="Asad Shah" w:date="2025-01-01T18:37:00Z">
        <w:r w:rsidR="00CD3395">
          <w:t>, en</w:t>
        </w:r>
      </w:ins>
      <w:ins w:id="1972" w:author="Asad Shah" w:date="2025-01-01T18:38:00Z">
        <w:r w:rsidR="00CD3395">
          <w:t>ter matric marks,</w:t>
        </w:r>
      </w:ins>
      <w:ins w:id="1973" w:author="Asad Shah" w:date="2025-01-01T18:37:00Z">
        <w:r w:rsidR="00CD3395">
          <w:t xml:space="preserve"> enter FSC </w:t>
        </w:r>
        <w:proofErr w:type="gramStart"/>
        <w:r w:rsidR="00CD3395">
          <w:t xml:space="preserve">marks </w:t>
        </w:r>
      </w:ins>
      <w:ins w:id="1974" w:author="Asad Shah" w:date="2025-01-01T18:27:00Z">
        <w:r>
          <w:t xml:space="preserve"> and</w:t>
        </w:r>
        <w:proofErr w:type="gramEnd"/>
        <w:r>
          <w:t xml:space="preserve"> then the universities related to </w:t>
        </w:r>
      </w:ins>
      <w:ins w:id="1975" w:author="Asad Shah" w:date="2025-01-01T18:38:00Z">
        <w:r w:rsidR="00CD3395">
          <w:t xml:space="preserve">the given data </w:t>
        </w:r>
      </w:ins>
      <w:ins w:id="1976" w:author="Asad Shah" w:date="2025-01-01T18:39:00Z">
        <w:r w:rsidR="00CD3395">
          <w:t>i</w:t>
        </w:r>
      </w:ins>
      <w:ins w:id="1977" w:author="Asad Shah" w:date="2025-01-01T18:38:00Z">
        <w:r w:rsidR="00CD3395">
          <w:t xml:space="preserve">s shown in the below fields which navigate to the web pages </w:t>
        </w:r>
      </w:ins>
      <w:ins w:id="1978" w:author="Asad Shah" w:date="2025-01-01T18:39:00Z">
        <w:r w:rsidR="00CD3395">
          <w:t>of the respected universities. If anyone is not clear about his in</w:t>
        </w:r>
      </w:ins>
      <w:ins w:id="1979" w:author="Asad Shah" w:date="2025-01-01T18:40:00Z">
        <w:r w:rsidR="00CD3395">
          <w:t xml:space="preserve">terests, he can chat with the chatbot to find his interest by </w:t>
        </w:r>
      </w:ins>
      <w:ins w:id="1980" w:author="Asad Shah" w:date="2025-01-01T18:41:00Z">
        <w:r w:rsidR="00CD3395">
          <w:t xml:space="preserve">telling </w:t>
        </w:r>
      </w:ins>
      <w:ins w:id="1981" w:author="Asad Shah" w:date="2025-01-01T18:40:00Z">
        <w:r w:rsidR="00CD3395">
          <w:t>the likes and dislikes</w:t>
        </w:r>
      </w:ins>
      <w:ins w:id="1982" w:author="Asad Shah" w:date="2025-01-01T18:41:00Z">
        <w:r w:rsidR="00CD3395">
          <w:t xml:space="preserve"> which help the chatbot to find the interest</w:t>
        </w:r>
      </w:ins>
      <w:ins w:id="1983" w:author="Asad Shah" w:date="2025-01-01T18:40:00Z">
        <w:r w:rsidR="00CD3395">
          <w:t>.</w:t>
        </w:r>
      </w:ins>
    </w:p>
    <w:p w14:paraId="065BE0A8" w14:textId="77777777" w:rsidR="005E1DFA" w:rsidRDefault="001B2948">
      <w:pPr>
        <w:keepNext/>
        <w:rPr>
          <w:ins w:id="1984" w:author="Asad Shah" w:date="2025-01-03T18:03:00Z"/>
        </w:rPr>
        <w:pPrChange w:id="1985" w:author="Asad Shah" w:date="2025-01-03T18:03:00Z">
          <w:pPr/>
        </w:pPrChange>
      </w:pPr>
      <w:ins w:id="1986" w:author="Asad Shah" w:date="2025-01-01T18:31:00Z">
        <w:r w:rsidRPr="001B2948">
          <w:rPr>
            <w:noProof/>
          </w:rPr>
          <w:lastRenderedPageBreak/>
          <w:drawing>
            <wp:inline distT="0" distB="0" distL="0" distR="0" wp14:anchorId="1894A9A5" wp14:editId="12FD6AE7">
              <wp:extent cx="6123940" cy="345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3940" cy="3454400"/>
                      </a:xfrm>
                      <a:prstGeom prst="rect">
                        <a:avLst/>
                      </a:prstGeom>
                    </pic:spPr>
                  </pic:pic>
                </a:graphicData>
              </a:graphic>
            </wp:inline>
          </w:drawing>
        </w:r>
      </w:ins>
    </w:p>
    <w:p w14:paraId="1B433AB6" w14:textId="2A09FE76" w:rsidR="001B2948" w:rsidRPr="005E1DFA" w:rsidRDefault="005E1DFA">
      <w:pPr>
        <w:pStyle w:val="Caption"/>
        <w:jc w:val="center"/>
        <w:rPr>
          <w:ins w:id="1987" w:author="Asad Shah" w:date="2025-01-01T18:42:00Z"/>
          <w:sz w:val="22"/>
          <w:rPrChange w:id="1988" w:author="Asad Shah" w:date="2025-01-03T18:03:00Z">
            <w:rPr>
              <w:ins w:id="1989" w:author="Asad Shah" w:date="2025-01-01T18:42:00Z"/>
            </w:rPr>
          </w:rPrChange>
        </w:rPr>
        <w:pPrChange w:id="1990" w:author="Asad Shah" w:date="2025-01-03T18:03:00Z">
          <w:pPr/>
        </w:pPrChange>
      </w:pPr>
      <w:ins w:id="1991" w:author="Asad Shah" w:date="2025-01-03T18:03:00Z">
        <w:r w:rsidRPr="005E1DFA">
          <w:rPr>
            <w:sz w:val="22"/>
            <w:szCs w:val="22"/>
            <w:rPrChange w:id="1992" w:author="Asad Shah" w:date="2025-01-03T18:03:00Z">
              <w:rPr>
                <w:i/>
                <w:iCs/>
              </w:rPr>
            </w:rPrChange>
          </w:rPr>
          <w:t xml:space="preserve">Figure </w:t>
        </w:r>
        <w:r w:rsidRPr="005E1DFA">
          <w:rPr>
            <w:sz w:val="22"/>
            <w:szCs w:val="22"/>
            <w:rPrChange w:id="1993" w:author="Asad Shah" w:date="2025-01-03T18:03:00Z">
              <w:rPr>
                <w:i/>
                <w:iCs/>
              </w:rPr>
            </w:rPrChange>
          </w:rPr>
          <w:fldChar w:fldCharType="begin"/>
        </w:r>
        <w:r w:rsidRPr="005E1DFA">
          <w:rPr>
            <w:sz w:val="22"/>
            <w:szCs w:val="22"/>
            <w:rPrChange w:id="1994" w:author="Asad Shah" w:date="2025-01-03T18:03:00Z">
              <w:rPr>
                <w:i/>
                <w:iCs/>
              </w:rPr>
            </w:rPrChange>
          </w:rPr>
          <w:instrText xml:space="preserve"> SEQ Figure \* ARABIC </w:instrText>
        </w:r>
      </w:ins>
      <w:r w:rsidRPr="005E1DFA">
        <w:rPr>
          <w:sz w:val="22"/>
          <w:szCs w:val="22"/>
          <w:rPrChange w:id="1995" w:author="Asad Shah" w:date="2025-01-03T18:03:00Z">
            <w:rPr>
              <w:i/>
              <w:iCs/>
            </w:rPr>
          </w:rPrChange>
        </w:rPr>
        <w:fldChar w:fldCharType="separate"/>
      </w:r>
      <w:ins w:id="1996" w:author="Asad Shah" w:date="2025-01-04T19:32:00Z">
        <w:r w:rsidR="00BB3781">
          <w:rPr>
            <w:noProof/>
            <w:sz w:val="22"/>
            <w:szCs w:val="22"/>
          </w:rPr>
          <w:t>4</w:t>
        </w:r>
      </w:ins>
      <w:ins w:id="1997" w:author="Asad Shah" w:date="2025-01-03T18:03:00Z">
        <w:r w:rsidRPr="005E1DFA">
          <w:rPr>
            <w:sz w:val="22"/>
            <w:szCs w:val="22"/>
            <w:rPrChange w:id="1998" w:author="Asad Shah" w:date="2025-01-03T18:03:00Z">
              <w:rPr>
                <w:i/>
                <w:iCs/>
              </w:rPr>
            </w:rPrChange>
          </w:rPr>
          <w:fldChar w:fldCharType="end"/>
        </w:r>
      </w:ins>
    </w:p>
    <w:p w14:paraId="351657DB" w14:textId="1BAEF032" w:rsidR="002C4FD1" w:rsidRDefault="002C4FD1">
      <w:pPr>
        <w:spacing w:line="360" w:lineRule="auto"/>
        <w:jc w:val="both"/>
        <w:rPr>
          <w:ins w:id="1999" w:author="Asad Shah" w:date="2025-01-01T21:30:00Z"/>
        </w:rPr>
        <w:pPrChange w:id="2000" w:author="Asad Shah" w:date="2025-01-01T21:44:00Z">
          <w:pPr/>
        </w:pPrChange>
      </w:pPr>
      <w:ins w:id="2001" w:author="Asad Shah" w:date="2025-01-01T18:42:00Z">
        <w:r>
          <w:t xml:space="preserve">The Figure 4 has help to suggest the universities according to the </w:t>
        </w:r>
      </w:ins>
      <w:ins w:id="2002" w:author="Asad Shah" w:date="2025-01-01T18:43:00Z">
        <w:r>
          <w:t xml:space="preserve">interest, </w:t>
        </w:r>
      </w:ins>
      <w:ins w:id="2003" w:author="Asad Shah" w:date="2025-01-01T18:44:00Z">
        <w:r>
          <w:t xml:space="preserve">matric and FSC marks. The get personalized career button navigates </w:t>
        </w:r>
      </w:ins>
      <w:ins w:id="2004" w:author="Asad Shah" w:date="2025-01-01T18:45:00Z">
        <w:r>
          <w:t>to the page shown in Figure 5 to help t</w:t>
        </w:r>
      </w:ins>
      <w:ins w:id="2005" w:author="Asad Shah" w:date="2025-01-01T18:44:00Z">
        <w:r>
          <w:t>he student</w:t>
        </w:r>
      </w:ins>
      <w:ins w:id="2006" w:author="Asad Shah" w:date="2025-01-01T18:46:00Z">
        <w:r>
          <w:t xml:space="preserve"> if he</w:t>
        </w:r>
      </w:ins>
      <w:ins w:id="2007" w:author="Asad Shah" w:date="2025-01-01T18:44:00Z">
        <w:r>
          <w:t xml:space="preserve"> want</w:t>
        </w:r>
      </w:ins>
      <w:ins w:id="2008" w:author="Asad Shah" w:date="2025-01-01T18:46:00Z">
        <w:r>
          <w:t>s</w:t>
        </w:r>
      </w:ins>
      <w:ins w:id="2009" w:author="Asad Shah" w:date="2025-01-01T18:44:00Z">
        <w:r>
          <w:t xml:space="preserve"> to select the career accordi</w:t>
        </w:r>
      </w:ins>
      <w:ins w:id="2010" w:author="Asad Shah" w:date="2025-01-01T18:45:00Z">
        <w:r>
          <w:t xml:space="preserve">ng to market trends and </w:t>
        </w:r>
      </w:ins>
      <w:ins w:id="2011" w:author="Asad Shah" w:date="2025-01-01T18:46:00Z">
        <w:r>
          <w:t xml:space="preserve">the </w:t>
        </w:r>
      </w:ins>
      <w:ins w:id="2012" w:author="Asad Shah" w:date="2025-01-01T18:45:00Z">
        <w:r>
          <w:t xml:space="preserve">jobs </w:t>
        </w:r>
      </w:ins>
      <w:ins w:id="2013" w:author="Asad Shah" w:date="2025-01-01T18:46:00Z">
        <w:r>
          <w:t>availability.</w:t>
        </w:r>
      </w:ins>
      <w:ins w:id="2014" w:author="Asad Shah" w:date="2025-01-01T18:47:00Z">
        <w:r>
          <w:t xml:space="preserve"> User can select particular filed to find the trends, find the trending fields and how they grow </w:t>
        </w:r>
        <w:r w:rsidR="00614DD7">
          <w:t>in last</w:t>
        </w:r>
      </w:ins>
      <w:ins w:id="2015" w:author="Asad Shah" w:date="2025-01-01T18:48:00Z">
        <w:r w:rsidR="00614DD7">
          <w:t xml:space="preserve"> 5 years and can have the comparison of selected fields.</w:t>
        </w:r>
      </w:ins>
    </w:p>
    <w:p w14:paraId="21416A69" w14:textId="77777777" w:rsidR="00C7668A" w:rsidRDefault="00C7668A" w:rsidP="00D5743B">
      <w:pPr>
        <w:rPr>
          <w:ins w:id="2016" w:author="Asad Shah" w:date="2025-01-01T18:49:00Z"/>
        </w:rPr>
      </w:pPr>
    </w:p>
    <w:p w14:paraId="3EF28F1E" w14:textId="77777777" w:rsidR="005E1DFA" w:rsidRDefault="00614DD7">
      <w:pPr>
        <w:keepNext/>
        <w:rPr>
          <w:ins w:id="2017" w:author="Asad Shah" w:date="2025-01-03T18:03:00Z"/>
        </w:rPr>
        <w:pPrChange w:id="2018" w:author="Asad Shah" w:date="2025-01-03T18:03:00Z">
          <w:pPr/>
        </w:pPrChange>
      </w:pPr>
      <w:ins w:id="2019" w:author="Asad Shah" w:date="2025-01-01T18:49:00Z">
        <w:r w:rsidRPr="00614DD7">
          <w:rPr>
            <w:noProof/>
          </w:rPr>
          <w:lastRenderedPageBreak/>
          <w:drawing>
            <wp:inline distT="0" distB="0" distL="0" distR="0" wp14:anchorId="29EC4D31" wp14:editId="0222FF50">
              <wp:extent cx="6123940" cy="34359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3940" cy="3435985"/>
                      </a:xfrm>
                      <a:prstGeom prst="rect">
                        <a:avLst/>
                      </a:prstGeom>
                    </pic:spPr>
                  </pic:pic>
                </a:graphicData>
              </a:graphic>
            </wp:inline>
          </w:drawing>
        </w:r>
      </w:ins>
    </w:p>
    <w:p w14:paraId="6E3BC2DB" w14:textId="277448A4" w:rsidR="00614DD7" w:rsidRPr="005E1DFA" w:rsidRDefault="005E1DFA">
      <w:pPr>
        <w:pStyle w:val="Caption"/>
        <w:jc w:val="center"/>
        <w:rPr>
          <w:ins w:id="2020" w:author="Asad Shah" w:date="2025-01-01T18:46:00Z"/>
          <w:sz w:val="22"/>
          <w:rPrChange w:id="2021" w:author="Asad Shah" w:date="2025-01-03T18:03:00Z">
            <w:rPr>
              <w:ins w:id="2022" w:author="Asad Shah" w:date="2025-01-01T18:46:00Z"/>
            </w:rPr>
          </w:rPrChange>
        </w:rPr>
        <w:pPrChange w:id="2023" w:author="Asad Shah" w:date="2025-01-03T18:03:00Z">
          <w:pPr/>
        </w:pPrChange>
      </w:pPr>
      <w:ins w:id="2024" w:author="Asad Shah" w:date="2025-01-03T18:03:00Z">
        <w:r w:rsidRPr="005E1DFA">
          <w:rPr>
            <w:sz w:val="22"/>
            <w:szCs w:val="22"/>
            <w:rPrChange w:id="2025" w:author="Asad Shah" w:date="2025-01-03T18:03:00Z">
              <w:rPr>
                <w:i/>
                <w:iCs/>
              </w:rPr>
            </w:rPrChange>
          </w:rPr>
          <w:t xml:space="preserve">Figure </w:t>
        </w:r>
        <w:r w:rsidRPr="005E1DFA">
          <w:rPr>
            <w:sz w:val="22"/>
            <w:szCs w:val="22"/>
            <w:rPrChange w:id="2026" w:author="Asad Shah" w:date="2025-01-03T18:03:00Z">
              <w:rPr>
                <w:i/>
                <w:iCs/>
              </w:rPr>
            </w:rPrChange>
          </w:rPr>
          <w:fldChar w:fldCharType="begin"/>
        </w:r>
        <w:r w:rsidRPr="005E1DFA">
          <w:rPr>
            <w:sz w:val="22"/>
            <w:szCs w:val="22"/>
            <w:rPrChange w:id="2027" w:author="Asad Shah" w:date="2025-01-03T18:03:00Z">
              <w:rPr>
                <w:i/>
                <w:iCs/>
              </w:rPr>
            </w:rPrChange>
          </w:rPr>
          <w:instrText xml:space="preserve"> SEQ Figure \* ARABIC </w:instrText>
        </w:r>
      </w:ins>
      <w:r w:rsidRPr="005E1DFA">
        <w:rPr>
          <w:sz w:val="22"/>
          <w:szCs w:val="22"/>
          <w:rPrChange w:id="2028" w:author="Asad Shah" w:date="2025-01-03T18:03:00Z">
            <w:rPr>
              <w:i/>
              <w:iCs/>
            </w:rPr>
          </w:rPrChange>
        </w:rPr>
        <w:fldChar w:fldCharType="separate"/>
      </w:r>
      <w:ins w:id="2029" w:author="Asad Shah" w:date="2025-01-04T19:32:00Z">
        <w:r w:rsidR="00BB3781">
          <w:rPr>
            <w:noProof/>
            <w:sz w:val="22"/>
            <w:szCs w:val="22"/>
          </w:rPr>
          <w:t>5</w:t>
        </w:r>
      </w:ins>
      <w:ins w:id="2030" w:author="Asad Shah" w:date="2025-01-03T18:03:00Z">
        <w:r w:rsidRPr="005E1DFA">
          <w:rPr>
            <w:sz w:val="22"/>
            <w:szCs w:val="22"/>
            <w:rPrChange w:id="2031" w:author="Asad Shah" w:date="2025-01-03T18:03:00Z">
              <w:rPr>
                <w:i/>
                <w:iCs/>
              </w:rPr>
            </w:rPrChange>
          </w:rPr>
          <w:fldChar w:fldCharType="end"/>
        </w:r>
      </w:ins>
    </w:p>
    <w:p w14:paraId="4D18DE46" w14:textId="1CC16CC5" w:rsidR="002C4FD1" w:rsidRDefault="00C7668A">
      <w:pPr>
        <w:spacing w:line="360" w:lineRule="auto"/>
        <w:jc w:val="both"/>
        <w:rPr>
          <w:ins w:id="2032" w:author="Asad Shah" w:date="2025-01-01T21:33:00Z"/>
        </w:rPr>
        <w:pPrChange w:id="2033" w:author="Asad Shah" w:date="2025-01-01T21:45:00Z">
          <w:pPr/>
        </w:pPrChange>
      </w:pPr>
      <w:ins w:id="2034" w:author="Asad Shah" w:date="2025-01-01T21:32:00Z">
        <w:r>
          <w:t xml:space="preserve">We also have our about page which shows the purpose of our website shown in </w:t>
        </w:r>
      </w:ins>
      <w:ins w:id="2035" w:author="Asad Shah" w:date="2025-01-01T21:41:00Z">
        <w:r>
          <w:t>F</w:t>
        </w:r>
      </w:ins>
      <w:ins w:id="2036" w:author="Asad Shah" w:date="2025-01-01T21:32:00Z">
        <w:r>
          <w:t>i</w:t>
        </w:r>
      </w:ins>
      <w:ins w:id="2037" w:author="Asad Shah" w:date="2025-01-01T21:33:00Z">
        <w:r>
          <w:t>gure 6.</w:t>
        </w:r>
      </w:ins>
    </w:p>
    <w:p w14:paraId="4647355F" w14:textId="77777777" w:rsidR="005E1DFA" w:rsidRDefault="00C7668A">
      <w:pPr>
        <w:keepNext/>
        <w:rPr>
          <w:ins w:id="2038" w:author="Asad Shah" w:date="2025-01-03T18:03:00Z"/>
        </w:rPr>
        <w:pPrChange w:id="2039" w:author="Asad Shah" w:date="2025-01-03T18:03:00Z">
          <w:pPr/>
        </w:pPrChange>
      </w:pPr>
      <w:ins w:id="2040" w:author="Asad Shah" w:date="2025-01-01T21:40:00Z">
        <w:r w:rsidRPr="00C7668A">
          <w:rPr>
            <w:b/>
            <w:bCs/>
            <w:noProof/>
          </w:rPr>
          <w:drawing>
            <wp:inline distT="0" distB="0" distL="0" distR="0" wp14:anchorId="793D6A8F" wp14:editId="7B3E6CCE">
              <wp:extent cx="6123940" cy="34315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3940" cy="3431540"/>
                      </a:xfrm>
                      <a:prstGeom prst="rect">
                        <a:avLst/>
                      </a:prstGeom>
                    </pic:spPr>
                  </pic:pic>
                </a:graphicData>
              </a:graphic>
            </wp:inline>
          </w:drawing>
        </w:r>
      </w:ins>
    </w:p>
    <w:p w14:paraId="329A1675" w14:textId="3CB46718" w:rsidR="00C7668A" w:rsidRPr="005E1DFA" w:rsidRDefault="005E1DFA">
      <w:pPr>
        <w:pStyle w:val="Caption"/>
        <w:jc w:val="center"/>
        <w:rPr>
          <w:ins w:id="2041" w:author="Asad Shah" w:date="2025-01-01T21:38:00Z"/>
          <w:b/>
          <w:bCs/>
          <w:sz w:val="22"/>
          <w:rPrChange w:id="2042" w:author="Asad Shah" w:date="2025-01-03T18:03:00Z">
            <w:rPr>
              <w:ins w:id="2043" w:author="Asad Shah" w:date="2025-01-01T21:38:00Z"/>
            </w:rPr>
          </w:rPrChange>
        </w:rPr>
        <w:pPrChange w:id="2044" w:author="Asad Shah" w:date="2025-01-03T18:04:00Z">
          <w:pPr/>
        </w:pPrChange>
      </w:pPr>
      <w:ins w:id="2045" w:author="Asad Shah" w:date="2025-01-03T18:03:00Z">
        <w:r w:rsidRPr="005E1DFA">
          <w:rPr>
            <w:sz w:val="22"/>
            <w:szCs w:val="22"/>
            <w:rPrChange w:id="2046" w:author="Asad Shah" w:date="2025-01-03T18:03:00Z">
              <w:rPr>
                <w:i/>
                <w:iCs/>
              </w:rPr>
            </w:rPrChange>
          </w:rPr>
          <w:t xml:space="preserve">Figure </w:t>
        </w:r>
        <w:r w:rsidRPr="005E1DFA">
          <w:rPr>
            <w:sz w:val="22"/>
            <w:szCs w:val="22"/>
            <w:rPrChange w:id="2047" w:author="Asad Shah" w:date="2025-01-03T18:03:00Z">
              <w:rPr>
                <w:i/>
                <w:iCs/>
              </w:rPr>
            </w:rPrChange>
          </w:rPr>
          <w:fldChar w:fldCharType="begin"/>
        </w:r>
        <w:r w:rsidRPr="005E1DFA">
          <w:rPr>
            <w:sz w:val="22"/>
            <w:szCs w:val="22"/>
            <w:rPrChange w:id="2048" w:author="Asad Shah" w:date="2025-01-03T18:03:00Z">
              <w:rPr>
                <w:i/>
                <w:iCs/>
              </w:rPr>
            </w:rPrChange>
          </w:rPr>
          <w:instrText xml:space="preserve"> SEQ Figure \* ARABIC </w:instrText>
        </w:r>
      </w:ins>
      <w:r w:rsidRPr="005E1DFA">
        <w:rPr>
          <w:sz w:val="22"/>
          <w:szCs w:val="22"/>
          <w:rPrChange w:id="2049" w:author="Asad Shah" w:date="2025-01-03T18:03:00Z">
            <w:rPr>
              <w:i/>
              <w:iCs/>
            </w:rPr>
          </w:rPrChange>
        </w:rPr>
        <w:fldChar w:fldCharType="separate"/>
      </w:r>
      <w:ins w:id="2050" w:author="Asad Shah" w:date="2025-01-04T19:32:00Z">
        <w:r w:rsidR="00BB3781">
          <w:rPr>
            <w:noProof/>
            <w:sz w:val="22"/>
            <w:szCs w:val="22"/>
          </w:rPr>
          <w:t>6</w:t>
        </w:r>
      </w:ins>
      <w:ins w:id="2051" w:author="Asad Shah" w:date="2025-01-03T18:03:00Z">
        <w:r w:rsidRPr="005E1DFA">
          <w:rPr>
            <w:sz w:val="22"/>
            <w:szCs w:val="22"/>
            <w:rPrChange w:id="2052" w:author="Asad Shah" w:date="2025-01-03T18:03:00Z">
              <w:rPr>
                <w:i/>
                <w:iCs/>
              </w:rPr>
            </w:rPrChange>
          </w:rPr>
          <w:fldChar w:fldCharType="end"/>
        </w:r>
      </w:ins>
    </w:p>
    <w:p w14:paraId="347CC8CF" w14:textId="2381884F" w:rsidR="00C7668A" w:rsidRDefault="00C7668A">
      <w:pPr>
        <w:spacing w:line="276" w:lineRule="auto"/>
        <w:jc w:val="both"/>
        <w:pPrChange w:id="2053" w:author="Asad Shah" w:date="2025-01-01T21:45:00Z">
          <w:pPr/>
        </w:pPrChange>
      </w:pPr>
      <w:ins w:id="2054" w:author="Asad Shah" w:date="2025-01-01T21:38:00Z">
        <w:r>
          <w:lastRenderedPageBreak/>
          <w:t xml:space="preserve">Contact us page help to connect the users for any means </w:t>
        </w:r>
      </w:ins>
      <w:ins w:id="2055" w:author="Asad Shah" w:date="2025-01-01T21:39:00Z">
        <w:r>
          <w:t>by sending their name, email and a message</w:t>
        </w:r>
      </w:ins>
      <w:ins w:id="2056" w:author="Asad Shah" w:date="2025-01-01T21:40:00Z">
        <w:r>
          <w:t xml:space="preserve"> shown in Fi</w:t>
        </w:r>
      </w:ins>
      <w:ins w:id="2057" w:author="Asad Shah" w:date="2025-01-01T21:41:00Z">
        <w:r>
          <w:t xml:space="preserve">gure </w:t>
        </w:r>
        <w:r w:rsidR="0092117D">
          <w:t>7</w:t>
        </w:r>
      </w:ins>
      <w:ins w:id="2058" w:author="Asad Shah" w:date="2025-01-01T21:39:00Z">
        <w:r>
          <w:t>.</w:t>
        </w:r>
      </w:ins>
    </w:p>
    <w:p w14:paraId="23BD53D2" w14:textId="58523761" w:rsidR="0092117D" w:rsidDel="005E1DFA" w:rsidRDefault="0092117D">
      <w:pPr>
        <w:pStyle w:val="Caption"/>
        <w:keepNext/>
        <w:jc w:val="center"/>
        <w:rPr>
          <w:del w:id="2059" w:author="Asad Shah" w:date="2025-01-03T18:00:00Z"/>
        </w:rPr>
        <w:pPrChange w:id="2060" w:author="Asad Shah" w:date="2025-01-01T21:41:00Z">
          <w:pPr>
            <w:pStyle w:val="Caption"/>
          </w:pPr>
        </w:pPrChange>
      </w:pPr>
      <w:del w:id="2061" w:author="Asad Shah" w:date="2025-01-03T18:00:00Z">
        <w:r w:rsidDel="005E1DFA">
          <w:delText xml:space="preserve">Figure </w:delText>
        </w:r>
        <w:r w:rsidR="00DF2EF1" w:rsidDel="005E1DFA">
          <w:rPr>
            <w:i w:val="0"/>
            <w:iCs w:val="0"/>
          </w:rPr>
          <w:fldChar w:fldCharType="begin"/>
        </w:r>
        <w:r w:rsidR="00DF2EF1" w:rsidDel="005E1DFA">
          <w:delInstrText xml:space="preserve"> SEQ Figure \* ARABIC </w:delInstrText>
        </w:r>
        <w:r w:rsidR="00DF2EF1" w:rsidDel="005E1DFA">
          <w:rPr>
            <w:i w:val="0"/>
            <w:iCs w:val="0"/>
          </w:rPr>
          <w:fldChar w:fldCharType="separate"/>
        </w:r>
        <w:r w:rsidDel="005E1DFA">
          <w:rPr>
            <w:noProof/>
          </w:rPr>
          <w:delText>7</w:delText>
        </w:r>
        <w:r w:rsidR="00DF2EF1" w:rsidDel="005E1DFA">
          <w:rPr>
            <w:i w:val="0"/>
            <w:iCs w:val="0"/>
            <w:noProof/>
          </w:rPr>
          <w:fldChar w:fldCharType="end"/>
        </w:r>
      </w:del>
    </w:p>
    <w:p w14:paraId="6EA019F0" w14:textId="77777777" w:rsidR="00701E68" w:rsidRDefault="00C7668A">
      <w:pPr>
        <w:keepNext/>
        <w:rPr>
          <w:ins w:id="2062" w:author="Asad Shah" w:date="2025-01-03T18:04:00Z"/>
        </w:rPr>
        <w:pPrChange w:id="2063" w:author="Asad Shah" w:date="2025-01-03T18:04:00Z">
          <w:pPr/>
        </w:pPrChange>
      </w:pPr>
      <w:r w:rsidRPr="00C7668A">
        <w:rPr>
          <w:noProof/>
        </w:rPr>
        <w:drawing>
          <wp:inline distT="0" distB="0" distL="0" distR="0" wp14:anchorId="4DA04339" wp14:editId="574C1E7A">
            <wp:extent cx="6123940" cy="34347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3940" cy="3434715"/>
                    </a:xfrm>
                    <a:prstGeom prst="rect">
                      <a:avLst/>
                    </a:prstGeom>
                  </pic:spPr>
                </pic:pic>
              </a:graphicData>
            </a:graphic>
          </wp:inline>
        </w:drawing>
      </w:r>
    </w:p>
    <w:p w14:paraId="43DF210F" w14:textId="2A13317E" w:rsidR="00C7668A" w:rsidRPr="00701E68" w:rsidRDefault="00701E68">
      <w:pPr>
        <w:pStyle w:val="Caption"/>
        <w:jc w:val="center"/>
        <w:rPr>
          <w:sz w:val="22"/>
          <w:rPrChange w:id="2064" w:author="Asad Shah" w:date="2025-01-03T18:04:00Z">
            <w:rPr/>
          </w:rPrChange>
        </w:rPr>
        <w:pPrChange w:id="2065" w:author="Asad Shah" w:date="2025-01-03T18:04:00Z">
          <w:pPr/>
        </w:pPrChange>
      </w:pPr>
      <w:ins w:id="2066" w:author="Asad Shah" w:date="2025-01-03T18:04:00Z">
        <w:r w:rsidRPr="00701E68">
          <w:rPr>
            <w:sz w:val="22"/>
            <w:szCs w:val="22"/>
            <w:rPrChange w:id="2067" w:author="Asad Shah" w:date="2025-01-03T18:04:00Z">
              <w:rPr>
                <w:i/>
                <w:iCs/>
              </w:rPr>
            </w:rPrChange>
          </w:rPr>
          <w:t xml:space="preserve">Figure </w:t>
        </w:r>
        <w:r w:rsidRPr="00701E68">
          <w:rPr>
            <w:sz w:val="22"/>
            <w:szCs w:val="22"/>
            <w:rPrChange w:id="2068" w:author="Asad Shah" w:date="2025-01-03T18:04:00Z">
              <w:rPr>
                <w:i/>
                <w:iCs/>
              </w:rPr>
            </w:rPrChange>
          </w:rPr>
          <w:fldChar w:fldCharType="begin"/>
        </w:r>
        <w:r w:rsidRPr="00701E68">
          <w:rPr>
            <w:sz w:val="22"/>
            <w:szCs w:val="22"/>
            <w:rPrChange w:id="2069" w:author="Asad Shah" w:date="2025-01-03T18:04:00Z">
              <w:rPr>
                <w:i/>
                <w:iCs/>
              </w:rPr>
            </w:rPrChange>
          </w:rPr>
          <w:instrText xml:space="preserve"> SEQ Figure \* ARABIC </w:instrText>
        </w:r>
      </w:ins>
      <w:r w:rsidRPr="00701E68">
        <w:rPr>
          <w:sz w:val="22"/>
          <w:szCs w:val="22"/>
          <w:rPrChange w:id="2070" w:author="Asad Shah" w:date="2025-01-03T18:04:00Z">
            <w:rPr>
              <w:i/>
              <w:iCs/>
            </w:rPr>
          </w:rPrChange>
        </w:rPr>
        <w:fldChar w:fldCharType="separate"/>
      </w:r>
      <w:ins w:id="2071" w:author="Asad Shah" w:date="2025-01-03T18:04:00Z">
        <w:r w:rsidRPr="00701E68">
          <w:rPr>
            <w:noProof/>
            <w:sz w:val="22"/>
            <w:szCs w:val="22"/>
            <w:rPrChange w:id="2072" w:author="Asad Shah" w:date="2025-01-03T18:04:00Z">
              <w:rPr>
                <w:i/>
                <w:iCs/>
                <w:noProof/>
              </w:rPr>
            </w:rPrChange>
          </w:rPr>
          <w:t>7</w:t>
        </w:r>
        <w:r w:rsidRPr="00701E68">
          <w:rPr>
            <w:sz w:val="22"/>
            <w:szCs w:val="22"/>
            <w:rPrChange w:id="2073" w:author="Asad Shah" w:date="2025-01-03T18:04:00Z">
              <w:rPr>
                <w:i/>
                <w:iCs/>
              </w:rPr>
            </w:rPrChange>
          </w:rPr>
          <w:fldChar w:fldCharType="end"/>
        </w:r>
      </w:ins>
    </w:p>
    <w:p w14:paraId="1EA935D9" w14:textId="46A8981A" w:rsidR="00081AD6" w:rsidRDefault="00081AD6">
      <w:pPr>
        <w:pStyle w:val="Heading3"/>
        <w:spacing w:line="360" w:lineRule="auto"/>
        <w:pPrChange w:id="2074" w:author="Asad Shah" w:date="2025-01-02T02:20:00Z">
          <w:pPr>
            <w:pStyle w:val="Heading2"/>
          </w:pPr>
        </w:pPrChange>
      </w:pPr>
      <w:bookmarkStart w:id="2075" w:name="_Toc187627459"/>
      <w:r>
        <w:t>3.1.2 Hardware Interfaces</w:t>
      </w:r>
      <w:bookmarkEnd w:id="2075"/>
    </w:p>
    <w:p w14:paraId="6D298C54" w14:textId="4DA2D46F" w:rsidR="007C51B8" w:rsidRPr="0070224B" w:rsidRDefault="007C51B8">
      <w:pPr>
        <w:spacing w:line="360" w:lineRule="auto"/>
        <w:rPr>
          <w:b/>
          <w:bCs/>
          <w:rPrChange w:id="2076" w:author="Asad Shah" w:date="2025-01-01T22:47:00Z">
            <w:rPr/>
          </w:rPrChange>
        </w:rPr>
        <w:pPrChange w:id="2077" w:author="Asad Shah" w:date="2025-01-02T02:20:00Z">
          <w:pPr>
            <w:spacing w:before="100" w:beforeAutospacing="1" w:after="100" w:afterAutospacing="1" w:line="240" w:lineRule="auto"/>
          </w:pPr>
        </w:pPrChange>
      </w:pPr>
      <w:r w:rsidRPr="0070224B">
        <w:rPr>
          <w:b/>
          <w:bCs/>
          <w:rPrChange w:id="2078" w:author="Asad Shah" w:date="2025-01-01T22:47:00Z">
            <w:rPr/>
          </w:rPrChange>
        </w:rPr>
        <w:t>Desktop/Laptop Computers</w:t>
      </w:r>
    </w:p>
    <w:p w14:paraId="154B5340" w14:textId="517849A2" w:rsidR="007C51B8" w:rsidRPr="007C51B8" w:rsidRDefault="007C51B8">
      <w:pPr>
        <w:pStyle w:val="ListParagraph"/>
        <w:numPr>
          <w:ilvl w:val="0"/>
          <w:numId w:val="29"/>
        </w:numPr>
        <w:spacing w:before="100" w:beforeAutospacing="1" w:after="100" w:afterAutospacing="1" w:line="360" w:lineRule="auto"/>
        <w:jc w:val="both"/>
        <w:rPr>
          <w:rFonts w:eastAsia="Times New Roman" w:cs="Times New Roman"/>
          <w:color w:val="auto"/>
          <w:szCs w:val="24"/>
          <w:rPrChange w:id="2079" w:author="Asad Shah" w:date="2025-01-01T22:30:00Z">
            <w:rPr/>
          </w:rPrChange>
        </w:rPr>
        <w:pPrChange w:id="2080" w:author="Asad Shah" w:date="2025-01-01T22:30:00Z">
          <w:pPr>
            <w:spacing w:before="100" w:beforeAutospacing="1" w:after="100" w:afterAutospacing="1" w:line="240" w:lineRule="auto"/>
          </w:pPr>
        </w:pPrChange>
      </w:pPr>
      <w:r w:rsidRPr="007C51B8">
        <w:rPr>
          <w:rFonts w:eastAsia="Times New Roman" w:cs="Times New Roman"/>
          <w:color w:val="auto"/>
          <w:szCs w:val="24"/>
          <w:rPrChange w:id="2081" w:author="Asad Shah" w:date="2025-01-01T22:30:00Z">
            <w:rPr/>
          </w:rPrChange>
        </w:rPr>
        <w:t>The website is accessible through modern web browsers (</w:t>
      </w:r>
      <w:proofErr w:type="gramStart"/>
      <w:r w:rsidRPr="007C51B8">
        <w:rPr>
          <w:rFonts w:eastAsia="Times New Roman" w:cs="Times New Roman"/>
          <w:color w:val="auto"/>
          <w:szCs w:val="24"/>
          <w:rPrChange w:id="2082" w:author="Asad Shah" w:date="2025-01-01T22:30:00Z">
            <w:rPr/>
          </w:rPrChange>
        </w:rPr>
        <w:t>e.g.</w:t>
      </w:r>
      <w:proofErr w:type="gramEnd"/>
      <w:r w:rsidRPr="007C51B8">
        <w:rPr>
          <w:rFonts w:eastAsia="Times New Roman" w:cs="Times New Roman"/>
          <w:color w:val="auto"/>
          <w:szCs w:val="24"/>
          <w:rPrChange w:id="2083" w:author="Asad Shah" w:date="2025-01-01T22:30:00Z">
            <w:rPr/>
          </w:rPrChange>
        </w:rPr>
        <w:t xml:space="preserve"> Chrome, Firefox, Safari) installed on desktops or laptops.</w:t>
      </w:r>
    </w:p>
    <w:p w14:paraId="05C5733A" w14:textId="77777777" w:rsidR="007C51B8" w:rsidRPr="007C51B8" w:rsidRDefault="007C51B8">
      <w:pPr>
        <w:pStyle w:val="ListParagraph"/>
        <w:numPr>
          <w:ilvl w:val="0"/>
          <w:numId w:val="29"/>
        </w:numPr>
        <w:spacing w:before="100" w:beforeAutospacing="1" w:after="100" w:afterAutospacing="1" w:line="360" w:lineRule="auto"/>
        <w:jc w:val="both"/>
        <w:rPr>
          <w:rFonts w:eastAsia="Times New Roman" w:cs="Times New Roman"/>
          <w:color w:val="auto"/>
          <w:szCs w:val="24"/>
          <w:rPrChange w:id="2084" w:author="Asad Shah" w:date="2025-01-01T22:30:00Z">
            <w:rPr/>
          </w:rPrChange>
        </w:rPr>
        <w:pPrChange w:id="2085" w:author="Asad Shah" w:date="2025-01-01T22:30:00Z">
          <w:pPr>
            <w:spacing w:before="100" w:beforeAutospacing="1" w:after="100" w:afterAutospacing="1" w:line="240" w:lineRule="auto"/>
          </w:pPr>
        </w:pPrChange>
      </w:pPr>
      <w:r w:rsidRPr="007C51B8">
        <w:rPr>
          <w:rFonts w:eastAsia="Times New Roman" w:cs="Times New Roman"/>
          <w:color w:val="auto"/>
          <w:szCs w:val="24"/>
          <w:rPrChange w:id="2086" w:author="Asad Shah" w:date="2025-01-01T22:30:00Z">
            <w:rPr/>
          </w:rPrChange>
        </w:rPr>
        <w:t>Interaction includes input via a keyboard and mouse.</w:t>
      </w:r>
    </w:p>
    <w:p w14:paraId="3C176FBA" w14:textId="77777777" w:rsidR="007C51B8" w:rsidRPr="007C51B8" w:rsidRDefault="007C51B8">
      <w:pPr>
        <w:pStyle w:val="ListParagraph"/>
        <w:numPr>
          <w:ilvl w:val="0"/>
          <w:numId w:val="29"/>
        </w:numPr>
        <w:spacing w:before="100" w:beforeAutospacing="1" w:after="100" w:afterAutospacing="1" w:line="360" w:lineRule="auto"/>
        <w:jc w:val="both"/>
        <w:rPr>
          <w:rFonts w:eastAsia="Times New Roman" w:cs="Times New Roman"/>
          <w:color w:val="auto"/>
          <w:szCs w:val="24"/>
          <w:rPrChange w:id="2087" w:author="Asad Shah" w:date="2025-01-01T22:30:00Z">
            <w:rPr/>
          </w:rPrChange>
        </w:rPr>
        <w:pPrChange w:id="2088" w:author="Asad Shah" w:date="2025-01-01T22:30:00Z">
          <w:pPr>
            <w:spacing w:before="100" w:beforeAutospacing="1" w:after="100" w:afterAutospacing="1" w:line="240" w:lineRule="auto"/>
          </w:pPr>
        </w:pPrChange>
      </w:pPr>
      <w:r w:rsidRPr="007C51B8">
        <w:rPr>
          <w:rFonts w:eastAsia="Times New Roman" w:cs="Times New Roman"/>
          <w:color w:val="auto"/>
          <w:szCs w:val="24"/>
          <w:rPrChange w:id="2089" w:author="Asad Shah" w:date="2025-01-01T22:30:00Z">
            <w:rPr/>
          </w:rPrChange>
        </w:rPr>
        <w:t>Users require a functional desktop or laptop computer with internet connectivity.</w:t>
      </w:r>
    </w:p>
    <w:p w14:paraId="2DA8D44B" w14:textId="2126F4A1" w:rsidR="007C51B8" w:rsidRPr="0070224B" w:rsidRDefault="007C51B8">
      <w:pPr>
        <w:rPr>
          <w:b/>
          <w:bCs/>
          <w:rPrChange w:id="2090" w:author="Asad Shah" w:date="2025-01-01T22:47:00Z">
            <w:rPr/>
          </w:rPrChange>
        </w:rPr>
        <w:pPrChange w:id="2091" w:author="Asad Shah" w:date="2025-01-01T22:47:00Z">
          <w:pPr>
            <w:pStyle w:val="ListParagraph"/>
            <w:numPr>
              <w:numId w:val="29"/>
            </w:numPr>
            <w:spacing w:before="100" w:beforeAutospacing="1" w:after="100" w:afterAutospacing="1" w:line="240" w:lineRule="auto"/>
            <w:ind w:hanging="360"/>
          </w:pPr>
        </w:pPrChange>
      </w:pPr>
      <w:r w:rsidRPr="0070224B">
        <w:rPr>
          <w:b/>
          <w:bCs/>
          <w:rPrChange w:id="2092" w:author="Asad Shah" w:date="2025-01-01T22:47:00Z">
            <w:rPr/>
          </w:rPrChange>
        </w:rPr>
        <w:t>Mobile Phones and Tablets</w:t>
      </w:r>
    </w:p>
    <w:p w14:paraId="30CB66FA" w14:textId="77777777" w:rsidR="007C51B8" w:rsidRPr="007C51B8" w:rsidRDefault="007C51B8">
      <w:pPr>
        <w:pStyle w:val="ListParagraph"/>
        <w:numPr>
          <w:ilvl w:val="0"/>
          <w:numId w:val="30"/>
        </w:numPr>
        <w:spacing w:before="100" w:beforeAutospacing="1" w:after="100" w:afterAutospacing="1" w:line="360" w:lineRule="auto"/>
        <w:jc w:val="both"/>
        <w:rPr>
          <w:rFonts w:eastAsia="Times New Roman" w:cs="Times New Roman"/>
          <w:color w:val="auto"/>
          <w:szCs w:val="24"/>
          <w:rPrChange w:id="2093" w:author="Asad Shah" w:date="2025-01-01T22:31:00Z">
            <w:rPr/>
          </w:rPrChange>
        </w:rPr>
        <w:pPrChange w:id="2094" w:author="Asad Shah" w:date="2025-01-01T22:31:00Z">
          <w:pPr>
            <w:pStyle w:val="ListParagraph"/>
            <w:numPr>
              <w:numId w:val="29"/>
            </w:numPr>
            <w:spacing w:before="100" w:beforeAutospacing="1" w:after="100" w:afterAutospacing="1" w:line="240" w:lineRule="auto"/>
            <w:ind w:hanging="360"/>
          </w:pPr>
        </w:pPrChange>
      </w:pPr>
      <w:r w:rsidRPr="007C51B8">
        <w:rPr>
          <w:rFonts w:eastAsia="Times New Roman" w:cs="Times New Roman"/>
          <w:color w:val="auto"/>
          <w:szCs w:val="24"/>
          <w:rPrChange w:id="2095" w:author="Asad Shah" w:date="2025-01-01T22:31:00Z">
            <w:rPr/>
          </w:rPrChange>
        </w:rPr>
        <w:t>The website is designed to be responsive and compatible with mobile devices.</w:t>
      </w:r>
    </w:p>
    <w:p w14:paraId="063A4257" w14:textId="0EADBDAC" w:rsidR="007C51B8" w:rsidRPr="007C51B8" w:rsidRDefault="007C51B8">
      <w:pPr>
        <w:pStyle w:val="ListParagraph"/>
        <w:numPr>
          <w:ilvl w:val="0"/>
          <w:numId w:val="30"/>
        </w:numPr>
        <w:spacing w:before="100" w:beforeAutospacing="1" w:after="100" w:afterAutospacing="1" w:line="360" w:lineRule="auto"/>
        <w:jc w:val="both"/>
        <w:rPr>
          <w:rFonts w:eastAsia="Times New Roman" w:cs="Times New Roman"/>
          <w:color w:val="auto"/>
          <w:szCs w:val="24"/>
          <w:rPrChange w:id="2096" w:author="Asad Shah" w:date="2025-01-01T22:31:00Z">
            <w:rPr/>
          </w:rPrChange>
        </w:rPr>
        <w:pPrChange w:id="2097" w:author="Asad Shah" w:date="2025-01-01T22:31:00Z">
          <w:pPr>
            <w:pStyle w:val="ListParagraph"/>
            <w:numPr>
              <w:numId w:val="29"/>
            </w:numPr>
            <w:spacing w:before="100" w:beforeAutospacing="1" w:after="100" w:afterAutospacing="1" w:line="240" w:lineRule="auto"/>
            <w:ind w:hanging="360"/>
          </w:pPr>
        </w:pPrChange>
      </w:pPr>
      <w:r w:rsidRPr="007C51B8">
        <w:rPr>
          <w:rFonts w:eastAsia="Times New Roman" w:cs="Times New Roman"/>
          <w:color w:val="auto"/>
          <w:szCs w:val="24"/>
          <w:rPrChange w:id="2098" w:author="Asad Shah" w:date="2025-01-01T22:31:00Z">
            <w:rPr/>
          </w:rPrChange>
        </w:rPr>
        <w:t>Interaction includes input via a touchscreen for navigation, form filling and menu selection.</w:t>
      </w:r>
    </w:p>
    <w:p w14:paraId="4CDFEA19" w14:textId="4E4AECA9" w:rsidR="00081AD6" w:rsidRDefault="007C51B8" w:rsidP="007C51B8">
      <w:pPr>
        <w:pStyle w:val="ListParagraph"/>
        <w:numPr>
          <w:ilvl w:val="0"/>
          <w:numId w:val="30"/>
        </w:numPr>
        <w:spacing w:before="100" w:beforeAutospacing="1" w:after="100" w:afterAutospacing="1" w:line="360" w:lineRule="auto"/>
        <w:jc w:val="both"/>
        <w:rPr>
          <w:rFonts w:eastAsia="Times New Roman" w:cs="Times New Roman"/>
          <w:color w:val="auto"/>
          <w:szCs w:val="24"/>
        </w:rPr>
      </w:pPr>
      <w:r w:rsidRPr="007C51B8">
        <w:rPr>
          <w:rFonts w:eastAsia="Times New Roman" w:cs="Times New Roman"/>
          <w:color w:val="auto"/>
          <w:szCs w:val="24"/>
          <w:rPrChange w:id="2099" w:author="Asad Shah" w:date="2025-01-01T22:31:00Z">
            <w:rPr/>
          </w:rPrChange>
        </w:rPr>
        <w:t>Devices include smartphones and tablets with functional touchscreens and internet access.</w:t>
      </w:r>
    </w:p>
    <w:p w14:paraId="0A85D948" w14:textId="5AFFFD73" w:rsidR="007C51B8" w:rsidRPr="0070224B" w:rsidRDefault="007C51B8">
      <w:pPr>
        <w:rPr>
          <w:b/>
          <w:bCs/>
          <w:rPrChange w:id="2100" w:author="Asad Shah" w:date="2025-01-01T22:47:00Z">
            <w:rPr/>
          </w:rPrChange>
        </w:rPr>
        <w:pPrChange w:id="2101" w:author="Asad Shah" w:date="2025-01-01T22:47:00Z">
          <w:pPr>
            <w:pStyle w:val="ListParagraph"/>
            <w:numPr>
              <w:numId w:val="30"/>
            </w:numPr>
            <w:spacing w:before="100" w:beforeAutospacing="1" w:after="100" w:afterAutospacing="1" w:line="240" w:lineRule="auto"/>
            <w:ind w:hanging="360"/>
          </w:pPr>
        </w:pPrChange>
      </w:pPr>
      <w:r w:rsidRPr="0070224B">
        <w:rPr>
          <w:b/>
          <w:bCs/>
          <w:rPrChange w:id="2102" w:author="Asad Shah" w:date="2025-01-01T22:47:00Z">
            <w:rPr/>
          </w:rPrChange>
        </w:rPr>
        <w:t>Servers and Hosting Infrastructure</w:t>
      </w:r>
    </w:p>
    <w:p w14:paraId="4BED4D3D" w14:textId="3A521F97" w:rsidR="007C51B8" w:rsidRPr="007C51B8" w:rsidRDefault="007C51B8">
      <w:pPr>
        <w:pStyle w:val="ListParagraph"/>
        <w:numPr>
          <w:ilvl w:val="0"/>
          <w:numId w:val="31"/>
        </w:numPr>
        <w:spacing w:before="100" w:beforeAutospacing="1" w:after="100" w:afterAutospacing="1" w:line="360" w:lineRule="auto"/>
        <w:jc w:val="both"/>
        <w:rPr>
          <w:rFonts w:eastAsia="Times New Roman" w:cs="Times New Roman"/>
          <w:color w:val="auto"/>
          <w:szCs w:val="24"/>
          <w:rPrChange w:id="2103" w:author="Asad Shah" w:date="2025-01-01T22:32:00Z">
            <w:rPr/>
          </w:rPrChange>
        </w:rPr>
        <w:pPrChange w:id="2104" w:author="Asad Shah" w:date="2025-01-01T22:32:00Z">
          <w:pPr>
            <w:pStyle w:val="ListParagraph"/>
            <w:numPr>
              <w:numId w:val="30"/>
            </w:numPr>
            <w:spacing w:before="100" w:beforeAutospacing="1" w:after="100" w:afterAutospacing="1" w:line="240" w:lineRule="auto"/>
            <w:ind w:hanging="360"/>
          </w:pPr>
        </w:pPrChange>
      </w:pPr>
      <w:r w:rsidRPr="007C51B8">
        <w:rPr>
          <w:rFonts w:eastAsia="Times New Roman" w:cs="Times New Roman"/>
          <w:color w:val="auto"/>
          <w:szCs w:val="24"/>
          <w:rPrChange w:id="2105" w:author="Asad Shah" w:date="2025-01-01T22:32:00Z">
            <w:rPr/>
          </w:rPrChange>
        </w:rPr>
        <w:lastRenderedPageBreak/>
        <w:t>The backend of the website is hosted on a web server that manages client requests, processes user data and serves web pages.</w:t>
      </w:r>
    </w:p>
    <w:p w14:paraId="763C3FF0" w14:textId="38C5FFD6" w:rsidR="007C51B8" w:rsidRPr="007C51B8" w:rsidRDefault="007C51B8">
      <w:pPr>
        <w:pStyle w:val="ListParagraph"/>
        <w:numPr>
          <w:ilvl w:val="0"/>
          <w:numId w:val="31"/>
        </w:numPr>
        <w:spacing w:before="100" w:beforeAutospacing="1" w:after="100" w:afterAutospacing="1" w:line="360" w:lineRule="auto"/>
        <w:jc w:val="both"/>
        <w:rPr>
          <w:rFonts w:eastAsia="Times New Roman" w:cs="Times New Roman"/>
          <w:color w:val="auto"/>
          <w:szCs w:val="24"/>
          <w:rPrChange w:id="2106" w:author="Asad Shah" w:date="2025-01-01T22:32:00Z">
            <w:rPr/>
          </w:rPrChange>
        </w:rPr>
        <w:pPrChange w:id="2107" w:author="Asad Shah" w:date="2025-01-01T22:32:00Z">
          <w:pPr>
            <w:pStyle w:val="ListParagraph"/>
            <w:numPr>
              <w:numId w:val="30"/>
            </w:numPr>
            <w:spacing w:before="100" w:beforeAutospacing="1" w:after="100" w:afterAutospacing="1" w:line="240" w:lineRule="auto"/>
            <w:ind w:hanging="360"/>
          </w:pPr>
        </w:pPrChange>
      </w:pPr>
      <w:r w:rsidRPr="007C51B8">
        <w:rPr>
          <w:rFonts w:eastAsia="Times New Roman" w:cs="Times New Roman"/>
          <w:color w:val="auto"/>
          <w:szCs w:val="24"/>
          <w:rPrChange w:id="2108" w:author="Asad Shah" w:date="2025-01-01T22:32:00Z">
            <w:rPr/>
          </w:rPrChange>
        </w:rPr>
        <w:t>Interactions include handling database queries and sending responses to user actions.</w:t>
      </w:r>
    </w:p>
    <w:p w14:paraId="006DDA2B" w14:textId="77777777" w:rsidR="007C51B8" w:rsidRPr="007C51B8" w:rsidRDefault="007C51B8">
      <w:pPr>
        <w:pStyle w:val="ListParagraph"/>
        <w:numPr>
          <w:ilvl w:val="0"/>
          <w:numId w:val="31"/>
        </w:numPr>
        <w:spacing w:before="100" w:beforeAutospacing="1" w:after="100" w:afterAutospacing="1" w:line="360" w:lineRule="auto"/>
        <w:jc w:val="both"/>
        <w:rPr>
          <w:rFonts w:eastAsia="Times New Roman" w:cs="Times New Roman"/>
          <w:color w:val="auto"/>
          <w:szCs w:val="24"/>
          <w:rPrChange w:id="2109" w:author="Asad Shah" w:date="2025-01-01T22:32:00Z">
            <w:rPr/>
          </w:rPrChange>
        </w:rPr>
        <w:pPrChange w:id="2110" w:author="Asad Shah" w:date="2025-01-01T22:32:00Z">
          <w:pPr>
            <w:pStyle w:val="ListParagraph"/>
            <w:numPr>
              <w:numId w:val="30"/>
            </w:numPr>
            <w:spacing w:before="100" w:beforeAutospacing="1" w:after="100" w:afterAutospacing="1" w:line="240" w:lineRule="auto"/>
            <w:ind w:hanging="360"/>
          </w:pPr>
        </w:pPrChange>
      </w:pPr>
      <w:r w:rsidRPr="007C51B8">
        <w:rPr>
          <w:rFonts w:eastAsia="Times New Roman" w:cs="Times New Roman"/>
          <w:color w:val="auto"/>
          <w:szCs w:val="24"/>
          <w:rPrChange w:id="2111" w:author="Asad Shah" w:date="2025-01-01T22:32:00Z">
            <w:rPr/>
          </w:rPrChange>
        </w:rPr>
        <w:t>Cloud-based or physical servers maintained by the hosting provider.</w:t>
      </w:r>
    </w:p>
    <w:p w14:paraId="124EEF56" w14:textId="123B7560" w:rsidR="00D25407" w:rsidRPr="0070224B" w:rsidRDefault="00D25407">
      <w:pPr>
        <w:rPr>
          <w:b/>
          <w:bCs/>
          <w:rPrChange w:id="2112" w:author="Asad Shah" w:date="2025-01-01T22:47:00Z">
            <w:rPr/>
          </w:rPrChange>
        </w:rPr>
        <w:pPrChange w:id="2113" w:author="Asad Shah" w:date="2025-01-01T22:47:00Z">
          <w:pPr>
            <w:pStyle w:val="ListParagraph"/>
            <w:numPr>
              <w:numId w:val="31"/>
            </w:numPr>
            <w:spacing w:before="100" w:beforeAutospacing="1" w:after="100" w:afterAutospacing="1" w:line="240" w:lineRule="auto"/>
            <w:ind w:hanging="360"/>
          </w:pPr>
        </w:pPrChange>
      </w:pPr>
      <w:r w:rsidRPr="0070224B">
        <w:rPr>
          <w:b/>
          <w:bCs/>
          <w:rPrChange w:id="2114" w:author="Asad Shah" w:date="2025-01-01T22:47:00Z">
            <w:rPr/>
          </w:rPrChange>
        </w:rPr>
        <w:t>Input and Output Devices</w:t>
      </w:r>
    </w:p>
    <w:p w14:paraId="7DC49617" w14:textId="54736CB0" w:rsidR="00D25407" w:rsidRPr="00D25407" w:rsidRDefault="00D25407">
      <w:pPr>
        <w:pStyle w:val="ListParagraph"/>
        <w:numPr>
          <w:ilvl w:val="0"/>
          <w:numId w:val="32"/>
        </w:numPr>
        <w:spacing w:before="100" w:beforeAutospacing="1" w:after="100" w:afterAutospacing="1" w:line="360" w:lineRule="auto"/>
        <w:jc w:val="both"/>
        <w:rPr>
          <w:rFonts w:eastAsia="Times New Roman" w:cs="Times New Roman"/>
          <w:color w:val="auto"/>
          <w:szCs w:val="24"/>
          <w:rPrChange w:id="2115" w:author="Asad Shah" w:date="2025-01-01T22:34:00Z">
            <w:rPr/>
          </w:rPrChange>
        </w:rPr>
        <w:pPrChange w:id="2116" w:author="Asad Shah" w:date="2025-01-01T22:34:00Z">
          <w:pPr>
            <w:pStyle w:val="ListParagraph"/>
            <w:numPr>
              <w:numId w:val="31"/>
            </w:numPr>
            <w:spacing w:before="100" w:beforeAutospacing="1" w:after="100" w:afterAutospacing="1" w:line="240" w:lineRule="auto"/>
            <w:ind w:hanging="360"/>
          </w:pPr>
        </w:pPrChange>
      </w:pPr>
      <w:r w:rsidRPr="00D25407">
        <w:rPr>
          <w:rFonts w:eastAsia="Times New Roman" w:cs="Times New Roman"/>
          <w:color w:val="auto"/>
          <w:szCs w:val="24"/>
          <w:rPrChange w:id="2117" w:author="Asad Shah" w:date="2025-01-01T22:34:00Z">
            <w:rPr/>
          </w:rPrChange>
        </w:rPr>
        <w:t>Keyboard and mouse (for desktops/laptops) or touchscreen (for mobile/tablets) to navigate and interact with the website.</w:t>
      </w:r>
    </w:p>
    <w:p w14:paraId="79BEF6A0" w14:textId="5F3F4B46" w:rsidR="00D25407" w:rsidRPr="00D25407" w:rsidRDefault="00D25407">
      <w:pPr>
        <w:pStyle w:val="ListParagraph"/>
        <w:numPr>
          <w:ilvl w:val="0"/>
          <w:numId w:val="32"/>
        </w:numPr>
        <w:spacing w:before="100" w:beforeAutospacing="1" w:after="100" w:afterAutospacing="1" w:line="360" w:lineRule="auto"/>
        <w:jc w:val="both"/>
        <w:rPr>
          <w:rFonts w:eastAsia="Times New Roman" w:cs="Times New Roman"/>
          <w:color w:val="auto"/>
          <w:szCs w:val="24"/>
          <w:rPrChange w:id="2118" w:author="Asad Shah" w:date="2025-01-01T22:34:00Z">
            <w:rPr/>
          </w:rPrChange>
        </w:rPr>
        <w:pPrChange w:id="2119" w:author="Asad Shah" w:date="2025-01-01T22:34:00Z">
          <w:pPr>
            <w:pStyle w:val="ListParagraph"/>
            <w:numPr>
              <w:numId w:val="31"/>
            </w:numPr>
            <w:spacing w:before="100" w:beforeAutospacing="1" w:after="100" w:afterAutospacing="1" w:line="240" w:lineRule="auto"/>
            <w:ind w:hanging="360"/>
          </w:pPr>
        </w:pPrChange>
      </w:pPr>
      <w:r w:rsidRPr="00D25407">
        <w:rPr>
          <w:rFonts w:eastAsia="Times New Roman" w:cs="Times New Roman"/>
          <w:color w:val="auto"/>
          <w:szCs w:val="24"/>
          <w:rPrChange w:id="2120" w:author="Asad Shah" w:date="2025-01-01T22:34:00Z">
            <w:rPr/>
          </w:rPrChange>
        </w:rPr>
        <w:t>Monitors/screens to display the website content and visualizations (</w:t>
      </w:r>
      <w:proofErr w:type="gramStart"/>
      <w:r w:rsidRPr="00D25407">
        <w:rPr>
          <w:rFonts w:eastAsia="Times New Roman" w:cs="Times New Roman"/>
          <w:color w:val="auto"/>
          <w:szCs w:val="24"/>
          <w:rPrChange w:id="2121" w:author="Asad Shah" w:date="2025-01-01T22:34:00Z">
            <w:rPr/>
          </w:rPrChange>
        </w:rPr>
        <w:t>e.g.</w:t>
      </w:r>
      <w:proofErr w:type="gramEnd"/>
      <w:r w:rsidRPr="00D25407">
        <w:rPr>
          <w:rFonts w:eastAsia="Times New Roman" w:cs="Times New Roman"/>
          <w:color w:val="auto"/>
          <w:szCs w:val="24"/>
          <w:rPrChange w:id="2122" w:author="Asad Shah" w:date="2025-01-01T22:34:00Z">
            <w:rPr/>
          </w:rPrChange>
        </w:rPr>
        <w:t xml:space="preserve"> trend graphs).</w:t>
      </w:r>
    </w:p>
    <w:p w14:paraId="2C68F357" w14:textId="36F500AE" w:rsidR="003A171F" w:rsidRPr="003A171F" w:rsidRDefault="00A34763">
      <w:pPr>
        <w:pStyle w:val="Heading3"/>
        <w:spacing w:line="360" w:lineRule="auto"/>
        <w:rPr>
          <w:rFonts w:eastAsia="Times New Roman"/>
        </w:rPr>
        <w:pPrChange w:id="2123" w:author="Asad Shah" w:date="2025-01-01T22:54:00Z">
          <w:pPr/>
        </w:pPrChange>
      </w:pPr>
      <w:bookmarkStart w:id="2124" w:name="_Toc187627460"/>
      <w:r>
        <w:rPr>
          <w:rFonts w:eastAsia="Times New Roman"/>
        </w:rPr>
        <w:t>3.1.3 Software Interfaces</w:t>
      </w:r>
      <w:bookmarkEnd w:id="2124"/>
    </w:p>
    <w:p w14:paraId="2DB8B4E5" w14:textId="01D59387" w:rsidR="003A171F" w:rsidRDefault="003A171F">
      <w:pPr>
        <w:pStyle w:val="ListParagraph"/>
        <w:numPr>
          <w:ilvl w:val="0"/>
          <w:numId w:val="33"/>
        </w:numPr>
        <w:spacing w:line="360" w:lineRule="auto"/>
        <w:jc w:val="both"/>
        <w:pPrChange w:id="2125" w:author="Asad Shah" w:date="2025-01-01T22:54:00Z">
          <w:pPr/>
        </w:pPrChange>
      </w:pPr>
      <w:r>
        <w:t>The website interacts with a database to store and retrieve user data such as academic details, interests and career trends.</w:t>
      </w:r>
    </w:p>
    <w:p w14:paraId="1B8F1C89" w14:textId="674C0DF9" w:rsidR="003A171F" w:rsidRPr="003A171F" w:rsidRDefault="003A171F">
      <w:pPr>
        <w:pStyle w:val="ListParagraph"/>
        <w:numPr>
          <w:ilvl w:val="0"/>
          <w:numId w:val="33"/>
        </w:numPr>
        <w:spacing w:line="360" w:lineRule="auto"/>
        <w:jc w:val="both"/>
        <w:rPr>
          <w:rPrChange w:id="2126" w:author="Asad Shah" w:date="2025-01-01T22:53:00Z">
            <w:rPr>
              <w:rFonts w:eastAsia="Times New Roman" w:cs="Times New Roman"/>
              <w:color w:val="auto"/>
              <w:szCs w:val="24"/>
            </w:rPr>
          </w:rPrChange>
        </w:rPr>
        <w:pPrChange w:id="2127" w:author="Asad Shah" w:date="2025-01-01T22:54:00Z">
          <w:pPr>
            <w:pStyle w:val="ListParagraph"/>
            <w:numPr>
              <w:numId w:val="33"/>
            </w:numPr>
            <w:ind w:hanging="360"/>
          </w:pPr>
        </w:pPrChange>
      </w:pPr>
      <w:r w:rsidRPr="003A171F">
        <w:rPr>
          <w:rFonts w:eastAsia="Times New Roman" w:cs="Times New Roman"/>
          <w:color w:val="auto"/>
          <w:szCs w:val="24"/>
          <w:rPrChange w:id="2128" w:author="Asad Shah" w:date="2025-01-01T22:53:00Z">
            <w:rPr>
              <w:rFonts w:eastAsia="Times New Roman" w:cs="Times New Roman"/>
              <w:b/>
              <w:bCs/>
              <w:color w:val="auto"/>
              <w:szCs w:val="24"/>
            </w:rPr>
          </w:rPrChange>
        </w:rPr>
        <w:t xml:space="preserve">Google </w:t>
      </w:r>
      <w:proofErr w:type="spellStart"/>
      <w:r w:rsidRPr="003A171F">
        <w:rPr>
          <w:rFonts w:eastAsia="Times New Roman" w:cs="Times New Roman"/>
          <w:color w:val="auto"/>
          <w:szCs w:val="24"/>
          <w:rPrChange w:id="2129" w:author="Asad Shah" w:date="2025-01-01T22:53:00Z">
            <w:rPr>
              <w:rFonts w:eastAsia="Times New Roman" w:cs="Times New Roman"/>
              <w:b/>
              <w:bCs/>
              <w:color w:val="auto"/>
              <w:szCs w:val="24"/>
            </w:rPr>
          </w:rPrChange>
        </w:rPr>
        <w:t>Oauth</w:t>
      </w:r>
      <w:proofErr w:type="spellEnd"/>
      <w:r w:rsidRPr="003A171F">
        <w:rPr>
          <w:rFonts w:eastAsia="Times New Roman" w:cs="Times New Roman"/>
          <w:color w:val="auto"/>
          <w:szCs w:val="24"/>
          <w:rPrChange w:id="2130" w:author="Asad Shah" w:date="2025-01-01T22:53:00Z">
            <w:rPr>
              <w:rFonts w:eastAsia="Times New Roman" w:cs="Times New Roman"/>
              <w:b/>
              <w:bCs/>
              <w:color w:val="auto"/>
              <w:szCs w:val="24"/>
            </w:rPr>
          </w:rPrChange>
        </w:rPr>
        <w:t xml:space="preserve"> API</w:t>
      </w:r>
      <w:r w:rsidRPr="003A171F">
        <w:rPr>
          <w:rFonts w:eastAsia="Times New Roman" w:cs="Times New Roman"/>
          <w:color w:val="auto"/>
          <w:szCs w:val="24"/>
        </w:rPr>
        <w:t xml:space="preserve"> for user login and signup.</w:t>
      </w:r>
    </w:p>
    <w:p w14:paraId="6BC109E2" w14:textId="719B5F2A" w:rsidR="003A171F" w:rsidRPr="003A171F" w:rsidRDefault="003A171F">
      <w:pPr>
        <w:pStyle w:val="ListParagraph"/>
        <w:numPr>
          <w:ilvl w:val="0"/>
          <w:numId w:val="33"/>
        </w:numPr>
        <w:spacing w:line="360" w:lineRule="auto"/>
        <w:jc w:val="both"/>
        <w:pPrChange w:id="2131" w:author="Asad Shah" w:date="2025-01-01T22:54:00Z">
          <w:pPr/>
        </w:pPrChange>
      </w:pPr>
      <w:r>
        <w:rPr>
          <w:rFonts w:eastAsia="Times New Roman" w:cs="Times New Roman"/>
          <w:color w:val="auto"/>
          <w:szCs w:val="24"/>
        </w:rPr>
        <w:t xml:space="preserve">Data fetching from LinkedIn website/app. </w:t>
      </w:r>
    </w:p>
    <w:p w14:paraId="4DC3FA0B" w14:textId="7989609B" w:rsidR="003A171F" w:rsidRPr="003A171F" w:rsidRDefault="003A171F" w:rsidP="003A171F">
      <w:pPr>
        <w:pStyle w:val="ListParagraph"/>
        <w:numPr>
          <w:ilvl w:val="0"/>
          <w:numId w:val="33"/>
        </w:numPr>
        <w:spacing w:line="360" w:lineRule="auto"/>
        <w:jc w:val="both"/>
        <w:rPr>
          <w:rPrChange w:id="2132" w:author="Asad Shah" w:date="2025-01-01T22:55:00Z">
            <w:rPr>
              <w:rFonts w:eastAsia="Times New Roman" w:cs="Times New Roman"/>
              <w:color w:val="auto"/>
              <w:szCs w:val="24"/>
            </w:rPr>
          </w:rPrChange>
        </w:rPr>
      </w:pPr>
      <w:r w:rsidRPr="003A171F">
        <w:rPr>
          <w:rFonts w:eastAsia="Times New Roman" w:cs="Times New Roman"/>
          <w:color w:val="auto"/>
          <w:szCs w:val="24"/>
          <w:rPrChange w:id="2133" w:author="Asad Shah" w:date="2025-01-01T22:53:00Z">
            <w:rPr>
              <w:rFonts w:eastAsia="Times New Roman" w:cs="Times New Roman"/>
              <w:b/>
              <w:bCs/>
              <w:color w:val="auto"/>
              <w:szCs w:val="24"/>
            </w:rPr>
          </w:rPrChange>
        </w:rPr>
        <w:t>Data Visualization Libraries</w:t>
      </w:r>
      <w:r w:rsidRPr="003A171F">
        <w:rPr>
          <w:rFonts w:eastAsia="Times New Roman" w:cs="Times New Roman"/>
          <w:color w:val="auto"/>
          <w:szCs w:val="24"/>
        </w:rPr>
        <w:t xml:space="preserve"> (e.g., Chart.js, D3.js) for rendering graphical representations of career trends.</w:t>
      </w:r>
    </w:p>
    <w:p w14:paraId="264C0DDA" w14:textId="30F38705" w:rsidR="003A171F" w:rsidRDefault="003A171F" w:rsidP="003A171F">
      <w:pPr>
        <w:pStyle w:val="Heading2"/>
      </w:pPr>
      <w:bookmarkStart w:id="2134" w:name="_Toc187627461"/>
      <w:r>
        <w:t>3.2 Functional Requirements</w:t>
      </w:r>
      <w:bookmarkEnd w:id="2134"/>
    </w:p>
    <w:p w14:paraId="3ACFB77B" w14:textId="77777777" w:rsidR="00EE4ADE" w:rsidRPr="00EE4ADE" w:rsidRDefault="00EE4ADE">
      <w:pPr>
        <w:pStyle w:val="Heading3"/>
        <w:rPr>
          <w:rFonts w:eastAsia="Times New Roman"/>
        </w:rPr>
        <w:pPrChange w:id="2135" w:author="Asad Shah" w:date="2025-01-02T02:10:00Z">
          <w:pPr>
            <w:spacing w:before="100" w:beforeAutospacing="1" w:after="100" w:afterAutospacing="1" w:line="240" w:lineRule="auto"/>
          </w:pPr>
        </w:pPrChange>
      </w:pPr>
      <w:bookmarkStart w:id="2136" w:name="_Toc187627462"/>
      <w:r w:rsidRPr="00EE4ADE">
        <w:rPr>
          <w:rFonts w:eastAsia="Times New Roman"/>
        </w:rPr>
        <w:t>3.2.1 F1: User Registration and Login</w:t>
      </w:r>
      <w:bookmarkEnd w:id="2136"/>
    </w:p>
    <w:p w14:paraId="2C064A58" w14:textId="77777777" w:rsidR="00EE4ADE" w:rsidRPr="00EE4ADE" w:rsidRDefault="00EE4ADE">
      <w:pPr>
        <w:pStyle w:val="ListParagraph"/>
        <w:numPr>
          <w:ilvl w:val="0"/>
          <w:numId w:val="34"/>
        </w:numPr>
        <w:spacing w:before="100" w:beforeAutospacing="1" w:after="100" w:afterAutospacing="1" w:line="360" w:lineRule="auto"/>
        <w:jc w:val="both"/>
        <w:rPr>
          <w:rFonts w:eastAsia="Times New Roman" w:cs="Times New Roman"/>
          <w:color w:val="auto"/>
          <w:szCs w:val="24"/>
          <w:rPrChange w:id="2137" w:author="Asad Shah" w:date="2025-01-02T02:10:00Z">
            <w:rPr/>
          </w:rPrChange>
        </w:rPr>
        <w:pPrChange w:id="2138" w:author="Asad Shah" w:date="2025-01-02T02:10:00Z">
          <w:pPr>
            <w:spacing w:before="100" w:beforeAutospacing="1" w:after="100" w:afterAutospacing="1" w:line="240" w:lineRule="auto"/>
          </w:pPr>
        </w:pPrChange>
      </w:pPr>
      <w:r w:rsidRPr="00EE4ADE">
        <w:rPr>
          <w:rFonts w:eastAsia="Times New Roman" w:cs="Times New Roman"/>
          <w:color w:val="auto"/>
          <w:szCs w:val="24"/>
          <w:rPrChange w:id="2139" w:author="Asad Shah" w:date="2025-01-02T02:10:00Z">
            <w:rPr/>
          </w:rPrChange>
        </w:rPr>
        <w:t>The system shall allow users to register with their email address and password or log in using existing credentials.</w:t>
      </w:r>
    </w:p>
    <w:p w14:paraId="085ECD04" w14:textId="77777777" w:rsidR="00EE4ADE" w:rsidRPr="00EE4ADE" w:rsidRDefault="00EE4ADE">
      <w:pPr>
        <w:pStyle w:val="ListParagraph"/>
        <w:numPr>
          <w:ilvl w:val="0"/>
          <w:numId w:val="34"/>
        </w:numPr>
        <w:spacing w:before="100" w:beforeAutospacing="1" w:after="100" w:afterAutospacing="1" w:line="360" w:lineRule="auto"/>
        <w:jc w:val="both"/>
        <w:rPr>
          <w:rFonts w:eastAsia="Times New Roman" w:cs="Times New Roman"/>
          <w:color w:val="auto"/>
          <w:szCs w:val="24"/>
          <w:rPrChange w:id="2140" w:author="Asad Shah" w:date="2025-01-02T02:10:00Z">
            <w:rPr/>
          </w:rPrChange>
        </w:rPr>
        <w:pPrChange w:id="2141" w:author="Asad Shah" w:date="2025-01-02T02:10:00Z">
          <w:pPr>
            <w:spacing w:before="100" w:beforeAutospacing="1" w:after="100" w:afterAutospacing="1" w:line="240" w:lineRule="auto"/>
          </w:pPr>
        </w:pPrChange>
      </w:pPr>
      <w:r w:rsidRPr="00EE4ADE">
        <w:rPr>
          <w:rFonts w:eastAsia="Times New Roman" w:cs="Times New Roman"/>
          <w:color w:val="auto"/>
          <w:szCs w:val="24"/>
          <w:rPrChange w:id="2142" w:author="Asad Shah" w:date="2025-01-02T02:10:00Z">
            <w:rPr/>
          </w:rPrChange>
        </w:rPr>
        <w:t>The system shall provide an option for Google OAuth for simplified login.</w:t>
      </w:r>
    </w:p>
    <w:p w14:paraId="37EBCB06" w14:textId="77777777" w:rsidR="00EE4ADE" w:rsidRPr="00EE4ADE" w:rsidRDefault="00EE4ADE">
      <w:pPr>
        <w:pStyle w:val="Heading3"/>
        <w:rPr>
          <w:rFonts w:eastAsia="Times New Roman"/>
        </w:rPr>
        <w:pPrChange w:id="2143" w:author="Asad Shah" w:date="2025-01-02T02:10:00Z">
          <w:pPr>
            <w:spacing w:before="100" w:beforeAutospacing="1" w:after="100" w:afterAutospacing="1" w:line="240" w:lineRule="auto"/>
          </w:pPr>
        </w:pPrChange>
      </w:pPr>
      <w:bookmarkStart w:id="2144" w:name="_Toc187627463"/>
      <w:r w:rsidRPr="00EE4ADE">
        <w:rPr>
          <w:rFonts w:eastAsia="Times New Roman"/>
        </w:rPr>
        <w:t>3.2.2 F2: Data Input and Validation</w:t>
      </w:r>
      <w:bookmarkEnd w:id="2144"/>
    </w:p>
    <w:p w14:paraId="6C59CB4E" w14:textId="04C5461D" w:rsidR="00EE4ADE" w:rsidRPr="00EE4ADE" w:rsidRDefault="00EE4ADE">
      <w:pPr>
        <w:pStyle w:val="ListParagraph"/>
        <w:numPr>
          <w:ilvl w:val="0"/>
          <w:numId w:val="35"/>
        </w:numPr>
        <w:spacing w:before="100" w:beforeAutospacing="1" w:after="100" w:afterAutospacing="1" w:line="360" w:lineRule="auto"/>
        <w:jc w:val="both"/>
        <w:rPr>
          <w:rFonts w:eastAsia="Times New Roman" w:cs="Times New Roman"/>
          <w:color w:val="auto"/>
          <w:szCs w:val="24"/>
          <w:rPrChange w:id="2145" w:author="Asad Shah" w:date="2025-01-02T02:11:00Z">
            <w:rPr/>
          </w:rPrChange>
        </w:rPr>
        <w:pPrChange w:id="2146" w:author="Asad Shah" w:date="2025-01-02T02:11:00Z">
          <w:pPr>
            <w:spacing w:before="100" w:beforeAutospacing="1" w:after="100" w:afterAutospacing="1" w:line="240" w:lineRule="auto"/>
          </w:pPr>
        </w:pPrChange>
      </w:pPr>
      <w:r w:rsidRPr="00EE4ADE">
        <w:rPr>
          <w:rFonts w:eastAsia="Times New Roman" w:cs="Times New Roman"/>
          <w:color w:val="auto"/>
          <w:szCs w:val="24"/>
          <w:rPrChange w:id="2147" w:author="Asad Shah" w:date="2025-01-02T02:11:00Z">
            <w:rPr/>
          </w:rPrChange>
        </w:rPr>
        <w:t>The system shall allow users to input their Matric, FSC marks and NTS or NET test scores.</w:t>
      </w:r>
    </w:p>
    <w:p w14:paraId="4BD9571C" w14:textId="77777777" w:rsidR="00EE4ADE" w:rsidRPr="00EE4ADE" w:rsidRDefault="00EE4ADE">
      <w:pPr>
        <w:pStyle w:val="ListParagraph"/>
        <w:numPr>
          <w:ilvl w:val="0"/>
          <w:numId w:val="35"/>
        </w:numPr>
        <w:spacing w:before="100" w:beforeAutospacing="1" w:after="100" w:afterAutospacing="1" w:line="360" w:lineRule="auto"/>
        <w:jc w:val="both"/>
        <w:rPr>
          <w:rFonts w:eastAsia="Times New Roman" w:cs="Times New Roman"/>
          <w:color w:val="auto"/>
          <w:szCs w:val="24"/>
          <w:rPrChange w:id="2148" w:author="Asad Shah" w:date="2025-01-02T02:11:00Z">
            <w:rPr/>
          </w:rPrChange>
        </w:rPr>
        <w:pPrChange w:id="2149" w:author="Asad Shah" w:date="2025-01-02T02:11:00Z">
          <w:pPr>
            <w:spacing w:before="100" w:beforeAutospacing="1" w:after="100" w:afterAutospacing="1" w:line="240" w:lineRule="auto"/>
          </w:pPr>
        </w:pPrChange>
      </w:pPr>
      <w:r w:rsidRPr="00EE4ADE">
        <w:rPr>
          <w:rFonts w:eastAsia="Times New Roman" w:cs="Times New Roman"/>
          <w:color w:val="auto"/>
          <w:szCs w:val="24"/>
          <w:rPrChange w:id="2150" w:author="Asad Shah" w:date="2025-01-02T02:11:00Z">
            <w:rPr/>
          </w:rPrChange>
        </w:rPr>
        <w:t>The system shall allow users to enter expected marks if their results are pending.</w:t>
      </w:r>
    </w:p>
    <w:p w14:paraId="6BEFBD0A" w14:textId="1F1F7D76" w:rsidR="00EE4ADE" w:rsidRPr="00EE4ADE" w:rsidRDefault="00EE4ADE">
      <w:pPr>
        <w:pStyle w:val="ListParagraph"/>
        <w:numPr>
          <w:ilvl w:val="0"/>
          <w:numId w:val="35"/>
        </w:numPr>
        <w:spacing w:before="100" w:beforeAutospacing="1" w:after="100" w:afterAutospacing="1" w:line="360" w:lineRule="auto"/>
        <w:jc w:val="both"/>
        <w:rPr>
          <w:rFonts w:eastAsia="Times New Roman" w:cs="Times New Roman"/>
          <w:color w:val="auto"/>
          <w:szCs w:val="24"/>
          <w:rPrChange w:id="2151" w:author="Asad Shah" w:date="2025-01-02T02:11:00Z">
            <w:rPr/>
          </w:rPrChange>
        </w:rPr>
        <w:pPrChange w:id="2152" w:author="Asad Shah" w:date="2025-01-02T02:11:00Z">
          <w:pPr>
            <w:spacing w:before="100" w:beforeAutospacing="1" w:after="100" w:afterAutospacing="1" w:line="240" w:lineRule="auto"/>
          </w:pPr>
        </w:pPrChange>
      </w:pPr>
      <w:r w:rsidRPr="00EE4ADE">
        <w:rPr>
          <w:rFonts w:eastAsia="Times New Roman" w:cs="Times New Roman"/>
          <w:color w:val="auto"/>
          <w:szCs w:val="24"/>
          <w:rPrChange w:id="2153" w:author="Asad Shah" w:date="2025-01-02T02:11:00Z">
            <w:rPr/>
          </w:rPrChange>
        </w:rPr>
        <w:t>The system shall ask the user to select their study stream (</w:t>
      </w:r>
      <w:proofErr w:type="gramStart"/>
      <w:r w:rsidRPr="00EE4ADE">
        <w:rPr>
          <w:rFonts w:eastAsia="Times New Roman" w:cs="Times New Roman"/>
          <w:color w:val="auto"/>
          <w:szCs w:val="24"/>
          <w:rPrChange w:id="2154" w:author="Asad Shah" w:date="2025-01-02T02:11:00Z">
            <w:rPr/>
          </w:rPrChange>
        </w:rPr>
        <w:t>e.g.</w:t>
      </w:r>
      <w:proofErr w:type="gramEnd"/>
      <w:r w:rsidRPr="00EE4ADE">
        <w:rPr>
          <w:rFonts w:eastAsia="Times New Roman" w:cs="Times New Roman"/>
          <w:color w:val="auto"/>
          <w:szCs w:val="24"/>
          <w:rPrChange w:id="2155" w:author="Asad Shah" w:date="2025-01-02T02:11:00Z">
            <w:rPr/>
          </w:rPrChange>
        </w:rPr>
        <w:t xml:space="preserve"> FSC, FCS, Pre-Engineering, Pre-Medical).</w:t>
      </w:r>
    </w:p>
    <w:p w14:paraId="673409BD" w14:textId="161CD0D1" w:rsidR="00EE4ADE" w:rsidRPr="00EE4ADE" w:rsidRDefault="00EE4ADE">
      <w:pPr>
        <w:pStyle w:val="ListParagraph"/>
        <w:numPr>
          <w:ilvl w:val="0"/>
          <w:numId w:val="35"/>
        </w:numPr>
        <w:spacing w:before="100" w:beforeAutospacing="1" w:after="100" w:afterAutospacing="1" w:line="360" w:lineRule="auto"/>
        <w:jc w:val="both"/>
        <w:rPr>
          <w:rFonts w:eastAsia="Times New Roman" w:cs="Times New Roman"/>
          <w:color w:val="auto"/>
          <w:szCs w:val="24"/>
          <w:rPrChange w:id="2156" w:author="Asad Shah" w:date="2025-01-02T02:11:00Z">
            <w:rPr/>
          </w:rPrChange>
        </w:rPr>
        <w:pPrChange w:id="2157" w:author="Asad Shah" w:date="2025-01-02T02:11:00Z">
          <w:pPr>
            <w:spacing w:before="100" w:beforeAutospacing="1" w:after="100" w:afterAutospacing="1" w:line="240" w:lineRule="auto"/>
          </w:pPr>
        </w:pPrChange>
      </w:pPr>
      <w:r w:rsidRPr="00EE4ADE">
        <w:rPr>
          <w:rFonts w:eastAsia="Times New Roman" w:cs="Times New Roman"/>
          <w:color w:val="auto"/>
          <w:szCs w:val="24"/>
          <w:rPrChange w:id="2158" w:author="Asad Shah" w:date="2025-01-02T02:11:00Z">
            <w:rPr/>
          </w:rPrChange>
        </w:rPr>
        <w:lastRenderedPageBreak/>
        <w:t>The system shall validate all entered data to ensure it meets expected formats (</w:t>
      </w:r>
      <w:proofErr w:type="gramStart"/>
      <w:r w:rsidRPr="00EE4ADE">
        <w:rPr>
          <w:rFonts w:eastAsia="Times New Roman" w:cs="Times New Roman"/>
          <w:color w:val="auto"/>
          <w:szCs w:val="24"/>
          <w:rPrChange w:id="2159" w:author="Asad Shah" w:date="2025-01-02T02:11:00Z">
            <w:rPr/>
          </w:rPrChange>
        </w:rPr>
        <w:t>e.g.</w:t>
      </w:r>
      <w:proofErr w:type="gramEnd"/>
      <w:r w:rsidRPr="00EE4ADE">
        <w:rPr>
          <w:rFonts w:eastAsia="Times New Roman" w:cs="Times New Roman"/>
          <w:color w:val="auto"/>
          <w:szCs w:val="24"/>
          <w:rPrChange w:id="2160" w:author="Asad Shah" w:date="2025-01-02T02:11:00Z">
            <w:rPr/>
          </w:rPrChange>
        </w:rPr>
        <w:t xml:space="preserve"> numeric values for marks).</w:t>
      </w:r>
    </w:p>
    <w:p w14:paraId="52668115" w14:textId="77777777" w:rsidR="00EE4ADE" w:rsidRPr="00EE4ADE" w:rsidRDefault="00EE4ADE">
      <w:pPr>
        <w:pStyle w:val="Heading3"/>
        <w:rPr>
          <w:rFonts w:eastAsia="Times New Roman"/>
        </w:rPr>
        <w:pPrChange w:id="2161" w:author="Asad Shah" w:date="2025-01-02T02:11:00Z">
          <w:pPr>
            <w:spacing w:before="100" w:beforeAutospacing="1" w:after="100" w:afterAutospacing="1" w:line="240" w:lineRule="auto"/>
          </w:pPr>
        </w:pPrChange>
      </w:pPr>
      <w:bookmarkStart w:id="2162" w:name="_Toc187627464"/>
      <w:r w:rsidRPr="00EE4ADE">
        <w:rPr>
          <w:rFonts w:eastAsia="Times New Roman"/>
        </w:rPr>
        <w:t>3.2.3 F3: Field Recommendation</w:t>
      </w:r>
      <w:bookmarkEnd w:id="2162"/>
    </w:p>
    <w:p w14:paraId="71C533A1" w14:textId="77777777" w:rsidR="00EE4ADE" w:rsidRPr="00EE4ADE" w:rsidRDefault="00EE4ADE">
      <w:pPr>
        <w:pStyle w:val="ListParagraph"/>
        <w:numPr>
          <w:ilvl w:val="0"/>
          <w:numId w:val="36"/>
        </w:numPr>
        <w:spacing w:before="100" w:beforeAutospacing="1" w:after="100" w:afterAutospacing="1" w:line="360" w:lineRule="auto"/>
        <w:jc w:val="both"/>
        <w:rPr>
          <w:rFonts w:eastAsia="Times New Roman" w:cs="Times New Roman"/>
          <w:color w:val="auto"/>
          <w:szCs w:val="24"/>
          <w:rPrChange w:id="2163" w:author="Asad Shah" w:date="2025-01-02T02:11:00Z">
            <w:rPr/>
          </w:rPrChange>
        </w:rPr>
        <w:pPrChange w:id="2164" w:author="Asad Shah" w:date="2025-01-02T02:11:00Z">
          <w:pPr>
            <w:spacing w:before="100" w:beforeAutospacing="1" w:after="100" w:afterAutospacing="1" w:line="240" w:lineRule="auto"/>
          </w:pPr>
        </w:pPrChange>
      </w:pPr>
      <w:r w:rsidRPr="00EE4ADE">
        <w:rPr>
          <w:rFonts w:eastAsia="Times New Roman" w:cs="Times New Roman"/>
          <w:color w:val="auto"/>
          <w:szCs w:val="24"/>
          <w:rPrChange w:id="2165" w:author="Asad Shah" w:date="2025-01-02T02:11:00Z">
            <w:rPr/>
          </w:rPrChange>
        </w:rPr>
        <w:t>The system shall suggest potential fields of study based on the user's entered marks and study stream.</w:t>
      </w:r>
    </w:p>
    <w:p w14:paraId="2E39C19C" w14:textId="7D054849" w:rsidR="00F230F8" w:rsidRDefault="00EE4ADE" w:rsidP="00F230F8">
      <w:pPr>
        <w:pStyle w:val="ListParagraph"/>
        <w:numPr>
          <w:ilvl w:val="0"/>
          <w:numId w:val="36"/>
        </w:numPr>
        <w:spacing w:before="100" w:beforeAutospacing="1" w:after="100" w:afterAutospacing="1" w:line="360" w:lineRule="auto"/>
        <w:jc w:val="both"/>
        <w:rPr>
          <w:rFonts w:eastAsia="Times New Roman" w:cs="Times New Roman"/>
          <w:color w:val="auto"/>
          <w:szCs w:val="24"/>
        </w:rPr>
      </w:pPr>
      <w:r w:rsidRPr="00EE4ADE">
        <w:rPr>
          <w:rFonts w:eastAsia="Times New Roman" w:cs="Times New Roman"/>
          <w:color w:val="auto"/>
          <w:szCs w:val="24"/>
          <w:rPrChange w:id="2166" w:author="Asad Shah" w:date="2025-01-02T02:11:00Z">
            <w:rPr/>
          </w:rPrChange>
        </w:rPr>
        <w:t>The system shall provide field options based on the user’s stated interests, if any.</w:t>
      </w:r>
      <w:r w:rsidR="00F230F8">
        <w:rPr>
          <w:rFonts w:eastAsia="Times New Roman" w:cs="Times New Roman"/>
          <w:color w:val="auto"/>
          <w:szCs w:val="24"/>
        </w:rPr>
        <w:t xml:space="preserve"> The user interest is stated by user </w:t>
      </w:r>
      <w:proofErr w:type="gramStart"/>
      <w:r w:rsidR="00F230F8">
        <w:rPr>
          <w:rFonts w:eastAsia="Times New Roman" w:cs="Times New Roman"/>
          <w:color w:val="auto"/>
          <w:szCs w:val="24"/>
        </w:rPr>
        <w:t>himself,</w:t>
      </w:r>
      <w:proofErr w:type="gramEnd"/>
      <w:r w:rsidR="00F230F8">
        <w:rPr>
          <w:rFonts w:eastAsia="Times New Roman" w:cs="Times New Roman"/>
          <w:color w:val="auto"/>
          <w:szCs w:val="24"/>
        </w:rPr>
        <w:t xml:space="preserve"> he knows himself or can find after chatting with career counseling chatbot.</w:t>
      </w:r>
    </w:p>
    <w:p w14:paraId="4EB3022B" w14:textId="7A891163" w:rsidR="00F230F8" w:rsidRDefault="00F230F8">
      <w:pPr>
        <w:pStyle w:val="Heading3"/>
        <w:spacing w:line="360" w:lineRule="auto"/>
        <w:jc w:val="both"/>
        <w:rPr>
          <w:rFonts w:eastAsia="Times New Roman"/>
        </w:rPr>
        <w:pPrChange w:id="2167" w:author="Asad Shah" w:date="2025-01-03T00:01:00Z">
          <w:pPr>
            <w:pStyle w:val="Heading3"/>
          </w:pPr>
        </w:pPrChange>
      </w:pPr>
      <w:bookmarkStart w:id="2168" w:name="_Toc187627465"/>
      <w:r w:rsidRPr="00EE4ADE">
        <w:rPr>
          <w:rFonts w:eastAsia="Times New Roman"/>
        </w:rPr>
        <w:t xml:space="preserve">3.2.4 F4: </w:t>
      </w:r>
      <w:r>
        <w:rPr>
          <w:rFonts w:eastAsia="Times New Roman"/>
        </w:rPr>
        <w:t>Interest Finding Chatbot</w:t>
      </w:r>
      <w:bookmarkEnd w:id="2168"/>
    </w:p>
    <w:p w14:paraId="39F38D48" w14:textId="1EFFAFB0" w:rsidR="00F230F8" w:rsidRPr="00F230F8" w:rsidRDefault="00F230F8">
      <w:pPr>
        <w:pStyle w:val="ListParagraph"/>
        <w:numPr>
          <w:ilvl w:val="0"/>
          <w:numId w:val="44"/>
        </w:numPr>
        <w:spacing w:line="360" w:lineRule="auto"/>
        <w:jc w:val="both"/>
        <w:pPrChange w:id="2169" w:author="Asad Shah" w:date="2025-01-03T00:01:00Z">
          <w:pPr>
            <w:spacing w:before="100" w:beforeAutospacing="1" w:after="100" w:afterAutospacing="1" w:line="240" w:lineRule="auto"/>
          </w:pPr>
        </w:pPrChange>
      </w:pPr>
      <w:r>
        <w:t>User interest can be found by user himself after chatting with chatbot by telling him interest in studies and games.</w:t>
      </w:r>
    </w:p>
    <w:p w14:paraId="705074F2" w14:textId="60C02B50" w:rsidR="00EE4ADE" w:rsidRPr="00EE4ADE" w:rsidRDefault="00EE4ADE">
      <w:pPr>
        <w:pStyle w:val="Heading3"/>
        <w:rPr>
          <w:rFonts w:eastAsia="Times New Roman"/>
        </w:rPr>
        <w:pPrChange w:id="2170" w:author="Asad Shah" w:date="2025-01-02T02:12:00Z">
          <w:pPr>
            <w:spacing w:before="100" w:beforeAutospacing="1" w:after="100" w:afterAutospacing="1" w:line="240" w:lineRule="auto"/>
          </w:pPr>
        </w:pPrChange>
      </w:pPr>
      <w:bookmarkStart w:id="2171" w:name="_Toc187627466"/>
      <w:r w:rsidRPr="00EE4ADE">
        <w:rPr>
          <w:rFonts w:eastAsia="Times New Roman"/>
        </w:rPr>
        <w:t>3.2.</w:t>
      </w:r>
      <w:r w:rsidR="00F230F8">
        <w:rPr>
          <w:rFonts w:eastAsia="Times New Roman"/>
        </w:rPr>
        <w:t>5</w:t>
      </w:r>
      <w:r w:rsidRPr="00EE4ADE">
        <w:rPr>
          <w:rFonts w:eastAsia="Times New Roman"/>
        </w:rPr>
        <w:t xml:space="preserve"> F</w:t>
      </w:r>
      <w:r w:rsidR="00F230F8">
        <w:rPr>
          <w:rFonts w:eastAsia="Times New Roman"/>
        </w:rPr>
        <w:t>5</w:t>
      </w:r>
      <w:r w:rsidRPr="00EE4ADE">
        <w:rPr>
          <w:rFonts w:eastAsia="Times New Roman"/>
        </w:rPr>
        <w:t>: Aggregate Calculation</w:t>
      </w:r>
      <w:bookmarkEnd w:id="2171"/>
    </w:p>
    <w:p w14:paraId="6C683E05" w14:textId="77777777" w:rsidR="00EE4ADE" w:rsidRPr="00EE4ADE" w:rsidRDefault="00EE4ADE">
      <w:pPr>
        <w:pStyle w:val="ListParagraph"/>
        <w:numPr>
          <w:ilvl w:val="0"/>
          <w:numId w:val="37"/>
        </w:numPr>
        <w:spacing w:before="100" w:beforeAutospacing="1" w:after="100" w:afterAutospacing="1" w:line="360" w:lineRule="auto"/>
        <w:jc w:val="both"/>
        <w:rPr>
          <w:rFonts w:eastAsia="Times New Roman" w:cs="Times New Roman"/>
          <w:color w:val="auto"/>
          <w:szCs w:val="24"/>
          <w:rPrChange w:id="2172" w:author="Asad Shah" w:date="2025-01-02T02:12:00Z">
            <w:rPr/>
          </w:rPrChange>
        </w:rPr>
        <w:pPrChange w:id="2173" w:author="Asad Shah" w:date="2025-01-02T02:12:00Z">
          <w:pPr>
            <w:spacing w:before="100" w:beforeAutospacing="1" w:after="100" w:afterAutospacing="1" w:line="240" w:lineRule="auto"/>
          </w:pPr>
        </w:pPrChange>
      </w:pPr>
      <w:r w:rsidRPr="00EE4ADE">
        <w:rPr>
          <w:rFonts w:eastAsia="Times New Roman" w:cs="Times New Roman"/>
          <w:color w:val="auto"/>
          <w:szCs w:val="24"/>
          <w:rPrChange w:id="2174" w:author="Asad Shah" w:date="2025-01-02T02:12:00Z">
            <w:rPr/>
          </w:rPrChange>
        </w:rPr>
        <w:t>The system shall calculate the user's aggregate based on their entered marks using predefined formulas.</w:t>
      </w:r>
    </w:p>
    <w:p w14:paraId="76203CA6" w14:textId="77777777" w:rsidR="00EE4ADE" w:rsidRPr="00EE4ADE" w:rsidRDefault="00EE4ADE">
      <w:pPr>
        <w:pStyle w:val="ListParagraph"/>
        <w:numPr>
          <w:ilvl w:val="0"/>
          <w:numId w:val="37"/>
        </w:numPr>
        <w:spacing w:before="100" w:beforeAutospacing="1" w:after="100" w:afterAutospacing="1" w:line="360" w:lineRule="auto"/>
        <w:jc w:val="both"/>
        <w:rPr>
          <w:rFonts w:eastAsia="Times New Roman" w:cs="Times New Roman"/>
          <w:color w:val="auto"/>
          <w:szCs w:val="24"/>
          <w:rPrChange w:id="2175" w:author="Asad Shah" w:date="2025-01-02T02:12:00Z">
            <w:rPr/>
          </w:rPrChange>
        </w:rPr>
        <w:pPrChange w:id="2176" w:author="Asad Shah" w:date="2025-01-02T02:12:00Z">
          <w:pPr>
            <w:spacing w:before="100" w:beforeAutospacing="1" w:after="100" w:afterAutospacing="1" w:line="240" w:lineRule="auto"/>
          </w:pPr>
        </w:pPrChange>
      </w:pPr>
      <w:r w:rsidRPr="00EE4ADE">
        <w:rPr>
          <w:rFonts w:eastAsia="Times New Roman" w:cs="Times New Roman"/>
          <w:color w:val="auto"/>
          <w:szCs w:val="24"/>
          <w:rPrChange w:id="2177" w:author="Asad Shah" w:date="2025-01-02T02:12:00Z">
            <w:rPr/>
          </w:rPrChange>
        </w:rPr>
        <w:t>The system shall display the calculated aggregate to the user for transparency.</w:t>
      </w:r>
    </w:p>
    <w:p w14:paraId="7CF20A93" w14:textId="3A4064DB" w:rsidR="00EE4ADE" w:rsidRDefault="001606FF">
      <w:pPr>
        <w:pStyle w:val="Heading3"/>
        <w:spacing w:line="360" w:lineRule="auto"/>
        <w:jc w:val="both"/>
        <w:rPr>
          <w:rFonts w:eastAsia="Times New Roman"/>
        </w:rPr>
        <w:pPrChange w:id="2178" w:author="Asad Shah" w:date="2025-01-02T02:15:00Z">
          <w:pPr>
            <w:pStyle w:val="Heading3"/>
            <w:numPr>
              <w:ilvl w:val="2"/>
              <w:numId w:val="31"/>
            </w:numPr>
            <w:spacing w:line="360" w:lineRule="auto"/>
            <w:ind w:left="1080" w:hanging="720"/>
          </w:pPr>
        </w:pPrChange>
      </w:pPr>
      <w:bookmarkStart w:id="2179" w:name="_Toc187627467"/>
      <w:r>
        <w:rPr>
          <w:rFonts w:eastAsia="Times New Roman"/>
        </w:rPr>
        <w:t>3.2.</w:t>
      </w:r>
      <w:r w:rsidR="00F230F8">
        <w:rPr>
          <w:rFonts w:eastAsia="Times New Roman"/>
        </w:rPr>
        <w:t>6</w:t>
      </w:r>
      <w:r>
        <w:rPr>
          <w:rFonts w:eastAsia="Times New Roman"/>
        </w:rPr>
        <w:t xml:space="preserve"> </w:t>
      </w:r>
      <w:r w:rsidR="00EE4ADE" w:rsidRPr="00EE4ADE">
        <w:rPr>
          <w:rFonts w:eastAsia="Times New Roman"/>
        </w:rPr>
        <w:t>F</w:t>
      </w:r>
      <w:r w:rsidR="00F230F8">
        <w:rPr>
          <w:rFonts w:eastAsia="Times New Roman"/>
        </w:rPr>
        <w:t>6</w:t>
      </w:r>
      <w:r w:rsidR="00EE4ADE" w:rsidRPr="00EE4ADE">
        <w:rPr>
          <w:rFonts w:eastAsia="Times New Roman"/>
        </w:rPr>
        <w:t>: University Recommendation</w:t>
      </w:r>
      <w:bookmarkEnd w:id="2179"/>
    </w:p>
    <w:p w14:paraId="0DEE0C02" w14:textId="3E3A1704" w:rsidR="00EE4ADE" w:rsidRPr="007A7030" w:rsidRDefault="00EE4ADE" w:rsidP="007A7030">
      <w:pPr>
        <w:pStyle w:val="ListParagraph"/>
        <w:numPr>
          <w:ilvl w:val="0"/>
          <w:numId w:val="231"/>
        </w:numPr>
        <w:rPr>
          <w:b/>
          <w:rPrChange w:id="2180" w:author="Asad Shah" w:date="2025-01-13T02:06:00Z">
            <w:rPr/>
          </w:rPrChange>
        </w:rPr>
        <w:pPrChange w:id="2181" w:author="Asad Shah" w:date="2025-01-13T02:06:00Z">
          <w:pPr>
            <w:spacing w:before="100" w:beforeAutospacing="1" w:after="100" w:afterAutospacing="1" w:line="240" w:lineRule="auto"/>
          </w:pPr>
        </w:pPrChange>
      </w:pPr>
      <w:r w:rsidRPr="00EE4ADE">
        <w:rPr>
          <w:rPrChange w:id="2182" w:author="Asad Shah" w:date="2025-01-02T02:13:00Z">
            <w:rPr/>
          </w:rPrChange>
        </w:rPr>
        <w:t>The system shall recommend universities based on the user's calculated aggregate.</w:t>
      </w:r>
    </w:p>
    <w:p w14:paraId="004F5CF5" w14:textId="77777777" w:rsidR="00EE4ADE" w:rsidRPr="007A7030" w:rsidRDefault="00EE4ADE" w:rsidP="007A7030">
      <w:pPr>
        <w:pStyle w:val="ListParagraph"/>
        <w:numPr>
          <w:ilvl w:val="0"/>
          <w:numId w:val="231"/>
        </w:numPr>
        <w:rPr>
          <w:bCs/>
          <w:rPrChange w:id="2183" w:author="Asad Shah" w:date="2025-01-13T02:05:00Z">
            <w:rPr/>
          </w:rPrChange>
        </w:rPr>
        <w:pPrChange w:id="2184" w:author="Asad Shah" w:date="2025-01-13T02:06:00Z">
          <w:pPr>
            <w:spacing w:before="100" w:beforeAutospacing="1" w:after="100" w:afterAutospacing="1" w:line="240" w:lineRule="auto"/>
          </w:pPr>
        </w:pPrChange>
      </w:pPr>
      <w:r w:rsidRPr="007A7030">
        <w:rPr>
          <w:bCs/>
          <w:rPrChange w:id="2185" w:author="Asad Shah" w:date="2025-01-13T02:05:00Z">
            <w:rPr/>
          </w:rPrChange>
        </w:rPr>
        <w:t>The system shall provide details about each university, including:</w:t>
      </w:r>
    </w:p>
    <w:p w14:paraId="7FADC744" w14:textId="77777777" w:rsidR="00EE4ADE" w:rsidRPr="007A7030" w:rsidRDefault="00EE4ADE" w:rsidP="007A7030">
      <w:pPr>
        <w:pStyle w:val="ListParagraph"/>
        <w:numPr>
          <w:ilvl w:val="0"/>
          <w:numId w:val="231"/>
        </w:numPr>
        <w:rPr>
          <w:bCs/>
          <w:rPrChange w:id="2186" w:author="Asad Shah" w:date="2025-01-13T02:05:00Z">
            <w:rPr/>
          </w:rPrChange>
        </w:rPr>
        <w:pPrChange w:id="2187" w:author="Asad Shah" w:date="2025-01-13T02:06:00Z">
          <w:pPr>
            <w:spacing w:before="100" w:beforeAutospacing="1" w:after="100" w:afterAutospacing="1" w:line="240" w:lineRule="auto"/>
          </w:pPr>
        </w:pPrChange>
      </w:pPr>
      <w:r w:rsidRPr="007A7030">
        <w:rPr>
          <w:bCs/>
          <w:rPrChange w:id="2188" w:author="Asad Shah" w:date="2025-01-13T02:05:00Z">
            <w:rPr/>
          </w:rPrChange>
        </w:rPr>
        <w:t>Admission criteria.</w:t>
      </w:r>
    </w:p>
    <w:p w14:paraId="48C2789C" w14:textId="77777777" w:rsidR="00EE4ADE" w:rsidRPr="007A7030" w:rsidRDefault="00EE4ADE" w:rsidP="007A7030">
      <w:pPr>
        <w:pStyle w:val="ListParagraph"/>
        <w:numPr>
          <w:ilvl w:val="0"/>
          <w:numId w:val="231"/>
        </w:numPr>
        <w:rPr>
          <w:bCs/>
          <w:rPrChange w:id="2189" w:author="Asad Shah" w:date="2025-01-13T02:05:00Z">
            <w:rPr/>
          </w:rPrChange>
        </w:rPr>
        <w:pPrChange w:id="2190" w:author="Asad Shah" w:date="2025-01-13T02:06:00Z">
          <w:pPr>
            <w:spacing w:before="100" w:beforeAutospacing="1" w:after="100" w:afterAutospacing="1" w:line="240" w:lineRule="auto"/>
          </w:pPr>
        </w:pPrChange>
      </w:pPr>
      <w:r w:rsidRPr="007A7030">
        <w:rPr>
          <w:bCs/>
          <w:rPrChange w:id="2191" w:author="Asad Shah" w:date="2025-01-13T02:05:00Z">
            <w:rPr/>
          </w:rPrChange>
        </w:rPr>
        <w:t>Application deadlines.</w:t>
      </w:r>
    </w:p>
    <w:p w14:paraId="6799D91A" w14:textId="77777777" w:rsidR="00EE4ADE" w:rsidRPr="00EE4ADE" w:rsidRDefault="00EE4ADE" w:rsidP="007A7030">
      <w:pPr>
        <w:pStyle w:val="ListParagraph"/>
        <w:numPr>
          <w:ilvl w:val="0"/>
          <w:numId w:val="231"/>
        </w:numPr>
        <w:pPrChange w:id="2192" w:author="Asad Shah" w:date="2025-01-13T02:06:00Z">
          <w:pPr>
            <w:spacing w:before="100" w:beforeAutospacing="1" w:after="100" w:afterAutospacing="1" w:line="240" w:lineRule="auto"/>
          </w:pPr>
        </w:pPrChange>
      </w:pPr>
      <w:r w:rsidRPr="00EE4ADE">
        <w:t>Online application links.</w:t>
      </w:r>
    </w:p>
    <w:p w14:paraId="142AB1E2" w14:textId="20E3B179" w:rsidR="00EE4ADE" w:rsidRPr="00EE4ADE" w:rsidRDefault="00EE4ADE">
      <w:pPr>
        <w:pStyle w:val="Heading3"/>
        <w:spacing w:line="360" w:lineRule="auto"/>
        <w:rPr>
          <w:rFonts w:eastAsia="Times New Roman"/>
        </w:rPr>
        <w:pPrChange w:id="2193" w:author="Asad Shah" w:date="2025-01-02T02:15:00Z">
          <w:pPr>
            <w:spacing w:before="100" w:beforeAutospacing="1" w:after="100" w:afterAutospacing="1" w:line="240" w:lineRule="auto"/>
          </w:pPr>
        </w:pPrChange>
      </w:pPr>
      <w:bookmarkStart w:id="2194" w:name="_Toc187627468"/>
      <w:r w:rsidRPr="00EE4ADE">
        <w:rPr>
          <w:rFonts w:eastAsia="Times New Roman"/>
        </w:rPr>
        <w:t>3.2.</w:t>
      </w:r>
      <w:r w:rsidR="00F230F8">
        <w:rPr>
          <w:rFonts w:eastAsia="Times New Roman"/>
        </w:rPr>
        <w:t>7</w:t>
      </w:r>
      <w:r w:rsidRPr="00EE4ADE">
        <w:rPr>
          <w:rFonts w:eastAsia="Times New Roman"/>
        </w:rPr>
        <w:t xml:space="preserve"> F</w:t>
      </w:r>
      <w:r w:rsidR="00F230F8">
        <w:rPr>
          <w:rFonts w:eastAsia="Times New Roman"/>
        </w:rPr>
        <w:t>7</w:t>
      </w:r>
      <w:r w:rsidRPr="00EE4ADE">
        <w:rPr>
          <w:rFonts w:eastAsia="Times New Roman"/>
        </w:rPr>
        <w:t>: Trend Visualization</w:t>
      </w:r>
      <w:bookmarkEnd w:id="2194"/>
    </w:p>
    <w:p w14:paraId="50D94200" w14:textId="097087A2" w:rsidR="00EE4ADE" w:rsidRPr="001606FF" w:rsidRDefault="00EE4ADE">
      <w:pPr>
        <w:pStyle w:val="ListParagraph"/>
        <w:numPr>
          <w:ilvl w:val="0"/>
          <w:numId w:val="40"/>
        </w:numPr>
        <w:spacing w:before="100" w:beforeAutospacing="1" w:after="100" w:afterAutospacing="1" w:line="360" w:lineRule="auto"/>
        <w:jc w:val="both"/>
        <w:rPr>
          <w:rFonts w:eastAsia="Times New Roman" w:cs="Times New Roman"/>
          <w:color w:val="auto"/>
          <w:szCs w:val="24"/>
          <w:rPrChange w:id="2195" w:author="Asad Shah" w:date="2025-01-02T02:16:00Z">
            <w:rPr/>
          </w:rPrChange>
        </w:rPr>
        <w:pPrChange w:id="2196" w:author="Asad Shah" w:date="2025-01-02T02:16:00Z">
          <w:pPr>
            <w:spacing w:before="100" w:beforeAutospacing="1" w:after="100" w:afterAutospacing="1" w:line="240" w:lineRule="auto"/>
          </w:pPr>
        </w:pPrChange>
      </w:pPr>
      <w:r w:rsidRPr="001606FF">
        <w:rPr>
          <w:rFonts w:eastAsia="Times New Roman" w:cs="Times New Roman"/>
          <w:color w:val="auto"/>
          <w:szCs w:val="24"/>
          <w:rPrChange w:id="2197" w:author="Asad Shah" w:date="2025-01-02T02:16:00Z">
            <w:rPr/>
          </w:rPrChange>
        </w:rPr>
        <w:t>The system shall display trends for various fields (e.g., growing vs. declining fields) using graphical visualizations (</w:t>
      </w:r>
      <w:proofErr w:type="gramStart"/>
      <w:r w:rsidRPr="001606FF">
        <w:rPr>
          <w:rFonts w:eastAsia="Times New Roman" w:cs="Times New Roman"/>
          <w:color w:val="auto"/>
          <w:szCs w:val="24"/>
          <w:rPrChange w:id="2198" w:author="Asad Shah" w:date="2025-01-02T02:16:00Z">
            <w:rPr/>
          </w:rPrChange>
        </w:rPr>
        <w:t>e.g.</w:t>
      </w:r>
      <w:proofErr w:type="gramEnd"/>
      <w:r w:rsidRPr="001606FF">
        <w:rPr>
          <w:rFonts w:eastAsia="Times New Roman" w:cs="Times New Roman"/>
          <w:color w:val="auto"/>
          <w:szCs w:val="24"/>
          <w:rPrChange w:id="2199" w:author="Asad Shah" w:date="2025-01-02T02:16:00Z">
            <w:rPr/>
          </w:rPrChange>
        </w:rPr>
        <w:t xml:space="preserve"> bar charts, line graphs).</w:t>
      </w:r>
    </w:p>
    <w:p w14:paraId="39C5E91F" w14:textId="77777777" w:rsidR="00EE4ADE" w:rsidRPr="001606FF" w:rsidRDefault="00EE4ADE">
      <w:pPr>
        <w:pStyle w:val="ListParagraph"/>
        <w:numPr>
          <w:ilvl w:val="0"/>
          <w:numId w:val="40"/>
        </w:numPr>
        <w:spacing w:before="100" w:beforeAutospacing="1" w:after="100" w:afterAutospacing="1" w:line="360" w:lineRule="auto"/>
        <w:jc w:val="both"/>
        <w:rPr>
          <w:rFonts w:eastAsia="Times New Roman" w:cs="Times New Roman"/>
          <w:color w:val="auto"/>
          <w:szCs w:val="24"/>
          <w:rPrChange w:id="2200" w:author="Asad Shah" w:date="2025-01-02T02:16:00Z">
            <w:rPr/>
          </w:rPrChange>
        </w:rPr>
        <w:pPrChange w:id="2201" w:author="Asad Shah" w:date="2025-01-02T02:16:00Z">
          <w:pPr>
            <w:spacing w:before="100" w:beforeAutospacing="1" w:after="100" w:afterAutospacing="1" w:line="240" w:lineRule="auto"/>
          </w:pPr>
        </w:pPrChange>
      </w:pPr>
      <w:r w:rsidRPr="001606FF">
        <w:rPr>
          <w:rFonts w:eastAsia="Times New Roman" w:cs="Times New Roman"/>
          <w:color w:val="auto"/>
          <w:szCs w:val="24"/>
          <w:rPrChange w:id="2202" w:author="Asad Shah" w:date="2025-01-02T02:16:00Z">
            <w:rPr/>
          </w:rPrChange>
        </w:rPr>
        <w:t>The system shall allow users to compare multiple fields and view demand trends in Pakistan and foreign countries.</w:t>
      </w:r>
    </w:p>
    <w:p w14:paraId="788D0C0C" w14:textId="57EA3A83" w:rsidR="00EE4ADE" w:rsidRDefault="00EE4ADE" w:rsidP="001606FF">
      <w:pPr>
        <w:pStyle w:val="Heading3"/>
        <w:rPr>
          <w:rFonts w:eastAsia="Times New Roman"/>
        </w:rPr>
      </w:pPr>
      <w:bookmarkStart w:id="2203" w:name="_Toc187627469"/>
      <w:r w:rsidRPr="00EE4ADE">
        <w:rPr>
          <w:rFonts w:eastAsia="Times New Roman"/>
        </w:rPr>
        <w:lastRenderedPageBreak/>
        <w:t>3.2.</w:t>
      </w:r>
      <w:r w:rsidR="00F230F8">
        <w:rPr>
          <w:rFonts w:eastAsia="Times New Roman"/>
        </w:rPr>
        <w:t>8</w:t>
      </w:r>
      <w:r w:rsidRPr="00EE4ADE">
        <w:rPr>
          <w:rFonts w:eastAsia="Times New Roman"/>
        </w:rPr>
        <w:t xml:space="preserve"> F</w:t>
      </w:r>
      <w:r w:rsidR="00F230F8">
        <w:rPr>
          <w:rFonts w:eastAsia="Times New Roman"/>
        </w:rPr>
        <w:t>8</w:t>
      </w:r>
      <w:r w:rsidRPr="00EE4ADE">
        <w:rPr>
          <w:rFonts w:eastAsia="Times New Roman"/>
        </w:rPr>
        <w:t>: Dashboard for Insights</w:t>
      </w:r>
      <w:bookmarkEnd w:id="2203"/>
    </w:p>
    <w:p w14:paraId="38453AE6" w14:textId="77777777" w:rsidR="001606FF" w:rsidRPr="001606FF" w:rsidRDefault="001606FF">
      <w:pPr>
        <w:pPrChange w:id="2204" w:author="Asad Shah" w:date="2025-01-02T02:16:00Z">
          <w:pPr>
            <w:spacing w:before="100" w:beforeAutospacing="1" w:after="100" w:afterAutospacing="1" w:line="240" w:lineRule="auto"/>
          </w:pPr>
        </w:pPrChange>
      </w:pPr>
    </w:p>
    <w:p w14:paraId="5B685075" w14:textId="77777777" w:rsidR="00EE4ADE" w:rsidRPr="001606FF" w:rsidRDefault="00EE4ADE">
      <w:pPr>
        <w:pStyle w:val="ListParagraph"/>
        <w:numPr>
          <w:ilvl w:val="0"/>
          <w:numId w:val="41"/>
        </w:numPr>
        <w:spacing w:line="360" w:lineRule="auto"/>
        <w:jc w:val="both"/>
        <w:pPrChange w:id="2205" w:author="Asad Shah" w:date="2025-01-02T02:16:00Z">
          <w:pPr>
            <w:spacing w:before="100" w:beforeAutospacing="1" w:after="100" w:afterAutospacing="1" w:line="240" w:lineRule="auto"/>
          </w:pPr>
        </w:pPrChange>
      </w:pPr>
      <w:r w:rsidRPr="001606FF">
        <w:t>The system shall provide a dashboard where users can:</w:t>
      </w:r>
    </w:p>
    <w:p w14:paraId="4BE38EE4" w14:textId="77777777" w:rsidR="00EE4ADE" w:rsidRPr="001606FF" w:rsidRDefault="00EE4ADE">
      <w:pPr>
        <w:pStyle w:val="ListParagraph"/>
        <w:numPr>
          <w:ilvl w:val="0"/>
          <w:numId w:val="41"/>
        </w:numPr>
        <w:spacing w:line="360" w:lineRule="auto"/>
        <w:jc w:val="both"/>
        <w:pPrChange w:id="2206" w:author="Asad Shah" w:date="2025-01-02T02:16:00Z">
          <w:pPr>
            <w:spacing w:before="100" w:beforeAutospacing="1" w:after="100" w:afterAutospacing="1" w:line="240" w:lineRule="auto"/>
          </w:pPr>
        </w:pPrChange>
      </w:pPr>
      <w:r w:rsidRPr="001606FF">
        <w:t>View personalized recommendations for fields and universities.</w:t>
      </w:r>
    </w:p>
    <w:p w14:paraId="73ED9A5D" w14:textId="77777777" w:rsidR="00EE4ADE" w:rsidRPr="001606FF" w:rsidRDefault="00EE4ADE">
      <w:pPr>
        <w:pStyle w:val="ListParagraph"/>
        <w:numPr>
          <w:ilvl w:val="0"/>
          <w:numId w:val="41"/>
        </w:numPr>
        <w:spacing w:line="360" w:lineRule="auto"/>
        <w:jc w:val="both"/>
        <w:pPrChange w:id="2207" w:author="Asad Shah" w:date="2025-01-02T02:16:00Z">
          <w:pPr>
            <w:spacing w:before="100" w:beforeAutospacing="1" w:after="100" w:afterAutospacing="1" w:line="240" w:lineRule="auto"/>
          </w:pPr>
        </w:pPrChange>
      </w:pPr>
      <w:r w:rsidRPr="001606FF">
        <w:t>Visualize trends and comparisons between different fields.</w:t>
      </w:r>
    </w:p>
    <w:p w14:paraId="4A0E94B9" w14:textId="53D36212" w:rsidR="00EE4ADE" w:rsidRPr="00EE4ADE" w:rsidRDefault="00EE4ADE">
      <w:pPr>
        <w:pStyle w:val="Heading3"/>
        <w:rPr>
          <w:rFonts w:eastAsia="Times New Roman"/>
        </w:rPr>
        <w:pPrChange w:id="2208" w:author="Asad Shah" w:date="2025-01-02T02:17:00Z">
          <w:pPr>
            <w:spacing w:before="100" w:beforeAutospacing="1" w:after="100" w:afterAutospacing="1" w:line="240" w:lineRule="auto"/>
          </w:pPr>
        </w:pPrChange>
      </w:pPr>
      <w:bookmarkStart w:id="2209" w:name="_Toc187627470"/>
      <w:r w:rsidRPr="00EE4ADE">
        <w:rPr>
          <w:rFonts w:eastAsia="Times New Roman"/>
        </w:rPr>
        <w:t>3.2.</w:t>
      </w:r>
      <w:r w:rsidR="00F230F8">
        <w:rPr>
          <w:rFonts w:eastAsia="Times New Roman"/>
        </w:rPr>
        <w:t>9</w:t>
      </w:r>
      <w:r w:rsidRPr="00EE4ADE">
        <w:rPr>
          <w:rFonts w:eastAsia="Times New Roman"/>
        </w:rPr>
        <w:t xml:space="preserve"> F</w:t>
      </w:r>
      <w:r w:rsidR="00F230F8">
        <w:rPr>
          <w:rFonts w:eastAsia="Times New Roman"/>
        </w:rPr>
        <w:t>9</w:t>
      </w:r>
      <w:r w:rsidRPr="00EE4ADE">
        <w:rPr>
          <w:rFonts w:eastAsia="Times New Roman"/>
        </w:rPr>
        <w:t>: Search and Filter Options</w:t>
      </w:r>
      <w:bookmarkEnd w:id="2209"/>
    </w:p>
    <w:p w14:paraId="5376B77A" w14:textId="77777777" w:rsidR="00EE4ADE" w:rsidRPr="001606FF" w:rsidRDefault="00EE4ADE">
      <w:pPr>
        <w:spacing w:before="100" w:beforeAutospacing="1" w:after="100" w:afterAutospacing="1" w:line="360" w:lineRule="auto"/>
        <w:jc w:val="both"/>
        <w:rPr>
          <w:rFonts w:eastAsia="Times New Roman" w:cs="Times New Roman"/>
          <w:color w:val="auto"/>
          <w:szCs w:val="24"/>
          <w:rPrChange w:id="2210" w:author="Asad Shah" w:date="2025-01-02T02:17:00Z">
            <w:rPr/>
          </w:rPrChange>
        </w:rPr>
        <w:pPrChange w:id="2211" w:author="Asad Shah" w:date="2025-01-02T02:17:00Z">
          <w:pPr>
            <w:spacing w:before="100" w:beforeAutospacing="1" w:after="100" w:afterAutospacing="1" w:line="240" w:lineRule="auto"/>
          </w:pPr>
        </w:pPrChange>
      </w:pPr>
      <w:r w:rsidRPr="001606FF">
        <w:rPr>
          <w:rFonts w:eastAsia="Times New Roman" w:cs="Times New Roman"/>
          <w:color w:val="auto"/>
          <w:szCs w:val="24"/>
          <w:rPrChange w:id="2212" w:author="Asad Shah" w:date="2025-01-02T02:17:00Z">
            <w:rPr/>
          </w:rPrChange>
        </w:rPr>
        <w:t>The system shall allow users to search and filter university options based on:</w:t>
      </w:r>
    </w:p>
    <w:p w14:paraId="0C69B7FD" w14:textId="77777777" w:rsidR="00EE4ADE" w:rsidRPr="001606FF" w:rsidRDefault="00EE4ADE">
      <w:pPr>
        <w:pStyle w:val="ListParagraph"/>
        <w:numPr>
          <w:ilvl w:val="0"/>
          <w:numId w:val="42"/>
        </w:numPr>
        <w:spacing w:before="100" w:beforeAutospacing="1" w:after="100" w:afterAutospacing="1" w:line="360" w:lineRule="auto"/>
        <w:jc w:val="both"/>
        <w:rPr>
          <w:rFonts w:eastAsia="Times New Roman" w:cs="Times New Roman"/>
          <w:color w:val="auto"/>
          <w:szCs w:val="24"/>
          <w:rPrChange w:id="2213" w:author="Asad Shah" w:date="2025-01-02T02:17:00Z">
            <w:rPr/>
          </w:rPrChange>
        </w:rPr>
        <w:pPrChange w:id="2214" w:author="Asad Shah" w:date="2025-01-02T02:17:00Z">
          <w:pPr>
            <w:spacing w:before="100" w:beforeAutospacing="1" w:after="100" w:afterAutospacing="1" w:line="240" w:lineRule="auto"/>
          </w:pPr>
        </w:pPrChange>
      </w:pPr>
      <w:r w:rsidRPr="001606FF">
        <w:rPr>
          <w:rFonts w:eastAsia="Times New Roman" w:cs="Times New Roman"/>
          <w:color w:val="auto"/>
          <w:szCs w:val="24"/>
          <w:rPrChange w:id="2215" w:author="Asad Shah" w:date="2025-01-02T02:17:00Z">
            <w:rPr/>
          </w:rPrChange>
        </w:rPr>
        <w:t>Location.</w:t>
      </w:r>
    </w:p>
    <w:p w14:paraId="52D74BEC" w14:textId="77777777" w:rsidR="00EE4ADE" w:rsidRPr="001606FF" w:rsidRDefault="00EE4ADE">
      <w:pPr>
        <w:pStyle w:val="ListParagraph"/>
        <w:numPr>
          <w:ilvl w:val="0"/>
          <w:numId w:val="42"/>
        </w:numPr>
        <w:spacing w:before="100" w:beforeAutospacing="1" w:after="100" w:afterAutospacing="1" w:line="360" w:lineRule="auto"/>
        <w:jc w:val="both"/>
        <w:rPr>
          <w:rFonts w:eastAsia="Times New Roman" w:cs="Times New Roman"/>
          <w:color w:val="auto"/>
          <w:szCs w:val="24"/>
          <w:rPrChange w:id="2216" w:author="Asad Shah" w:date="2025-01-02T02:17:00Z">
            <w:rPr/>
          </w:rPrChange>
        </w:rPr>
        <w:pPrChange w:id="2217" w:author="Asad Shah" w:date="2025-01-02T02:17:00Z">
          <w:pPr>
            <w:spacing w:before="100" w:beforeAutospacing="1" w:after="100" w:afterAutospacing="1" w:line="240" w:lineRule="auto"/>
          </w:pPr>
        </w:pPrChange>
      </w:pPr>
      <w:r w:rsidRPr="001606FF">
        <w:rPr>
          <w:rFonts w:eastAsia="Times New Roman" w:cs="Times New Roman"/>
          <w:color w:val="auto"/>
          <w:szCs w:val="24"/>
          <w:rPrChange w:id="2218" w:author="Asad Shah" w:date="2025-01-02T02:17:00Z">
            <w:rPr/>
          </w:rPrChange>
        </w:rPr>
        <w:t>Aggregate eligibility.</w:t>
      </w:r>
    </w:p>
    <w:p w14:paraId="053B8ED6" w14:textId="4A310445" w:rsidR="00EE4ADE" w:rsidRDefault="00EE4ADE">
      <w:pPr>
        <w:pStyle w:val="Heading3"/>
        <w:rPr>
          <w:ins w:id="2219" w:author="Asad Shah" w:date="2025-01-03T02:56:00Z"/>
          <w:rFonts w:eastAsia="Times New Roman"/>
        </w:rPr>
      </w:pPr>
      <w:bookmarkStart w:id="2220" w:name="_Toc187627471"/>
      <w:r w:rsidRPr="00EE4ADE">
        <w:rPr>
          <w:rFonts w:eastAsia="Times New Roman"/>
        </w:rPr>
        <w:t>3.2.</w:t>
      </w:r>
      <w:r w:rsidR="00F230F8">
        <w:rPr>
          <w:rFonts w:eastAsia="Times New Roman"/>
        </w:rPr>
        <w:t>10</w:t>
      </w:r>
      <w:r w:rsidR="001606FF">
        <w:rPr>
          <w:rFonts w:eastAsia="Times New Roman"/>
        </w:rPr>
        <w:t xml:space="preserve"> </w:t>
      </w:r>
      <w:r w:rsidRPr="00EE4ADE">
        <w:rPr>
          <w:rFonts w:eastAsia="Times New Roman"/>
        </w:rPr>
        <w:t>F10: User-Friendly Interface</w:t>
      </w:r>
      <w:bookmarkEnd w:id="2220"/>
    </w:p>
    <w:p w14:paraId="073E4879" w14:textId="77777777" w:rsidR="00320177" w:rsidRPr="004B78CA" w:rsidRDefault="00320177" w:rsidP="00320177">
      <w:pPr>
        <w:pStyle w:val="ListParagraph"/>
        <w:numPr>
          <w:ilvl w:val="0"/>
          <w:numId w:val="43"/>
        </w:numPr>
        <w:spacing w:before="100" w:beforeAutospacing="1" w:after="100" w:afterAutospacing="1" w:line="360" w:lineRule="auto"/>
        <w:jc w:val="both"/>
        <w:rPr>
          <w:ins w:id="2221" w:author="Asad Shah" w:date="2025-01-03T02:56:00Z"/>
          <w:rFonts w:eastAsia="Times New Roman" w:cs="Times New Roman"/>
          <w:color w:val="auto"/>
          <w:szCs w:val="24"/>
        </w:rPr>
      </w:pPr>
      <w:ins w:id="2222" w:author="Asad Shah" w:date="2025-01-03T02:56:00Z">
        <w:r w:rsidRPr="004B78CA">
          <w:rPr>
            <w:rFonts w:eastAsia="Times New Roman" w:cs="Times New Roman"/>
            <w:color w:val="auto"/>
            <w:szCs w:val="24"/>
          </w:rPr>
          <w:t>The system shall provide an intuitive and user-friendly interface to ensure ease of use for all users.</w:t>
        </w:r>
      </w:ins>
    </w:p>
    <w:p w14:paraId="557D9671" w14:textId="43885DA8" w:rsidR="00320177" w:rsidRPr="00320177" w:rsidRDefault="00320177">
      <w:pPr>
        <w:pStyle w:val="ListParagraph"/>
        <w:numPr>
          <w:ilvl w:val="0"/>
          <w:numId w:val="43"/>
        </w:numPr>
        <w:spacing w:before="100" w:beforeAutospacing="1" w:after="100" w:afterAutospacing="1" w:line="360" w:lineRule="auto"/>
        <w:jc w:val="both"/>
        <w:rPr>
          <w:rFonts w:eastAsia="Times New Roman" w:cs="Times New Roman"/>
          <w:color w:val="auto"/>
          <w:szCs w:val="24"/>
          <w:rPrChange w:id="2223" w:author="Asad Shah" w:date="2025-01-03T02:56:00Z">
            <w:rPr>
              <w:rFonts w:eastAsia="Times New Roman"/>
            </w:rPr>
          </w:rPrChange>
        </w:rPr>
        <w:pPrChange w:id="2224" w:author="Asad Shah" w:date="2025-01-03T02:56:00Z">
          <w:pPr>
            <w:spacing w:before="100" w:beforeAutospacing="1" w:after="100" w:afterAutospacing="1" w:line="240" w:lineRule="auto"/>
          </w:pPr>
        </w:pPrChange>
      </w:pPr>
      <w:ins w:id="2225" w:author="Asad Shah" w:date="2025-01-03T02:56:00Z">
        <w:r w:rsidRPr="004B78CA">
          <w:rPr>
            <w:rFonts w:eastAsia="Times New Roman" w:cs="Times New Roman"/>
            <w:color w:val="auto"/>
            <w:szCs w:val="24"/>
          </w:rPr>
          <w:t>The system shall ensure accessibility by incorporating responsive design for both desktop and mobile devices.</w:t>
        </w:r>
      </w:ins>
    </w:p>
    <w:p w14:paraId="254923DB" w14:textId="091A8978" w:rsidR="00EE4ADE" w:rsidRPr="001606FF" w:rsidDel="00320177" w:rsidRDefault="00EE4ADE">
      <w:pPr>
        <w:pStyle w:val="ListParagraph"/>
        <w:numPr>
          <w:ilvl w:val="0"/>
          <w:numId w:val="43"/>
        </w:numPr>
        <w:spacing w:before="100" w:beforeAutospacing="1" w:after="100" w:afterAutospacing="1" w:line="360" w:lineRule="auto"/>
        <w:jc w:val="both"/>
        <w:rPr>
          <w:del w:id="2226" w:author="Asad Shah" w:date="2025-01-03T02:56:00Z"/>
          <w:rFonts w:eastAsia="Times New Roman" w:cs="Times New Roman"/>
          <w:color w:val="auto"/>
          <w:szCs w:val="24"/>
          <w:rPrChange w:id="2227" w:author="Asad Shah" w:date="2025-01-02T02:19:00Z">
            <w:rPr>
              <w:del w:id="2228" w:author="Asad Shah" w:date="2025-01-03T02:56:00Z"/>
            </w:rPr>
          </w:rPrChange>
        </w:rPr>
        <w:pPrChange w:id="2229" w:author="Asad Shah" w:date="2025-01-02T02:19:00Z">
          <w:pPr>
            <w:spacing w:before="100" w:beforeAutospacing="1" w:after="100" w:afterAutospacing="1" w:line="240" w:lineRule="auto"/>
          </w:pPr>
        </w:pPrChange>
      </w:pPr>
      <w:del w:id="2230" w:author="Asad Shah" w:date="2025-01-03T02:56:00Z">
        <w:r w:rsidRPr="001606FF" w:rsidDel="00320177">
          <w:rPr>
            <w:rFonts w:eastAsia="Times New Roman" w:cs="Times New Roman"/>
            <w:color w:val="auto"/>
            <w:szCs w:val="24"/>
            <w:rPrChange w:id="2231" w:author="Asad Shah" w:date="2025-01-02T02:19:00Z">
              <w:rPr/>
            </w:rPrChange>
          </w:rPr>
          <w:delText>The system shall provide an intuitive and user-friendly interface to ensure ease of use for all users.</w:delText>
        </w:r>
      </w:del>
    </w:p>
    <w:p w14:paraId="01F13CDD" w14:textId="470F7FF3" w:rsidR="00EE4ADE" w:rsidDel="00320177" w:rsidRDefault="00EE4ADE" w:rsidP="001606FF">
      <w:pPr>
        <w:pStyle w:val="ListParagraph"/>
        <w:numPr>
          <w:ilvl w:val="0"/>
          <w:numId w:val="43"/>
        </w:numPr>
        <w:spacing w:before="100" w:beforeAutospacing="1" w:after="100" w:afterAutospacing="1" w:line="360" w:lineRule="auto"/>
        <w:jc w:val="both"/>
        <w:rPr>
          <w:del w:id="2232" w:author="Asad Shah" w:date="2025-01-03T02:56:00Z"/>
          <w:rFonts w:eastAsia="Times New Roman" w:cs="Times New Roman"/>
          <w:color w:val="auto"/>
          <w:szCs w:val="24"/>
        </w:rPr>
      </w:pPr>
      <w:del w:id="2233" w:author="Asad Shah" w:date="2025-01-03T02:56:00Z">
        <w:r w:rsidRPr="001606FF" w:rsidDel="00320177">
          <w:rPr>
            <w:rFonts w:eastAsia="Times New Roman" w:cs="Times New Roman"/>
            <w:color w:val="auto"/>
            <w:szCs w:val="24"/>
            <w:rPrChange w:id="2234" w:author="Asad Shah" w:date="2025-01-02T02:19:00Z">
              <w:rPr/>
            </w:rPrChange>
          </w:rPr>
          <w:delText>The system shall ensure accessibility by incorporating responsive design for both desktop and mobile devices.</w:delText>
        </w:r>
      </w:del>
    </w:p>
    <w:p w14:paraId="784931E6" w14:textId="1F2F4909" w:rsidR="001A50CA" w:rsidRPr="005E57F4" w:rsidRDefault="007F5EC8" w:rsidP="005E57F4">
      <w:pPr>
        <w:pStyle w:val="Heading2"/>
        <w:rPr>
          <w:rFonts w:eastAsia="Times New Roman"/>
          <w:rPrChange w:id="2235" w:author="Asad Shah" w:date="2025-01-13T01:52:00Z">
            <w:rPr/>
          </w:rPrChange>
        </w:rPr>
        <w:pPrChange w:id="2236" w:author="Asad Shah" w:date="2025-01-13T01:52:00Z">
          <w:pPr>
            <w:spacing w:before="100" w:beforeAutospacing="1" w:after="100" w:afterAutospacing="1" w:line="240" w:lineRule="auto"/>
          </w:pPr>
        </w:pPrChange>
      </w:pPr>
      <w:bookmarkStart w:id="2237" w:name="_Toc187627472"/>
      <w:r>
        <w:rPr>
          <w:rFonts w:eastAsia="Times New Roman"/>
        </w:rPr>
        <w:t>3.3 Use Case Model</w:t>
      </w:r>
      <w:bookmarkEnd w:id="2237"/>
    </w:p>
    <w:p w14:paraId="098FAA5B" w14:textId="68F675EC" w:rsidR="00EE4ADE" w:rsidRDefault="00D71D38" w:rsidP="00D71D38">
      <w:pPr>
        <w:pStyle w:val="Heading3"/>
      </w:pPr>
      <w:bookmarkStart w:id="2238" w:name="_Hlk186764758"/>
      <w:bookmarkStart w:id="2239" w:name="_Toc187627473"/>
      <w:r>
        <w:t xml:space="preserve">3.3.1 Use Case # </w:t>
      </w:r>
      <w:ins w:id="2240" w:author="Asad Shah" w:date="2025-01-03T02:45:00Z">
        <w:r w:rsidR="0009729F">
          <w:t>1.1</w:t>
        </w:r>
      </w:ins>
      <w:bookmarkEnd w:id="2239"/>
      <w:del w:id="2241" w:author="Asad Shah" w:date="2025-01-03T02:45:00Z">
        <w:r w:rsidDel="0009729F">
          <w:delText>01</w:delText>
        </w:r>
      </w:del>
    </w:p>
    <w:tbl>
      <w:tblPr>
        <w:tblStyle w:val="TableGrid"/>
        <w:tblW w:w="9805" w:type="dxa"/>
        <w:tblLook w:val="04A0" w:firstRow="1" w:lastRow="0" w:firstColumn="1" w:lastColumn="0" w:noHBand="0" w:noVBand="1"/>
        <w:tblPrChange w:id="2242" w:author="Asad Shah" w:date="2025-01-13T02:51:00Z">
          <w:tblPr>
            <w:tblStyle w:val="TableGrid"/>
            <w:tblW w:w="0" w:type="auto"/>
            <w:tblLook w:val="04A0" w:firstRow="1" w:lastRow="0" w:firstColumn="1" w:lastColumn="0" w:noHBand="0" w:noVBand="1"/>
          </w:tblPr>
        </w:tblPrChange>
      </w:tblPr>
      <w:tblGrid>
        <w:gridCol w:w="2204"/>
        <w:gridCol w:w="1536"/>
        <w:gridCol w:w="845"/>
        <w:gridCol w:w="5220"/>
        <w:tblGridChange w:id="2243">
          <w:tblGrid>
            <w:gridCol w:w="2204"/>
            <w:gridCol w:w="887"/>
            <w:gridCol w:w="649"/>
            <w:gridCol w:w="887"/>
            <w:gridCol w:w="678"/>
            <w:gridCol w:w="4329"/>
            <w:gridCol w:w="171"/>
            <w:gridCol w:w="360"/>
          </w:tblGrid>
        </w:tblGridChange>
      </w:tblGrid>
      <w:tr w:rsidR="0009729F" w:rsidRPr="0009729F" w14:paraId="787932F1" w14:textId="77777777" w:rsidTr="00BC1DFA">
        <w:trPr>
          <w:trPrChange w:id="2244" w:author="Asad Shah" w:date="2025-01-13T02:51:00Z">
            <w:trPr>
              <w:gridAfter w:val="0"/>
            </w:trPr>
          </w:trPrChange>
        </w:trPr>
        <w:tc>
          <w:tcPr>
            <w:tcW w:w="2204" w:type="dxa"/>
            <w:shd w:val="clear" w:color="auto" w:fill="D9D9D9" w:themeFill="background1" w:themeFillShade="D9"/>
            <w:vAlign w:val="center"/>
            <w:tcPrChange w:id="2245" w:author="Asad Shah" w:date="2025-01-13T02:51:00Z">
              <w:tcPr>
                <w:tcW w:w="1975" w:type="dxa"/>
                <w:shd w:val="clear" w:color="auto" w:fill="D9D9D9" w:themeFill="background1" w:themeFillShade="D9"/>
              </w:tcPr>
            </w:tcPrChange>
          </w:tcPr>
          <w:bookmarkEnd w:id="2238"/>
          <w:p w14:paraId="3486913D" w14:textId="45A8CEE6" w:rsidR="00D71D38" w:rsidRPr="0009729F" w:rsidRDefault="00D71D38" w:rsidP="004B78CA">
            <w:pPr>
              <w:rPr>
                <w:rFonts w:asciiTheme="majorBidi" w:hAnsiTheme="majorBidi" w:cstheme="majorBidi"/>
                <w:b/>
                <w:bCs/>
                <w:color w:val="000000" w:themeColor="text1"/>
                <w:szCs w:val="24"/>
                <w:rPrChange w:id="2246" w:author="Asad Shah" w:date="2025-01-03T02:42:00Z">
                  <w:rPr>
                    <w:rFonts w:cs="Times New Roman"/>
                    <w:b/>
                    <w:bCs/>
                    <w:color w:val="000000" w:themeColor="text1"/>
                    <w:sz w:val="28"/>
                    <w:szCs w:val="24"/>
                  </w:rPr>
                </w:rPrChange>
              </w:rPr>
            </w:pPr>
            <w:r w:rsidRPr="0009729F">
              <w:rPr>
                <w:rFonts w:asciiTheme="majorBidi" w:hAnsiTheme="majorBidi" w:cstheme="majorBidi"/>
                <w:b/>
                <w:bCs/>
                <w:color w:val="000000" w:themeColor="text1"/>
                <w:szCs w:val="24"/>
                <w:rPrChange w:id="2247" w:author="Asad Shah" w:date="2025-01-03T02:42:00Z">
                  <w:rPr>
                    <w:rFonts w:cs="Times New Roman"/>
                    <w:b/>
                    <w:bCs/>
                    <w:color w:val="000000" w:themeColor="text1"/>
                    <w:sz w:val="28"/>
                    <w:szCs w:val="24"/>
                  </w:rPr>
                </w:rPrChange>
              </w:rPr>
              <w:t>1.</w:t>
            </w:r>
            <w:ins w:id="2248" w:author="Asad Shah" w:date="2025-01-03T02:45:00Z">
              <w:r w:rsidR="0009729F">
                <w:rPr>
                  <w:rFonts w:asciiTheme="majorBidi" w:hAnsiTheme="majorBidi" w:cstheme="majorBidi"/>
                  <w:b/>
                  <w:bCs/>
                  <w:color w:val="000000" w:themeColor="text1"/>
                  <w:szCs w:val="24"/>
                </w:rPr>
                <w:t>1</w:t>
              </w:r>
            </w:ins>
            <w:del w:id="2249" w:author="Asad Shah" w:date="2025-01-03T02:45:00Z">
              <w:r w:rsidRPr="0009729F" w:rsidDel="0009729F">
                <w:rPr>
                  <w:rFonts w:asciiTheme="majorBidi" w:hAnsiTheme="majorBidi" w:cstheme="majorBidi"/>
                  <w:b/>
                  <w:bCs/>
                  <w:color w:val="000000" w:themeColor="text1"/>
                  <w:szCs w:val="24"/>
                  <w:rPrChange w:id="2250" w:author="Asad Shah" w:date="2025-01-03T02:42:00Z">
                    <w:rPr>
                      <w:rFonts w:cs="Times New Roman"/>
                      <w:b/>
                      <w:bCs/>
                      <w:color w:val="000000" w:themeColor="text1"/>
                      <w:sz w:val="28"/>
                      <w:szCs w:val="24"/>
                    </w:rPr>
                  </w:rPrChange>
                </w:rPr>
                <w:delText>0</w:delText>
              </w:r>
            </w:del>
          </w:p>
        </w:tc>
        <w:tc>
          <w:tcPr>
            <w:tcW w:w="7601" w:type="dxa"/>
            <w:gridSpan w:val="3"/>
            <w:shd w:val="clear" w:color="auto" w:fill="D9D9D9" w:themeFill="background1" w:themeFillShade="D9"/>
            <w:vAlign w:val="center"/>
            <w:tcPrChange w:id="2251" w:author="Asad Shah" w:date="2025-01-13T02:51:00Z">
              <w:tcPr>
                <w:tcW w:w="7659" w:type="dxa"/>
                <w:gridSpan w:val="5"/>
                <w:shd w:val="clear" w:color="auto" w:fill="D9D9D9" w:themeFill="background1" w:themeFillShade="D9"/>
              </w:tcPr>
            </w:tcPrChange>
          </w:tcPr>
          <w:p w14:paraId="297E9725" w14:textId="117ACF1D" w:rsidR="00D71D38" w:rsidRPr="0009729F" w:rsidRDefault="00D71D38" w:rsidP="004B78CA">
            <w:pPr>
              <w:rPr>
                <w:rFonts w:asciiTheme="majorBidi" w:hAnsiTheme="majorBidi" w:cstheme="majorBidi"/>
                <w:b/>
                <w:bCs/>
                <w:color w:val="000000" w:themeColor="text1"/>
                <w:szCs w:val="24"/>
                <w:rPrChange w:id="2252" w:author="Asad Shah" w:date="2025-01-03T02:42:00Z">
                  <w:rPr>
                    <w:rFonts w:cs="Times New Roman"/>
                    <w:b/>
                    <w:bCs/>
                    <w:color w:val="000000" w:themeColor="text1"/>
                    <w:sz w:val="28"/>
                    <w:szCs w:val="24"/>
                  </w:rPr>
                </w:rPrChange>
              </w:rPr>
            </w:pPr>
            <w:r w:rsidRPr="0009729F">
              <w:rPr>
                <w:rFonts w:asciiTheme="majorBidi" w:hAnsiTheme="majorBidi" w:cstheme="majorBidi"/>
                <w:b/>
                <w:bCs/>
                <w:color w:val="000000" w:themeColor="text1"/>
                <w:szCs w:val="24"/>
                <w:rPrChange w:id="2253" w:author="Asad Shah" w:date="2025-01-03T02:42:00Z">
                  <w:rPr>
                    <w:rFonts w:cs="Times New Roman"/>
                    <w:b/>
                    <w:bCs/>
                    <w:color w:val="000000" w:themeColor="text1"/>
                    <w:sz w:val="28"/>
                    <w:szCs w:val="24"/>
                  </w:rPr>
                </w:rPrChange>
              </w:rPr>
              <w:t>Register New User</w:t>
            </w:r>
          </w:p>
        </w:tc>
      </w:tr>
      <w:tr w:rsidR="0009729F" w:rsidRPr="0009729F" w14:paraId="7B0BF8E9" w14:textId="77777777" w:rsidTr="0009729F">
        <w:tblPrEx>
          <w:tblPrExChange w:id="2254" w:author="Asad Shah" w:date="2025-01-03T02:42:00Z">
            <w:tblPrEx>
              <w:tblW w:w="10165" w:type="dxa"/>
            </w:tblPrEx>
          </w:tblPrExChange>
        </w:tblPrEx>
        <w:tc>
          <w:tcPr>
            <w:tcW w:w="2204" w:type="dxa"/>
            <w:tcPrChange w:id="2255" w:author="Asad Shah" w:date="2025-01-03T02:42:00Z">
              <w:tcPr>
                <w:tcW w:w="2204" w:type="dxa"/>
              </w:tcPr>
            </w:tcPrChange>
          </w:tcPr>
          <w:p w14:paraId="5CA432D9" w14:textId="20DE238F" w:rsidR="00D71D38" w:rsidRPr="00BC1DFA" w:rsidRDefault="00D71D38" w:rsidP="004B78CA">
            <w:pPr>
              <w:rPr>
                <w:rFonts w:asciiTheme="majorBidi" w:hAnsiTheme="majorBidi" w:cstheme="majorBidi"/>
                <w:b/>
                <w:bCs/>
                <w:color w:val="000000" w:themeColor="text1"/>
                <w:sz w:val="20"/>
                <w:szCs w:val="20"/>
                <w:rPrChange w:id="2256" w:author="Asad Shah" w:date="2025-01-13T02:51:00Z">
                  <w:rPr>
                    <w:rFonts w:cs="Times New Roman"/>
                    <w:b/>
                    <w:bCs/>
                    <w:color w:val="000000" w:themeColor="text1"/>
                    <w:sz w:val="26"/>
                    <w:szCs w:val="26"/>
                  </w:rPr>
                </w:rPrChange>
              </w:rPr>
            </w:pPr>
            <w:r w:rsidRPr="00BC1DFA">
              <w:rPr>
                <w:rFonts w:asciiTheme="majorBidi" w:hAnsiTheme="majorBidi" w:cstheme="majorBidi"/>
                <w:b/>
                <w:bCs/>
                <w:color w:val="000000" w:themeColor="text1"/>
                <w:sz w:val="20"/>
                <w:szCs w:val="20"/>
                <w:rPrChange w:id="2257" w:author="Asad Shah" w:date="2025-01-13T02:51:00Z">
                  <w:rPr>
                    <w:rFonts w:cs="Times New Roman"/>
                    <w:b/>
                    <w:bCs/>
                    <w:color w:val="000000" w:themeColor="text1"/>
                    <w:sz w:val="26"/>
                    <w:szCs w:val="26"/>
                  </w:rPr>
                </w:rPrChange>
              </w:rPr>
              <w:t>Author</w:t>
            </w:r>
          </w:p>
        </w:tc>
        <w:tc>
          <w:tcPr>
            <w:tcW w:w="7601" w:type="dxa"/>
            <w:gridSpan w:val="3"/>
            <w:tcPrChange w:id="2258" w:author="Asad Shah" w:date="2025-01-03T02:42:00Z">
              <w:tcPr>
                <w:tcW w:w="7961" w:type="dxa"/>
                <w:gridSpan w:val="7"/>
              </w:tcPr>
            </w:tcPrChange>
          </w:tcPr>
          <w:p w14:paraId="223F8CDF" w14:textId="3A7B56E0" w:rsidR="00D71D38" w:rsidRPr="00BC1DFA" w:rsidRDefault="00856118" w:rsidP="004B78CA">
            <w:pPr>
              <w:rPr>
                <w:rFonts w:asciiTheme="majorBidi" w:hAnsiTheme="majorBidi" w:cstheme="majorBidi"/>
                <w:bCs/>
                <w:color w:val="000000" w:themeColor="text1"/>
                <w:sz w:val="20"/>
                <w:szCs w:val="20"/>
                <w:rPrChange w:id="2259" w:author="Asad Shah" w:date="2025-01-13T02:51:00Z">
                  <w:rPr>
                    <w:rFonts w:cs="Times New Roman"/>
                    <w:bCs/>
                    <w:color w:val="000000" w:themeColor="text1"/>
                    <w:szCs w:val="24"/>
                  </w:rPr>
                </w:rPrChange>
              </w:rPr>
            </w:pPr>
            <w:ins w:id="2260" w:author="Asad Shah" w:date="2025-01-03T02:21:00Z">
              <w:r w:rsidRPr="00BC1DFA">
                <w:rPr>
                  <w:rFonts w:asciiTheme="majorBidi" w:hAnsiTheme="majorBidi" w:cstheme="majorBidi"/>
                  <w:bCs/>
                  <w:color w:val="000000" w:themeColor="text1"/>
                  <w:sz w:val="20"/>
                  <w:szCs w:val="20"/>
                  <w:rPrChange w:id="2261" w:author="Asad Shah" w:date="2025-01-13T02:51:00Z">
                    <w:rPr>
                      <w:rFonts w:cs="Times New Roman"/>
                      <w:bCs/>
                      <w:color w:val="000000" w:themeColor="text1"/>
                      <w:szCs w:val="24"/>
                    </w:rPr>
                  </w:rPrChange>
                </w:rPr>
                <w:t>Asad Shah</w:t>
              </w:r>
            </w:ins>
          </w:p>
        </w:tc>
      </w:tr>
      <w:tr w:rsidR="0009729F" w:rsidRPr="0009729F" w14:paraId="24E213A8" w14:textId="77777777" w:rsidTr="0009729F">
        <w:tblPrEx>
          <w:tblPrExChange w:id="2262" w:author="Asad Shah" w:date="2025-01-03T02:42:00Z">
            <w:tblPrEx>
              <w:tblW w:w="10165" w:type="dxa"/>
            </w:tblPrEx>
          </w:tblPrExChange>
        </w:tblPrEx>
        <w:tc>
          <w:tcPr>
            <w:tcW w:w="2204" w:type="dxa"/>
            <w:tcPrChange w:id="2263" w:author="Asad Shah" w:date="2025-01-03T02:42:00Z">
              <w:tcPr>
                <w:tcW w:w="2204" w:type="dxa"/>
              </w:tcPr>
            </w:tcPrChange>
          </w:tcPr>
          <w:p w14:paraId="155901CD" w14:textId="517812F2" w:rsidR="00D71D38" w:rsidRPr="00BC1DFA" w:rsidRDefault="00D71D38" w:rsidP="004B78CA">
            <w:pPr>
              <w:rPr>
                <w:rFonts w:asciiTheme="majorBidi" w:hAnsiTheme="majorBidi" w:cstheme="majorBidi"/>
                <w:b/>
                <w:bCs/>
                <w:color w:val="000000" w:themeColor="text1"/>
                <w:sz w:val="20"/>
                <w:szCs w:val="20"/>
                <w:rPrChange w:id="2264" w:author="Asad Shah" w:date="2025-01-13T02:51:00Z">
                  <w:rPr>
                    <w:rFonts w:cs="Times New Roman"/>
                    <w:b/>
                    <w:bCs/>
                    <w:color w:val="000000" w:themeColor="text1"/>
                    <w:sz w:val="26"/>
                    <w:szCs w:val="26"/>
                  </w:rPr>
                </w:rPrChange>
              </w:rPr>
            </w:pPr>
            <w:r w:rsidRPr="00BC1DFA">
              <w:rPr>
                <w:rFonts w:asciiTheme="majorBidi" w:hAnsiTheme="majorBidi" w:cstheme="majorBidi"/>
                <w:b/>
                <w:bCs/>
                <w:color w:val="000000" w:themeColor="text1"/>
                <w:sz w:val="20"/>
                <w:szCs w:val="20"/>
                <w:rPrChange w:id="2265" w:author="Asad Shah" w:date="2025-01-13T02:51:00Z">
                  <w:rPr>
                    <w:rFonts w:cs="Times New Roman"/>
                    <w:b/>
                    <w:bCs/>
                    <w:color w:val="000000" w:themeColor="text1"/>
                    <w:sz w:val="26"/>
                    <w:szCs w:val="26"/>
                  </w:rPr>
                </w:rPrChange>
              </w:rPr>
              <w:t>Purpose</w:t>
            </w:r>
          </w:p>
        </w:tc>
        <w:tc>
          <w:tcPr>
            <w:tcW w:w="7601" w:type="dxa"/>
            <w:gridSpan w:val="3"/>
            <w:tcPrChange w:id="2266" w:author="Asad Shah" w:date="2025-01-03T02:42:00Z">
              <w:tcPr>
                <w:tcW w:w="7961" w:type="dxa"/>
                <w:gridSpan w:val="7"/>
              </w:tcPr>
            </w:tcPrChange>
          </w:tcPr>
          <w:p w14:paraId="12A6D264" w14:textId="72FB6583" w:rsidR="00D71D38" w:rsidRPr="00BC1DFA" w:rsidRDefault="0009729F" w:rsidP="004B78CA">
            <w:pPr>
              <w:rPr>
                <w:rFonts w:asciiTheme="majorBidi" w:hAnsiTheme="majorBidi" w:cstheme="majorBidi"/>
                <w:bCs/>
                <w:color w:val="000000" w:themeColor="text1"/>
                <w:sz w:val="20"/>
                <w:szCs w:val="20"/>
                <w:rPrChange w:id="2267" w:author="Asad Shah" w:date="2025-01-13T02:51:00Z">
                  <w:rPr>
                    <w:rFonts w:cs="Times New Roman"/>
                    <w:bCs/>
                    <w:color w:val="000000" w:themeColor="text1"/>
                    <w:szCs w:val="24"/>
                  </w:rPr>
                </w:rPrChange>
              </w:rPr>
            </w:pPr>
            <w:ins w:id="2268" w:author="Asad Shah" w:date="2025-01-03T02:48:00Z">
              <w:r w:rsidRPr="00BC1DFA">
                <w:rPr>
                  <w:sz w:val="20"/>
                  <w:szCs w:val="20"/>
                  <w:rPrChange w:id="2269" w:author="Asad Shah" w:date="2025-01-13T02:51:00Z">
                    <w:rPr/>
                  </w:rPrChange>
                </w:rPr>
                <w:t>Allow new users to create an account to access the system's features.</w:t>
              </w:r>
            </w:ins>
          </w:p>
        </w:tc>
      </w:tr>
      <w:tr w:rsidR="00856118" w:rsidRPr="0009729F" w14:paraId="07D5602F" w14:textId="77777777" w:rsidTr="0009729F">
        <w:trPr>
          <w:trHeight w:val="167"/>
          <w:trPrChange w:id="2270" w:author="Asad Shah" w:date="2025-01-03T02:42:00Z">
            <w:trPr>
              <w:gridAfter w:val="0"/>
              <w:trHeight w:val="167"/>
            </w:trPr>
          </w:trPrChange>
        </w:trPr>
        <w:tc>
          <w:tcPr>
            <w:tcW w:w="2204" w:type="dxa"/>
            <w:tcPrChange w:id="2271" w:author="Asad Shah" w:date="2025-01-03T02:42:00Z">
              <w:tcPr>
                <w:tcW w:w="3091" w:type="dxa"/>
                <w:gridSpan w:val="2"/>
              </w:tcPr>
            </w:tcPrChange>
          </w:tcPr>
          <w:p w14:paraId="1018D8E5" w14:textId="70A5CB17" w:rsidR="00856118" w:rsidRPr="00BC1DFA" w:rsidRDefault="00856118" w:rsidP="004B78CA">
            <w:pPr>
              <w:rPr>
                <w:rFonts w:asciiTheme="majorBidi" w:hAnsiTheme="majorBidi" w:cstheme="majorBidi"/>
                <w:b/>
                <w:bCs/>
                <w:color w:val="000000" w:themeColor="text1"/>
                <w:sz w:val="20"/>
                <w:szCs w:val="20"/>
                <w:rPrChange w:id="2272" w:author="Asad Shah" w:date="2025-01-13T02:51:00Z">
                  <w:rPr>
                    <w:rFonts w:cs="Times New Roman"/>
                    <w:b/>
                    <w:bCs/>
                    <w:color w:val="000000" w:themeColor="text1"/>
                    <w:sz w:val="26"/>
                    <w:szCs w:val="26"/>
                  </w:rPr>
                </w:rPrChange>
              </w:rPr>
            </w:pPr>
            <w:r w:rsidRPr="00BC1DFA">
              <w:rPr>
                <w:rFonts w:asciiTheme="majorBidi" w:eastAsia="Times New Roman" w:hAnsiTheme="majorBidi" w:cstheme="majorBidi"/>
                <w:b/>
                <w:sz w:val="20"/>
                <w:szCs w:val="20"/>
                <w:rPrChange w:id="2273" w:author="Asad Shah" w:date="2025-01-13T02:51:00Z">
                  <w:rPr>
                    <w:rFonts w:eastAsia="Times New Roman" w:cs="Times New Roman"/>
                    <w:b/>
                  </w:rPr>
                </w:rPrChange>
              </w:rPr>
              <w:t>Requirements Traceability</w:t>
            </w:r>
          </w:p>
        </w:tc>
        <w:tc>
          <w:tcPr>
            <w:tcW w:w="7601" w:type="dxa"/>
            <w:gridSpan w:val="3"/>
            <w:vAlign w:val="center"/>
            <w:tcPrChange w:id="2274" w:author="Asad Shah" w:date="2025-01-03T02:42:00Z">
              <w:tcPr>
                <w:tcW w:w="6543" w:type="dxa"/>
                <w:gridSpan w:val="4"/>
                <w:vAlign w:val="center"/>
              </w:tcPr>
            </w:tcPrChange>
          </w:tcPr>
          <w:p w14:paraId="18622295" w14:textId="6DBB9549" w:rsidR="00856118" w:rsidRPr="00BC1DFA" w:rsidRDefault="00856118" w:rsidP="004B78CA">
            <w:pPr>
              <w:rPr>
                <w:rFonts w:asciiTheme="majorBidi" w:hAnsiTheme="majorBidi" w:cstheme="majorBidi"/>
                <w:bCs/>
                <w:color w:val="000000" w:themeColor="text1"/>
                <w:sz w:val="20"/>
                <w:szCs w:val="20"/>
                <w:rPrChange w:id="2275" w:author="Asad Shah" w:date="2025-01-13T02:51:00Z">
                  <w:rPr>
                    <w:rFonts w:cs="Times New Roman"/>
                    <w:bCs/>
                    <w:color w:val="000000" w:themeColor="text1"/>
                    <w:szCs w:val="24"/>
                  </w:rPr>
                </w:rPrChange>
              </w:rPr>
            </w:pPr>
            <w:ins w:id="2276" w:author="Asad Shah" w:date="2025-01-03T02:26:00Z">
              <w:r w:rsidRPr="00BC1DFA">
                <w:rPr>
                  <w:rFonts w:asciiTheme="majorBidi" w:hAnsiTheme="majorBidi" w:cstheme="majorBidi"/>
                  <w:sz w:val="20"/>
                  <w:szCs w:val="20"/>
                  <w:rPrChange w:id="2277" w:author="Asad Shah" w:date="2025-01-13T02:51:00Z">
                    <w:rPr/>
                  </w:rPrChange>
                </w:rPr>
                <w:t>F1.1</w:t>
              </w:r>
            </w:ins>
          </w:p>
        </w:tc>
      </w:tr>
      <w:tr w:rsidR="00D71D38" w:rsidRPr="0009729F" w14:paraId="170191CD" w14:textId="77777777" w:rsidTr="0009729F">
        <w:trPr>
          <w:trHeight w:val="167"/>
          <w:ins w:id="2278" w:author="Asad Shah" w:date="2025-01-03T02:17:00Z"/>
          <w:trPrChange w:id="2279" w:author="Asad Shah" w:date="2025-01-03T02:42:00Z">
            <w:trPr>
              <w:gridAfter w:val="0"/>
              <w:trHeight w:val="167"/>
            </w:trPr>
          </w:trPrChange>
        </w:trPr>
        <w:tc>
          <w:tcPr>
            <w:tcW w:w="2204" w:type="dxa"/>
            <w:tcPrChange w:id="2280" w:author="Asad Shah" w:date="2025-01-03T02:42:00Z">
              <w:tcPr>
                <w:tcW w:w="3091" w:type="dxa"/>
                <w:gridSpan w:val="2"/>
              </w:tcPr>
            </w:tcPrChange>
          </w:tcPr>
          <w:p w14:paraId="328D6191" w14:textId="7892380E" w:rsidR="00D71D38" w:rsidRPr="00BC1DFA" w:rsidRDefault="00D71D38" w:rsidP="004B78CA">
            <w:pPr>
              <w:rPr>
                <w:ins w:id="2281" w:author="Asad Shah" w:date="2025-01-03T02:17:00Z"/>
                <w:rFonts w:asciiTheme="majorBidi" w:hAnsiTheme="majorBidi" w:cstheme="majorBidi"/>
                <w:b/>
                <w:bCs/>
                <w:color w:val="000000" w:themeColor="text1"/>
                <w:sz w:val="20"/>
                <w:szCs w:val="20"/>
                <w:rPrChange w:id="2282" w:author="Asad Shah" w:date="2025-01-13T02:51:00Z">
                  <w:rPr>
                    <w:ins w:id="2283" w:author="Asad Shah" w:date="2025-01-03T02:17:00Z"/>
                    <w:rFonts w:cs="Times New Roman"/>
                    <w:b/>
                    <w:bCs/>
                    <w:color w:val="000000" w:themeColor="text1"/>
                    <w:sz w:val="26"/>
                    <w:szCs w:val="26"/>
                  </w:rPr>
                </w:rPrChange>
              </w:rPr>
            </w:pPr>
            <w:ins w:id="2284" w:author="Asad Shah" w:date="2025-01-03T02:17:00Z">
              <w:r w:rsidRPr="00BC1DFA">
                <w:rPr>
                  <w:rFonts w:asciiTheme="majorBidi" w:hAnsiTheme="majorBidi" w:cstheme="majorBidi"/>
                  <w:b/>
                  <w:bCs/>
                  <w:color w:val="000000" w:themeColor="text1"/>
                  <w:sz w:val="20"/>
                  <w:szCs w:val="20"/>
                  <w:rPrChange w:id="2285" w:author="Asad Shah" w:date="2025-01-13T02:51:00Z">
                    <w:rPr>
                      <w:rFonts w:cs="Times New Roman"/>
                      <w:b/>
                      <w:bCs/>
                      <w:color w:val="000000" w:themeColor="text1"/>
                      <w:sz w:val="26"/>
                      <w:szCs w:val="26"/>
                    </w:rPr>
                  </w:rPrChange>
                </w:rPr>
                <w:t>Priority</w:t>
              </w:r>
            </w:ins>
          </w:p>
        </w:tc>
        <w:tc>
          <w:tcPr>
            <w:tcW w:w="7601" w:type="dxa"/>
            <w:gridSpan w:val="3"/>
            <w:vAlign w:val="center"/>
            <w:tcPrChange w:id="2286" w:author="Asad Shah" w:date="2025-01-03T02:42:00Z">
              <w:tcPr>
                <w:tcW w:w="6543" w:type="dxa"/>
                <w:gridSpan w:val="4"/>
                <w:vAlign w:val="center"/>
              </w:tcPr>
            </w:tcPrChange>
          </w:tcPr>
          <w:p w14:paraId="09A8423B" w14:textId="0BFE305C" w:rsidR="00D71D38" w:rsidRPr="00BC1DFA" w:rsidRDefault="00856118" w:rsidP="004B78CA">
            <w:pPr>
              <w:rPr>
                <w:ins w:id="2287" w:author="Asad Shah" w:date="2025-01-03T02:17:00Z"/>
                <w:rFonts w:asciiTheme="majorBidi" w:hAnsiTheme="majorBidi" w:cstheme="majorBidi"/>
                <w:bCs/>
                <w:color w:val="000000" w:themeColor="text1"/>
                <w:sz w:val="20"/>
                <w:szCs w:val="20"/>
                <w:rPrChange w:id="2288" w:author="Asad Shah" w:date="2025-01-13T02:51:00Z">
                  <w:rPr>
                    <w:ins w:id="2289" w:author="Asad Shah" w:date="2025-01-03T02:17:00Z"/>
                    <w:rFonts w:cs="Times New Roman"/>
                    <w:bCs/>
                    <w:color w:val="000000" w:themeColor="text1"/>
                    <w:szCs w:val="24"/>
                  </w:rPr>
                </w:rPrChange>
              </w:rPr>
            </w:pPr>
            <w:ins w:id="2290" w:author="Asad Shah" w:date="2025-01-03T02:26:00Z">
              <w:r w:rsidRPr="00BC1DFA">
                <w:rPr>
                  <w:rFonts w:asciiTheme="majorBidi" w:hAnsiTheme="majorBidi" w:cstheme="majorBidi"/>
                  <w:sz w:val="20"/>
                  <w:szCs w:val="20"/>
                  <w:rPrChange w:id="2291" w:author="Asad Shah" w:date="2025-01-13T02:51:00Z">
                    <w:rPr/>
                  </w:rPrChange>
                </w:rPr>
                <w:t>High</w:t>
              </w:r>
            </w:ins>
          </w:p>
        </w:tc>
      </w:tr>
      <w:tr w:rsidR="0009729F" w:rsidRPr="0009729F" w14:paraId="4A95E0BF" w14:textId="77777777" w:rsidTr="006A0E45">
        <w:tc>
          <w:tcPr>
            <w:tcW w:w="2204" w:type="dxa"/>
          </w:tcPr>
          <w:p w14:paraId="24582E48" w14:textId="4902291D" w:rsidR="0009729F" w:rsidRPr="00BC1DFA" w:rsidRDefault="0009729F" w:rsidP="004B78CA">
            <w:pPr>
              <w:rPr>
                <w:rFonts w:asciiTheme="majorBidi" w:hAnsiTheme="majorBidi" w:cstheme="majorBidi"/>
                <w:b/>
                <w:bCs/>
                <w:color w:val="000000" w:themeColor="text1"/>
                <w:sz w:val="20"/>
                <w:szCs w:val="20"/>
                <w:rPrChange w:id="2292" w:author="Asad Shah" w:date="2025-01-13T02:51:00Z">
                  <w:rPr>
                    <w:rFonts w:cs="Times New Roman"/>
                    <w:b/>
                    <w:bCs/>
                    <w:color w:val="000000" w:themeColor="text1"/>
                    <w:sz w:val="26"/>
                    <w:szCs w:val="26"/>
                  </w:rPr>
                </w:rPrChange>
              </w:rPr>
            </w:pPr>
            <w:r w:rsidRPr="00BC1DFA">
              <w:rPr>
                <w:rFonts w:asciiTheme="majorBidi" w:hAnsiTheme="majorBidi" w:cstheme="majorBidi"/>
                <w:b/>
                <w:bCs/>
                <w:color w:val="000000" w:themeColor="text1"/>
                <w:sz w:val="20"/>
                <w:szCs w:val="20"/>
                <w:rPrChange w:id="2293" w:author="Asad Shah" w:date="2025-01-13T02:51:00Z">
                  <w:rPr>
                    <w:rFonts w:cs="Times New Roman"/>
                    <w:b/>
                    <w:bCs/>
                    <w:color w:val="000000" w:themeColor="text1"/>
                    <w:sz w:val="26"/>
                    <w:szCs w:val="26"/>
                  </w:rPr>
                </w:rPrChange>
              </w:rPr>
              <w:t>Preconditions</w:t>
            </w:r>
          </w:p>
        </w:tc>
        <w:tc>
          <w:tcPr>
            <w:tcW w:w="7601" w:type="dxa"/>
            <w:gridSpan w:val="3"/>
          </w:tcPr>
          <w:p w14:paraId="3BFA275E" w14:textId="2939C74D" w:rsidR="0009729F" w:rsidRPr="00BC1DFA" w:rsidDel="0009729F" w:rsidRDefault="0009729F" w:rsidP="004B78CA">
            <w:pPr>
              <w:rPr>
                <w:del w:id="2294" w:author="Asad Shah" w:date="2025-01-03T02:49:00Z"/>
                <w:rFonts w:asciiTheme="majorBidi" w:hAnsiTheme="majorBidi" w:cstheme="majorBidi"/>
                <w:b/>
                <w:bCs/>
                <w:color w:val="000000" w:themeColor="text1"/>
                <w:sz w:val="20"/>
                <w:szCs w:val="20"/>
                <w:rPrChange w:id="2295" w:author="Asad Shah" w:date="2025-01-13T02:51:00Z">
                  <w:rPr>
                    <w:del w:id="2296" w:author="Asad Shah" w:date="2025-01-03T02:49:00Z"/>
                    <w:rFonts w:asciiTheme="majorBidi" w:hAnsiTheme="majorBidi" w:cstheme="majorBidi"/>
                    <w:b/>
                    <w:bCs/>
                    <w:color w:val="000000" w:themeColor="text1"/>
                    <w:szCs w:val="24"/>
                  </w:rPr>
                </w:rPrChange>
              </w:rPr>
            </w:pPr>
            <w:ins w:id="2297" w:author="Asad Shah" w:date="2025-01-03T02:49:00Z">
              <w:r w:rsidRPr="00BC1DFA">
                <w:rPr>
                  <w:sz w:val="20"/>
                  <w:szCs w:val="20"/>
                  <w:rPrChange w:id="2298" w:author="Asad Shah" w:date="2025-01-13T02:51:00Z">
                    <w:rPr/>
                  </w:rPrChange>
                </w:rPr>
                <w:t>User must have a valid email address.</w:t>
              </w:r>
            </w:ins>
            <w:del w:id="2299" w:author="Asad Shah" w:date="2025-01-03T02:49:00Z">
              <w:r w:rsidRPr="00BC1DFA" w:rsidDel="0009729F">
                <w:rPr>
                  <w:rFonts w:asciiTheme="majorBidi" w:hAnsiTheme="majorBidi" w:cstheme="majorBidi"/>
                  <w:b/>
                  <w:bCs/>
                  <w:color w:val="000000" w:themeColor="text1"/>
                  <w:sz w:val="20"/>
                  <w:szCs w:val="20"/>
                  <w:rPrChange w:id="2300" w:author="Asad Shah" w:date="2025-01-13T02:51:00Z">
                    <w:rPr>
                      <w:rFonts w:asciiTheme="majorBidi" w:hAnsiTheme="majorBidi" w:cstheme="majorBidi"/>
                      <w:b/>
                      <w:bCs/>
                      <w:color w:val="000000" w:themeColor="text1"/>
                      <w:szCs w:val="24"/>
                    </w:rPr>
                  </w:rPrChange>
                </w:rPr>
                <w:delText>Step</w:delText>
              </w:r>
            </w:del>
          </w:p>
          <w:p w14:paraId="65E62E94" w14:textId="1C351883" w:rsidR="0009729F" w:rsidRPr="00BC1DFA" w:rsidRDefault="0009729F" w:rsidP="004B78CA">
            <w:pPr>
              <w:rPr>
                <w:rFonts w:asciiTheme="majorBidi" w:hAnsiTheme="majorBidi" w:cstheme="majorBidi"/>
                <w:b/>
                <w:bCs/>
                <w:color w:val="000000" w:themeColor="text1"/>
                <w:sz w:val="20"/>
                <w:szCs w:val="20"/>
                <w:rPrChange w:id="2301" w:author="Asad Shah" w:date="2025-01-13T02:51:00Z">
                  <w:rPr>
                    <w:rFonts w:asciiTheme="majorBidi" w:hAnsiTheme="majorBidi" w:cstheme="majorBidi"/>
                    <w:b/>
                    <w:bCs/>
                    <w:color w:val="000000" w:themeColor="text1"/>
                    <w:szCs w:val="24"/>
                  </w:rPr>
                </w:rPrChange>
              </w:rPr>
            </w:pPr>
            <w:del w:id="2302" w:author="Asad Shah" w:date="2025-01-03T02:49:00Z">
              <w:r w:rsidRPr="00BC1DFA" w:rsidDel="0009729F">
                <w:rPr>
                  <w:rFonts w:asciiTheme="majorBidi" w:hAnsiTheme="majorBidi" w:cstheme="majorBidi"/>
                  <w:b/>
                  <w:bCs/>
                  <w:color w:val="000000" w:themeColor="text1"/>
                  <w:sz w:val="20"/>
                  <w:szCs w:val="20"/>
                  <w:rPrChange w:id="2303" w:author="Asad Shah" w:date="2025-01-13T02:51:00Z">
                    <w:rPr>
                      <w:rFonts w:asciiTheme="majorBidi" w:hAnsiTheme="majorBidi" w:cstheme="majorBidi"/>
                      <w:b/>
                      <w:bCs/>
                      <w:color w:val="000000" w:themeColor="text1"/>
                      <w:szCs w:val="24"/>
                    </w:rPr>
                  </w:rPrChange>
                </w:rPr>
                <w:delText>Action</w:delText>
              </w:r>
            </w:del>
          </w:p>
        </w:tc>
      </w:tr>
      <w:tr w:rsidR="0009729F" w:rsidRPr="0009729F" w14:paraId="3978CD42" w14:textId="77777777" w:rsidTr="00626D5D">
        <w:trPr>
          <w:trHeight w:val="562"/>
        </w:trPr>
        <w:tc>
          <w:tcPr>
            <w:tcW w:w="2204" w:type="dxa"/>
          </w:tcPr>
          <w:p w14:paraId="57AA7726" w14:textId="77777777" w:rsidR="0009729F" w:rsidRPr="00BC1DFA" w:rsidRDefault="0009729F" w:rsidP="004B78CA">
            <w:pPr>
              <w:rPr>
                <w:rFonts w:asciiTheme="majorBidi" w:hAnsiTheme="majorBidi" w:cstheme="majorBidi"/>
                <w:b/>
                <w:bCs/>
                <w:color w:val="000000" w:themeColor="text1"/>
                <w:sz w:val="20"/>
                <w:szCs w:val="20"/>
                <w:rPrChange w:id="2304" w:author="Asad Shah" w:date="2025-01-13T02:51:00Z">
                  <w:rPr>
                    <w:rFonts w:cs="Times New Roman"/>
                    <w:b/>
                    <w:bCs/>
                    <w:color w:val="000000" w:themeColor="text1"/>
                    <w:sz w:val="26"/>
                    <w:szCs w:val="26"/>
                  </w:rPr>
                </w:rPrChange>
              </w:rPr>
            </w:pPr>
            <w:r w:rsidRPr="00BC1DFA">
              <w:rPr>
                <w:rFonts w:asciiTheme="majorBidi" w:hAnsiTheme="majorBidi" w:cstheme="majorBidi"/>
                <w:b/>
                <w:bCs/>
                <w:color w:val="000000" w:themeColor="text1"/>
                <w:sz w:val="20"/>
                <w:szCs w:val="20"/>
                <w:rPrChange w:id="2305" w:author="Asad Shah" w:date="2025-01-13T02:51:00Z">
                  <w:rPr>
                    <w:rFonts w:cs="Times New Roman"/>
                    <w:b/>
                    <w:bCs/>
                    <w:color w:val="000000" w:themeColor="text1"/>
                    <w:sz w:val="26"/>
                    <w:szCs w:val="26"/>
                  </w:rPr>
                </w:rPrChange>
              </w:rPr>
              <w:t>Postconditions</w:t>
            </w:r>
          </w:p>
        </w:tc>
        <w:tc>
          <w:tcPr>
            <w:tcW w:w="7601" w:type="dxa"/>
            <w:gridSpan w:val="3"/>
            <w:vAlign w:val="center"/>
          </w:tcPr>
          <w:p w14:paraId="0C0A9F14" w14:textId="5CEF1AF5" w:rsidR="0009729F" w:rsidRPr="00BC1DFA" w:rsidDel="0009729F" w:rsidRDefault="0009729F" w:rsidP="004B78CA">
            <w:pPr>
              <w:jc w:val="center"/>
              <w:rPr>
                <w:del w:id="2306" w:author="Asad Shah" w:date="2025-01-03T02:50:00Z"/>
                <w:rFonts w:asciiTheme="majorBidi" w:hAnsiTheme="majorBidi" w:cstheme="majorBidi"/>
                <w:bCs/>
                <w:color w:val="000000" w:themeColor="text1"/>
                <w:sz w:val="20"/>
                <w:szCs w:val="20"/>
                <w:rPrChange w:id="2307" w:author="Asad Shah" w:date="2025-01-13T02:51:00Z">
                  <w:rPr>
                    <w:del w:id="2308" w:author="Asad Shah" w:date="2025-01-03T02:50:00Z"/>
                    <w:rFonts w:asciiTheme="majorBidi" w:hAnsiTheme="majorBidi" w:cstheme="majorBidi"/>
                    <w:bCs/>
                    <w:color w:val="000000" w:themeColor="text1"/>
                    <w:szCs w:val="24"/>
                  </w:rPr>
                </w:rPrChange>
              </w:rPr>
            </w:pPr>
            <w:ins w:id="2309" w:author="Asad Shah" w:date="2025-01-03T02:50:00Z">
              <w:r w:rsidRPr="00BC1DFA">
                <w:rPr>
                  <w:sz w:val="20"/>
                  <w:szCs w:val="20"/>
                  <w:rPrChange w:id="2310" w:author="Asad Shah" w:date="2025-01-13T02:51:00Z">
                    <w:rPr/>
                  </w:rPrChange>
                </w:rPr>
                <w:t>A new account is created and the user can log in to the system.</w:t>
              </w:r>
            </w:ins>
            <w:del w:id="2311" w:author="Asad Shah" w:date="2025-01-03T02:50:00Z">
              <w:r w:rsidRPr="00BC1DFA" w:rsidDel="0009729F">
                <w:rPr>
                  <w:rFonts w:asciiTheme="majorBidi" w:hAnsiTheme="majorBidi" w:cstheme="majorBidi"/>
                  <w:bCs/>
                  <w:color w:val="000000" w:themeColor="text1"/>
                  <w:sz w:val="20"/>
                  <w:szCs w:val="20"/>
                  <w:rPrChange w:id="2312" w:author="Asad Shah" w:date="2025-01-13T02:51:00Z">
                    <w:rPr>
                      <w:rFonts w:cs="Times New Roman"/>
                      <w:bCs/>
                      <w:color w:val="000000" w:themeColor="text1"/>
                      <w:szCs w:val="24"/>
                    </w:rPr>
                  </w:rPrChange>
                </w:rPr>
                <w:delText>01</w:delText>
              </w:r>
            </w:del>
          </w:p>
          <w:p w14:paraId="3ACA44B2" w14:textId="70B229B5" w:rsidR="0009729F" w:rsidRPr="00BC1DFA" w:rsidDel="0009729F" w:rsidRDefault="0009729F" w:rsidP="00856118">
            <w:pPr>
              <w:spacing w:before="100" w:beforeAutospacing="1" w:after="100" w:afterAutospacing="1"/>
              <w:rPr>
                <w:del w:id="2313" w:author="Asad Shah" w:date="2025-01-03T02:50:00Z"/>
                <w:rFonts w:asciiTheme="majorBidi" w:eastAsia="Times New Roman" w:hAnsiTheme="majorBidi" w:cstheme="majorBidi"/>
                <w:color w:val="auto"/>
                <w:sz w:val="20"/>
                <w:szCs w:val="20"/>
                <w:rPrChange w:id="2314" w:author="Asad Shah" w:date="2025-01-13T02:51:00Z">
                  <w:rPr>
                    <w:del w:id="2315" w:author="Asad Shah" w:date="2025-01-03T02:50:00Z"/>
                    <w:rFonts w:asciiTheme="majorBidi" w:eastAsia="Times New Roman" w:hAnsiTheme="majorBidi" w:cstheme="majorBidi"/>
                    <w:color w:val="auto"/>
                    <w:szCs w:val="24"/>
                  </w:rPr>
                </w:rPrChange>
              </w:rPr>
            </w:pPr>
            <w:del w:id="2316" w:author="Asad Shah" w:date="2025-01-03T02:18:00Z">
              <w:r w:rsidRPr="00BC1DFA" w:rsidDel="00D71D38">
                <w:rPr>
                  <w:rFonts w:asciiTheme="majorBidi" w:hAnsiTheme="majorBidi" w:cstheme="majorBidi"/>
                  <w:bCs/>
                  <w:color w:val="000000" w:themeColor="text1"/>
                  <w:sz w:val="20"/>
                  <w:szCs w:val="20"/>
                  <w:rPrChange w:id="2317" w:author="Asad Shah" w:date="2025-01-13T02:51:00Z">
                    <w:rPr>
                      <w:rFonts w:cs="Times New Roman"/>
                      <w:bCs/>
                      <w:color w:val="000000" w:themeColor="text1"/>
                      <w:szCs w:val="24"/>
                    </w:rPr>
                  </w:rPrChange>
                </w:rPr>
                <w:delText>Teachers have successfully created their accounts on the online learning platform.</w:delText>
              </w:r>
            </w:del>
          </w:p>
          <w:p w14:paraId="0E8575BF" w14:textId="06E52F95" w:rsidR="0009729F" w:rsidRPr="00BC1DFA" w:rsidDel="0009729F" w:rsidRDefault="0009729F" w:rsidP="004B78CA">
            <w:pPr>
              <w:jc w:val="center"/>
              <w:rPr>
                <w:del w:id="2318" w:author="Asad Shah" w:date="2025-01-03T02:50:00Z"/>
                <w:rFonts w:asciiTheme="majorBidi" w:hAnsiTheme="majorBidi" w:cstheme="majorBidi"/>
                <w:bCs/>
                <w:color w:val="000000" w:themeColor="text1"/>
                <w:sz w:val="20"/>
                <w:szCs w:val="20"/>
                <w:rPrChange w:id="2319" w:author="Asad Shah" w:date="2025-01-13T02:51:00Z">
                  <w:rPr>
                    <w:del w:id="2320" w:author="Asad Shah" w:date="2025-01-03T02:50:00Z"/>
                    <w:rFonts w:asciiTheme="majorBidi" w:hAnsiTheme="majorBidi" w:cstheme="majorBidi"/>
                    <w:bCs/>
                    <w:color w:val="000000" w:themeColor="text1"/>
                    <w:szCs w:val="24"/>
                  </w:rPr>
                </w:rPrChange>
              </w:rPr>
            </w:pPr>
            <w:del w:id="2321" w:author="Asad Shah" w:date="2025-01-03T02:50:00Z">
              <w:r w:rsidRPr="00BC1DFA" w:rsidDel="0009729F">
                <w:rPr>
                  <w:rFonts w:asciiTheme="majorBidi" w:hAnsiTheme="majorBidi" w:cstheme="majorBidi"/>
                  <w:bCs/>
                  <w:color w:val="000000" w:themeColor="text1"/>
                  <w:sz w:val="20"/>
                  <w:szCs w:val="20"/>
                  <w:rPrChange w:id="2322" w:author="Asad Shah" w:date="2025-01-13T02:51:00Z">
                    <w:rPr>
                      <w:rFonts w:cs="Times New Roman"/>
                      <w:bCs/>
                      <w:color w:val="000000" w:themeColor="text1"/>
                      <w:szCs w:val="24"/>
                    </w:rPr>
                  </w:rPrChange>
                </w:rPr>
                <w:delText>02</w:delText>
              </w:r>
            </w:del>
          </w:p>
          <w:p w14:paraId="2A41CD96" w14:textId="215F17E9" w:rsidR="0009729F" w:rsidRPr="00BC1DFA" w:rsidRDefault="0009729F">
            <w:pPr>
              <w:spacing w:before="100" w:beforeAutospacing="1" w:after="100" w:afterAutospacing="1"/>
              <w:rPr>
                <w:rFonts w:asciiTheme="majorBidi" w:eastAsia="Times New Roman" w:hAnsiTheme="majorBidi" w:cstheme="majorBidi"/>
                <w:color w:val="auto"/>
                <w:sz w:val="20"/>
                <w:szCs w:val="20"/>
                <w:rPrChange w:id="2323" w:author="Asad Shah" w:date="2025-01-13T02:51:00Z">
                  <w:rPr>
                    <w:rFonts w:cs="Times New Roman"/>
                    <w:bCs/>
                    <w:color w:val="000000" w:themeColor="text1"/>
                    <w:szCs w:val="24"/>
                  </w:rPr>
                </w:rPrChange>
              </w:rPr>
              <w:pPrChange w:id="2324" w:author="Asad Shah" w:date="2025-01-03T02:28:00Z">
                <w:pPr/>
              </w:pPrChange>
            </w:pPr>
            <w:del w:id="2325" w:author="Asad Shah" w:date="2025-01-03T02:18:00Z">
              <w:r w:rsidRPr="00BC1DFA" w:rsidDel="00D71D38">
                <w:rPr>
                  <w:rFonts w:asciiTheme="majorBidi" w:hAnsiTheme="majorBidi" w:cstheme="majorBidi"/>
                  <w:bCs/>
                  <w:color w:val="000000" w:themeColor="text1"/>
                  <w:sz w:val="20"/>
                  <w:szCs w:val="20"/>
                  <w:rPrChange w:id="2326" w:author="Asad Shah" w:date="2025-01-13T02:51:00Z">
                    <w:rPr>
                      <w:rFonts w:cs="Times New Roman"/>
                      <w:bCs/>
                      <w:color w:val="000000" w:themeColor="text1"/>
                      <w:szCs w:val="24"/>
                    </w:rPr>
                  </w:rPrChange>
                </w:rPr>
                <w:delText>Newly registered teachers gain access to the platform's features and functionalities tailored for educators.</w:delText>
              </w:r>
            </w:del>
          </w:p>
        </w:tc>
      </w:tr>
      <w:tr w:rsidR="00D71D38" w:rsidRPr="0009729F" w14:paraId="6AF39A26" w14:textId="77777777" w:rsidTr="0009729F">
        <w:trPr>
          <w:trHeight w:val="167"/>
          <w:ins w:id="2327" w:author="Asad Shah" w:date="2025-01-03T02:18:00Z"/>
          <w:trPrChange w:id="2328" w:author="Asad Shah" w:date="2025-01-03T02:42:00Z">
            <w:trPr>
              <w:gridAfter w:val="0"/>
              <w:trHeight w:val="167"/>
            </w:trPr>
          </w:trPrChange>
        </w:trPr>
        <w:tc>
          <w:tcPr>
            <w:tcW w:w="2204" w:type="dxa"/>
            <w:tcPrChange w:id="2329" w:author="Asad Shah" w:date="2025-01-03T02:42:00Z">
              <w:tcPr>
                <w:tcW w:w="3091" w:type="dxa"/>
                <w:gridSpan w:val="2"/>
              </w:tcPr>
            </w:tcPrChange>
          </w:tcPr>
          <w:p w14:paraId="1E88B1A1" w14:textId="342DEBE4" w:rsidR="00D71D38" w:rsidRPr="00BC1DFA" w:rsidRDefault="00D71D38" w:rsidP="004B78CA">
            <w:pPr>
              <w:rPr>
                <w:ins w:id="2330" w:author="Asad Shah" w:date="2025-01-03T02:18:00Z"/>
                <w:rFonts w:asciiTheme="majorBidi" w:hAnsiTheme="majorBidi" w:cstheme="majorBidi"/>
                <w:b/>
                <w:bCs/>
                <w:color w:val="000000" w:themeColor="text1"/>
                <w:sz w:val="20"/>
                <w:szCs w:val="20"/>
                <w:rPrChange w:id="2331" w:author="Asad Shah" w:date="2025-01-13T02:51:00Z">
                  <w:rPr>
                    <w:ins w:id="2332" w:author="Asad Shah" w:date="2025-01-03T02:18:00Z"/>
                    <w:rFonts w:cs="Times New Roman"/>
                    <w:b/>
                    <w:bCs/>
                    <w:color w:val="000000" w:themeColor="text1"/>
                    <w:sz w:val="26"/>
                    <w:szCs w:val="26"/>
                  </w:rPr>
                </w:rPrChange>
              </w:rPr>
            </w:pPr>
            <w:ins w:id="2333" w:author="Asad Shah" w:date="2025-01-03T02:19:00Z">
              <w:r w:rsidRPr="00BC1DFA">
                <w:rPr>
                  <w:rFonts w:asciiTheme="majorBidi" w:hAnsiTheme="majorBidi" w:cstheme="majorBidi"/>
                  <w:b/>
                  <w:bCs/>
                  <w:color w:val="000000" w:themeColor="text1"/>
                  <w:sz w:val="20"/>
                  <w:szCs w:val="20"/>
                  <w:rPrChange w:id="2334" w:author="Asad Shah" w:date="2025-01-13T02:51:00Z">
                    <w:rPr>
                      <w:rFonts w:cs="Times New Roman"/>
                      <w:b/>
                      <w:bCs/>
                      <w:color w:val="000000" w:themeColor="text1"/>
                      <w:sz w:val="26"/>
                      <w:szCs w:val="26"/>
                    </w:rPr>
                  </w:rPrChange>
                </w:rPr>
                <w:t>Actors</w:t>
              </w:r>
            </w:ins>
          </w:p>
        </w:tc>
        <w:tc>
          <w:tcPr>
            <w:tcW w:w="7601" w:type="dxa"/>
            <w:gridSpan w:val="3"/>
            <w:vAlign w:val="center"/>
            <w:tcPrChange w:id="2335" w:author="Asad Shah" w:date="2025-01-03T02:42:00Z">
              <w:tcPr>
                <w:tcW w:w="6543" w:type="dxa"/>
                <w:gridSpan w:val="4"/>
                <w:vAlign w:val="center"/>
              </w:tcPr>
            </w:tcPrChange>
          </w:tcPr>
          <w:p w14:paraId="62E449E4" w14:textId="50447695" w:rsidR="00D71D38" w:rsidRPr="00BC1DFA" w:rsidRDefault="00856118" w:rsidP="004B78CA">
            <w:pPr>
              <w:rPr>
                <w:ins w:id="2336" w:author="Asad Shah" w:date="2025-01-03T02:18:00Z"/>
                <w:rFonts w:asciiTheme="majorBidi" w:hAnsiTheme="majorBidi" w:cstheme="majorBidi"/>
                <w:bCs/>
                <w:color w:val="000000" w:themeColor="text1"/>
                <w:sz w:val="20"/>
                <w:szCs w:val="20"/>
                <w:rPrChange w:id="2337" w:author="Asad Shah" w:date="2025-01-13T02:51:00Z">
                  <w:rPr>
                    <w:ins w:id="2338" w:author="Asad Shah" w:date="2025-01-03T02:18:00Z"/>
                    <w:rFonts w:cs="Times New Roman"/>
                    <w:bCs/>
                    <w:color w:val="000000" w:themeColor="text1"/>
                    <w:szCs w:val="24"/>
                  </w:rPr>
                </w:rPrChange>
              </w:rPr>
            </w:pPr>
            <w:ins w:id="2339" w:author="Asad Shah" w:date="2025-01-03T02:28:00Z">
              <w:r w:rsidRPr="00BC1DFA">
                <w:rPr>
                  <w:rFonts w:asciiTheme="majorBidi" w:hAnsiTheme="majorBidi" w:cstheme="majorBidi"/>
                  <w:bCs/>
                  <w:color w:val="000000" w:themeColor="text1"/>
                  <w:sz w:val="20"/>
                  <w:szCs w:val="20"/>
                  <w:rPrChange w:id="2340" w:author="Asad Shah" w:date="2025-01-13T02:51:00Z">
                    <w:rPr>
                      <w:rFonts w:asciiTheme="majorBidi" w:hAnsiTheme="majorBidi" w:cstheme="majorBidi"/>
                      <w:bCs/>
                      <w:color w:val="000000" w:themeColor="text1"/>
                      <w:szCs w:val="24"/>
                    </w:rPr>
                  </w:rPrChange>
                </w:rPr>
                <w:t>User (Student or Father)</w:t>
              </w:r>
            </w:ins>
          </w:p>
        </w:tc>
      </w:tr>
      <w:tr w:rsidR="00856118" w:rsidRPr="0009729F" w14:paraId="2D9C48A0" w14:textId="77777777" w:rsidTr="0009729F">
        <w:trPr>
          <w:trHeight w:val="378"/>
          <w:trPrChange w:id="2341" w:author="Asad Shah" w:date="2025-01-03T02:42:00Z">
            <w:trPr>
              <w:gridAfter w:val="0"/>
              <w:trHeight w:val="378"/>
            </w:trPr>
          </w:trPrChange>
        </w:trPr>
        <w:tc>
          <w:tcPr>
            <w:tcW w:w="2204" w:type="dxa"/>
            <w:tcPrChange w:id="2342" w:author="Asad Shah" w:date="2025-01-03T02:42:00Z">
              <w:tcPr>
                <w:tcW w:w="3091" w:type="dxa"/>
                <w:gridSpan w:val="2"/>
              </w:tcPr>
            </w:tcPrChange>
          </w:tcPr>
          <w:p w14:paraId="16DC92E9" w14:textId="2142FF37" w:rsidR="00856118" w:rsidRPr="00BC1DFA" w:rsidRDefault="00856118" w:rsidP="004B78CA">
            <w:pPr>
              <w:rPr>
                <w:rFonts w:asciiTheme="majorBidi" w:hAnsiTheme="majorBidi" w:cstheme="majorBidi"/>
                <w:b/>
                <w:bCs/>
                <w:color w:val="000000" w:themeColor="text1"/>
                <w:sz w:val="20"/>
                <w:szCs w:val="20"/>
                <w:rPrChange w:id="2343" w:author="Asad Shah" w:date="2025-01-13T02:51:00Z">
                  <w:rPr>
                    <w:rFonts w:cs="Times New Roman"/>
                    <w:b/>
                    <w:bCs/>
                    <w:color w:val="000000" w:themeColor="text1"/>
                    <w:sz w:val="26"/>
                    <w:szCs w:val="26"/>
                  </w:rPr>
                </w:rPrChange>
              </w:rPr>
            </w:pPr>
            <w:del w:id="2344" w:author="Asad Shah" w:date="2025-01-03T02:19:00Z">
              <w:r w:rsidRPr="00BC1DFA" w:rsidDel="00D71D38">
                <w:rPr>
                  <w:rFonts w:asciiTheme="majorBidi" w:hAnsiTheme="majorBidi" w:cstheme="majorBidi"/>
                  <w:b/>
                  <w:bCs/>
                  <w:color w:val="000000" w:themeColor="text1"/>
                  <w:sz w:val="20"/>
                  <w:szCs w:val="20"/>
                  <w:rPrChange w:id="2345" w:author="Asad Shah" w:date="2025-01-13T02:51:00Z">
                    <w:rPr>
                      <w:rFonts w:cs="Times New Roman"/>
                      <w:b/>
                      <w:bCs/>
                      <w:color w:val="000000" w:themeColor="text1"/>
                      <w:sz w:val="26"/>
                      <w:szCs w:val="26"/>
                    </w:rPr>
                  </w:rPrChange>
                </w:rPr>
                <w:delText>Exceptions</w:delText>
              </w:r>
            </w:del>
            <w:ins w:id="2346" w:author="Asad Shah" w:date="2025-01-03T02:19:00Z">
              <w:r w:rsidRPr="00BC1DFA">
                <w:rPr>
                  <w:rFonts w:asciiTheme="majorBidi" w:hAnsiTheme="majorBidi" w:cstheme="majorBidi"/>
                  <w:b/>
                  <w:bCs/>
                  <w:color w:val="000000" w:themeColor="text1"/>
                  <w:sz w:val="20"/>
                  <w:szCs w:val="20"/>
                  <w:rPrChange w:id="2347" w:author="Asad Shah" w:date="2025-01-13T02:51:00Z">
                    <w:rPr>
                      <w:rFonts w:cs="Times New Roman"/>
                      <w:b/>
                      <w:bCs/>
                      <w:color w:val="000000" w:themeColor="text1"/>
                      <w:sz w:val="26"/>
                      <w:szCs w:val="26"/>
                    </w:rPr>
                  </w:rPrChange>
                </w:rPr>
                <w:t>Includes</w:t>
              </w:r>
            </w:ins>
          </w:p>
        </w:tc>
        <w:tc>
          <w:tcPr>
            <w:tcW w:w="7601" w:type="dxa"/>
            <w:gridSpan w:val="3"/>
            <w:vAlign w:val="center"/>
            <w:tcPrChange w:id="2348" w:author="Asad Shah" w:date="2025-01-03T02:42:00Z">
              <w:tcPr>
                <w:tcW w:w="6543" w:type="dxa"/>
                <w:gridSpan w:val="4"/>
                <w:vAlign w:val="center"/>
              </w:tcPr>
            </w:tcPrChange>
          </w:tcPr>
          <w:p w14:paraId="4E8B0C2F" w14:textId="564EBD02" w:rsidR="00856118" w:rsidRPr="00BC1DFA" w:rsidDel="00906421" w:rsidRDefault="00906421">
            <w:pPr>
              <w:rPr>
                <w:del w:id="2349" w:author="Asad Shah" w:date="2025-01-03T02:39:00Z"/>
                <w:rFonts w:asciiTheme="majorBidi" w:hAnsiTheme="majorBidi" w:cstheme="majorBidi"/>
                <w:sz w:val="20"/>
                <w:szCs w:val="20"/>
                <w:rPrChange w:id="2350" w:author="Asad Shah" w:date="2025-01-13T02:51:00Z">
                  <w:rPr>
                    <w:del w:id="2351" w:author="Asad Shah" w:date="2025-01-03T02:39:00Z"/>
                    <w:rFonts w:asciiTheme="majorBidi" w:hAnsiTheme="majorBidi" w:cstheme="majorBidi"/>
                    <w:bCs/>
                    <w:color w:val="000000" w:themeColor="text1"/>
                  </w:rPr>
                </w:rPrChange>
              </w:rPr>
              <w:pPrChange w:id="2352" w:author="Asad Shah" w:date="2025-01-03T02:41:00Z">
                <w:pPr>
                  <w:jc w:val="center"/>
                </w:pPr>
              </w:pPrChange>
            </w:pPr>
            <w:ins w:id="2353" w:author="Asad Shah" w:date="2025-01-03T02:39:00Z">
              <w:r w:rsidRPr="00BC1DFA">
                <w:rPr>
                  <w:rFonts w:asciiTheme="majorBidi" w:hAnsiTheme="majorBidi" w:cstheme="majorBidi"/>
                  <w:sz w:val="20"/>
                  <w:szCs w:val="20"/>
                  <w:rPrChange w:id="2354" w:author="Asad Shah" w:date="2025-01-13T02:51:00Z">
                    <w:rPr>
                      <w:shd w:val="clear" w:color="auto" w:fill="FBFBFB"/>
                    </w:rPr>
                  </w:rPrChange>
                </w:rPr>
                <w:t>Authentication V</w:t>
              </w:r>
            </w:ins>
            <w:ins w:id="2355" w:author="Asad Shah" w:date="2025-01-03T02:40:00Z">
              <w:r w:rsidRPr="00BC1DFA">
                <w:rPr>
                  <w:rFonts w:asciiTheme="majorBidi" w:hAnsiTheme="majorBidi" w:cstheme="majorBidi"/>
                  <w:sz w:val="20"/>
                  <w:szCs w:val="20"/>
                  <w:rPrChange w:id="2356" w:author="Asad Shah" w:date="2025-01-13T02:51:00Z">
                    <w:rPr>
                      <w:shd w:val="clear" w:color="auto" w:fill="FBFBFB"/>
                    </w:rPr>
                  </w:rPrChange>
                </w:rPr>
                <w:t>alidation</w:t>
              </w:r>
            </w:ins>
            <w:del w:id="2357" w:author="Asad Shah" w:date="2025-01-03T02:29:00Z">
              <w:r w:rsidR="00856118" w:rsidRPr="00BC1DFA" w:rsidDel="00856118">
                <w:rPr>
                  <w:rFonts w:asciiTheme="majorBidi" w:hAnsiTheme="majorBidi" w:cstheme="majorBidi"/>
                  <w:sz w:val="20"/>
                  <w:szCs w:val="20"/>
                  <w:rPrChange w:id="2358" w:author="Asad Shah" w:date="2025-01-13T02:51:00Z">
                    <w:rPr>
                      <w:rFonts w:cs="Times New Roman"/>
                      <w:bCs/>
                      <w:color w:val="000000" w:themeColor="text1"/>
                      <w:szCs w:val="24"/>
                    </w:rPr>
                  </w:rPrChange>
                </w:rPr>
                <w:delText>01</w:delText>
              </w:r>
            </w:del>
          </w:p>
          <w:p w14:paraId="46FB313A" w14:textId="5D3B7F2F" w:rsidR="00856118" w:rsidRPr="00BC1DFA" w:rsidRDefault="00856118">
            <w:pPr>
              <w:rPr>
                <w:rFonts w:asciiTheme="majorBidi" w:hAnsiTheme="majorBidi" w:cstheme="majorBidi"/>
                <w:color w:val="auto"/>
                <w:sz w:val="20"/>
                <w:szCs w:val="20"/>
                <w:rPrChange w:id="2359" w:author="Asad Shah" w:date="2025-01-13T02:51:00Z">
                  <w:rPr>
                    <w:rFonts w:cs="Times New Roman"/>
                    <w:bCs/>
                    <w:color w:val="000000" w:themeColor="text1"/>
                    <w:szCs w:val="24"/>
                  </w:rPr>
                </w:rPrChange>
              </w:rPr>
            </w:pPr>
            <w:del w:id="2360" w:author="Asad Shah" w:date="2025-01-03T02:20:00Z">
              <w:r w:rsidRPr="00BC1DFA" w:rsidDel="00D71D38">
                <w:rPr>
                  <w:rFonts w:asciiTheme="majorBidi" w:hAnsiTheme="majorBidi" w:cstheme="majorBidi"/>
                  <w:sz w:val="20"/>
                  <w:szCs w:val="20"/>
                  <w:rPrChange w:id="2361" w:author="Asad Shah" w:date="2025-01-13T02:51:00Z">
                    <w:rPr>
                      <w:rFonts w:cs="Times New Roman"/>
                      <w:bCs/>
                      <w:color w:val="000000" w:themeColor="text1"/>
                      <w:szCs w:val="24"/>
                    </w:rPr>
                  </w:rPrChange>
                </w:rPr>
                <w:delText>If teachers provide incomplete or incorrect information during signup, they may encounter error messages prompting them to correct the information.</w:delText>
              </w:r>
            </w:del>
          </w:p>
        </w:tc>
      </w:tr>
      <w:tr w:rsidR="00906421" w:rsidRPr="0009729F" w14:paraId="64848733" w14:textId="77777777" w:rsidTr="0009729F">
        <w:trPr>
          <w:trHeight w:val="167"/>
          <w:trPrChange w:id="2362" w:author="Asad Shah" w:date="2025-01-03T02:43:00Z">
            <w:trPr>
              <w:gridAfter w:val="0"/>
              <w:trHeight w:val="167"/>
            </w:trPr>
          </w:trPrChange>
        </w:trPr>
        <w:tc>
          <w:tcPr>
            <w:tcW w:w="2204" w:type="dxa"/>
            <w:vMerge w:val="restart"/>
            <w:tcPrChange w:id="2363" w:author="Asad Shah" w:date="2025-01-03T02:43:00Z">
              <w:tcPr>
                <w:tcW w:w="3091" w:type="dxa"/>
                <w:gridSpan w:val="2"/>
                <w:vMerge w:val="restart"/>
              </w:tcPr>
            </w:tcPrChange>
          </w:tcPr>
          <w:p w14:paraId="1F8922CD" w14:textId="176D41C8" w:rsidR="00906421" w:rsidRPr="00BC1DFA" w:rsidRDefault="00906421" w:rsidP="004B78CA">
            <w:pPr>
              <w:rPr>
                <w:rFonts w:asciiTheme="majorBidi" w:hAnsiTheme="majorBidi" w:cstheme="majorBidi"/>
                <w:b/>
                <w:bCs/>
                <w:color w:val="000000" w:themeColor="text1"/>
                <w:sz w:val="20"/>
                <w:szCs w:val="20"/>
                <w:rPrChange w:id="2364" w:author="Asad Shah" w:date="2025-01-13T02:51:00Z">
                  <w:rPr>
                    <w:rFonts w:cs="Times New Roman"/>
                    <w:b/>
                    <w:bCs/>
                    <w:color w:val="000000" w:themeColor="text1"/>
                    <w:sz w:val="26"/>
                    <w:szCs w:val="26"/>
                  </w:rPr>
                </w:rPrChange>
              </w:rPr>
            </w:pPr>
            <w:del w:id="2365" w:author="Asad Shah" w:date="2025-01-03T02:20:00Z">
              <w:r w:rsidRPr="00BC1DFA" w:rsidDel="00D71D38">
                <w:rPr>
                  <w:rFonts w:asciiTheme="majorBidi" w:hAnsiTheme="majorBidi" w:cstheme="majorBidi"/>
                  <w:b/>
                  <w:bCs/>
                  <w:color w:val="000000" w:themeColor="text1"/>
                  <w:sz w:val="20"/>
                  <w:szCs w:val="20"/>
                  <w:rPrChange w:id="2366" w:author="Asad Shah" w:date="2025-01-13T02:51:00Z">
                    <w:rPr>
                      <w:rFonts w:cs="Times New Roman"/>
                      <w:b/>
                      <w:bCs/>
                      <w:color w:val="000000" w:themeColor="text1"/>
                      <w:sz w:val="26"/>
                      <w:szCs w:val="26"/>
                    </w:rPr>
                  </w:rPrChange>
                </w:rPr>
                <w:delText>Comments</w:delText>
              </w:r>
            </w:del>
            <w:ins w:id="2367" w:author="Asad Shah" w:date="2025-01-03T02:20:00Z">
              <w:r w:rsidRPr="00BC1DFA">
                <w:rPr>
                  <w:rFonts w:asciiTheme="majorBidi" w:hAnsiTheme="majorBidi" w:cstheme="majorBidi"/>
                  <w:b/>
                  <w:bCs/>
                  <w:color w:val="000000" w:themeColor="text1"/>
                  <w:sz w:val="20"/>
                  <w:szCs w:val="20"/>
                  <w:rPrChange w:id="2368" w:author="Asad Shah" w:date="2025-01-13T02:51:00Z">
                    <w:rPr>
                      <w:rFonts w:cs="Times New Roman"/>
                      <w:b/>
                      <w:bCs/>
                      <w:color w:val="000000" w:themeColor="text1"/>
                      <w:sz w:val="26"/>
                      <w:szCs w:val="26"/>
                    </w:rPr>
                  </w:rPrChange>
                </w:rPr>
                <w:t xml:space="preserve">Flow of Events </w:t>
              </w:r>
            </w:ins>
          </w:p>
        </w:tc>
        <w:tc>
          <w:tcPr>
            <w:tcW w:w="1536" w:type="dxa"/>
            <w:vMerge w:val="restart"/>
            <w:vAlign w:val="center"/>
            <w:tcPrChange w:id="2369" w:author="Asad Shah" w:date="2025-01-03T02:43:00Z">
              <w:tcPr>
                <w:tcW w:w="1536" w:type="dxa"/>
                <w:gridSpan w:val="2"/>
                <w:vMerge w:val="restart"/>
                <w:vAlign w:val="center"/>
              </w:tcPr>
            </w:tcPrChange>
          </w:tcPr>
          <w:p w14:paraId="6B08CE7D" w14:textId="28642019" w:rsidR="00906421" w:rsidRPr="00BC1DFA" w:rsidRDefault="00906421" w:rsidP="004B78CA">
            <w:pPr>
              <w:jc w:val="center"/>
              <w:rPr>
                <w:rFonts w:asciiTheme="majorBidi" w:hAnsiTheme="majorBidi" w:cstheme="majorBidi"/>
                <w:bCs/>
                <w:color w:val="000000" w:themeColor="text1"/>
                <w:sz w:val="20"/>
                <w:szCs w:val="20"/>
                <w:rPrChange w:id="2370" w:author="Asad Shah" w:date="2025-01-13T02:51:00Z">
                  <w:rPr>
                    <w:rFonts w:asciiTheme="majorBidi" w:hAnsiTheme="majorBidi" w:cstheme="majorBidi"/>
                    <w:bCs/>
                    <w:color w:val="000000" w:themeColor="text1"/>
                    <w:szCs w:val="24"/>
                  </w:rPr>
                </w:rPrChange>
              </w:rPr>
            </w:pPr>
            <w:del w:id="2371" w:author="Asad Shah" w:date="2025-01-03T02:20:00Z">
              <w:r w:rsidRPr="00BC1DFA" w:rsidDel="00D71D38">
                <w:rPr>
                  <w:rFonts w:asciiTheme="majorBidi" w:hAnsiTheme="majorBidi" w:cstheme="majorBidi"/>
                  <w:bCs/>
                  <w:color w:val="000000" w:themeColor="text1"/>
                  <w:sz w:val="20"/>
                  <w:szCs w:val="20"/>
                  <w:rPrChange w:id="2372" w:author="Asad Shah" w:date="2025-01-13T02:51:00Z">
                    <w:rPr>
                      <w:rFonts w:asciiTheme="majorBidi" w:hAnsiTheme="majorBidi" w:cstheme="majorBidi"/>
                      <w:bCs/>
                      <w:color w:val="000000" w:themeColor="text1"/>
                      <w:szCs w:val="24"/>
                    </w:rPr>
                  </w:rPrChange>
                </w:rPr>
                <w:delText>01</w:delText>
              </w:r>
            </w:del>
            <w:ins w:id="2373" w:author="Asad Shah" w:date="2025-01-03T02:20:00Z">
              <w:r w:rsidRPr="00BC1DFA">
                <w:rPr>
                  <w:rFonts w:asciiTheme="majorBidi" w:hAnsiTheme="majorBidi" w:cstheme="majorBidi"/>
                  <w:bCs/>
                  <w:color w:val="000000" w:themeColor="text1"/>
                  <w:sz w:val="20"/>
                  <w:szCs w:val="20"/>
                  <w:rPrChange w:id="2374" w:author="Asad Shah" w:date="2025-01-13T02:51:00Z">
                    <w:rPr>
                      <w:rFonts w:asciiTheme="majorBidi" w:hAnsiTheme="majorBidi" w:cstheme="majorBidi"/>
                      <w:bCs/>
                      <w:color w:val="000000" w:themeColor="text1"/>
                      <w:szCs w:val="24"/>
                    </w:rPr>
                  </w:rPrChange>
                </w:rPr>
                <w:t>Basic</w:t>
              </w:r>
            </w:ins>
          </w:p>
        </w:tc>
        <w:tc>
          <w:tcPr>
            <w:tcW w:w="845" w:type="dxa"/>
            <w:tcPrChange w:id="2375" w:author="Asad Shah" w:date="2025-01-03T02:43:00Z">
              <w:tcPr>
                <w:tcW w:w="678" w:type="dxa"/>
              </w:tcPr>
            </w:tcPrChange>
          </w:tcPr>
          <w:p w14:paraId="1D6EC849" w14:textId="73845A0B" w:rsidR="00906421" w:rsidRPr="00BC1DFA" w:rsidRDefault="00906421" w:rsidP="004B78CA">
            <w:pPr>
              <w:rPr>
                <w:rFonts w:asciiTheme="majorBidi" w:hAnsiTheme="majorBidi" w:cstheme="majorBidi"/>
                <w:bCs/>
                <w:color w:val="000000" w:themeColor="text1"/>
                <w:sz w:val="20"/>
                <w:szCs w:val="20"/>
                <w:rPrChange w:id="2376" w:author="Asad Shah" w:date="2025-01-13T02:51:00Z">
                  <w:rPr>
                    <w:rFonts w:asciiTheme="majorBidi" w:hAnsiTheme="majorBidi" w:cstheme="majorBidi"/>
                    <w:bCs/>
                    <w:color w:val="000000" w:themeColor="text1"/>
                    <w:szCs w:val="24"/>
                  </w:rPr>
                </w:rPrChange>
              </w:rPr>
            </w:pPr>
            <w:ins w:id="2377" w:author="Asad Shah" w:date="2025-01-03T02:33:00Z">
              <w:r w:rsidRPr="00BC1DFA">
                <w:rPr>
                  <w:rFonts w:asciiTheme="majorBidi" w:hAnsiTheme="majorBidi" w:cstheme="majorBidi"/>
                  <w:bCs/>
                  <w:color w:val="000000" w:themeColor="text1"/>
                  <w:sz w:val="20"/>
                  <w:szCs w:val="20"/>
                  <w:rPrChange w:id="2378" w:author="Asad Shah" w:date="2025-01-13T02:51:00Z">
                    <w:rPr>
                      <w:rFonts w:asciiTheme="majorBidi" w:hAnsiTheme="majorBidi" w:cstheme="majorBidi"/>
                      <w:bCs/>
                      <w:color w:val="000000" w:themeColor="text1"/>
                      <w:szCs w:val="24"/>
                    </w:rPr>
                  </w:rPrChange>
                </w:rPr>
                <w:t>1</w:t>
              </w:r>
            </w:ins>
          </w:p>
        </w:tc>
        <w:tc>
          <w:tcPr>
            <w:tcW w:w="5220" w:type="dxa"/>
            <w:tcPrChange w:id="2379" w:author="Asad Shah" w:date="2025-01-03T02:43:00Z">
              <w:tcPr>
                <w:tcW w:w="4329" w:type="dxa"/>
              </w:tcPr>
            </w:tcPrChange>
          </w:tcPr>
          <w:p w14:paraId="4BE67E35" w14:textId="316815A1" w:rsidR="00906421" w:rsidRPr="00BC1DFA" w:rsidRDefault="0009729F">
            <w:pPr>
              <w:spacing w:before="100" w:beforeAutospacing="1" w:after="100" w:afterAutospacing="1"/>
              <w:rPr>
                <w:rFonts w:eastAsia="Times New Roman" w:cs="Times New Roman"/>
                <w:color w:val="auto"/>
                <w:sz w:val="20"/>
                <w:szCs w:val="20"/>
                <w:rPrChange w:id="2380" w:author="Asad Shah" w:date="2025-01-13T02:51:00Z">
                  <w:rPr>
                    <w:rFonts w:asciiTheme="majorBidi" w:hAnsiTheme="majorBidi" w:cstheme="majorBidi"/>
                    <w:bCs/>
                    <w:color w:val="000000" w:themeColor="text1"/>
                    <w:szCs w:val="24"/>
                  </w:rPr>
                </w:rPrChange>
              </w:rPr>
              <w:pPrChange w:id="2381" w:author="Asad Shah" w:date="2025-01-03T02:52:00Z">
                <w:pPr/>
              </w:pPrChange>
            </w:pPr>
            <w:ins w:id="2382" w:author="Asad Shah" w:date="2025-01-03T02:52:00Z">
              <w:r w:rsidRPr="00BC1DFA">
                <w:rPr>
                  <w:rFonts w:eastAsia="Times New Roman" w:cs="Times New Roman"/>
                  <w:color w:val="auto"/>
                  <w:sz w:val="20"/>
                  <w:szCs w:val="20"/>
                  <w:rPrChange w:id="2383" w:author="Asad Shah" w:date="2025-01-13T02:51:00Z">
                    <w:rPr>
                      <w:rFonts w:eastAsia="Times New Roman" w:cs="Times New Roman"/>
                      <w:color w:val="auto"/>
                      <w:szCs w:val="24"/>
                    </w:rPr>
                  </w:rPrChange>
                </w:rPr>
                <w:t>User provides email and password.</w:t>
              </w:r>
            </w:ins>
          </w:p>
        </w:tc>
      </w:tr>
      <w:tr w:rsidR="00906421" w:rsidRPr="0009729F" w14:paraId="547D273F" w14:textId="77777777" w:rsidTr="0009729F">
        <w:trPr>
          <w:trHeight w:val="167"/>
          <w:trPrChange w:id="2384" w:author="Asad Shah" w:date="2025-01-03T02:43:00Z">
            <w:trPr>
              <w:gridAfter w:val="0"/>
              <w:trHeight w:val="167"/>
            </w:trPr>
          </w:trPrChange>
        </w:trPr>
        <w:tc>
          <w:tcPr>
            <w:tcW w:w="2204" w:type="dxa"/>
            <w:vMerge/>
            <w:tcPrChange w:id="2385" w:author="Asad Shah" w:date="2025-01-03T02:43:00Z">
              <w:tcPr>
                <w:tcW w:w="3091" w:type="dxa"/>
                <w:gridSpan w:val="2"/>
                <w:vMerge/>
              </w:tcPr>
            </w:tcPrChange>
          </w:tcPr>
          <w:p w14:paraId="6993A7C2" w14:textId="77777777" w:rsidR="00906421" w:rsidRPr="00BC1DFA" w:rsidDel="00D71D38" w:rsidRDefault="00906421" w:rsidP="004B78CA">
            <w:pPr>
              <w:rPr>
                <w:rFonts w:asciiTheme="majorBidi" w:hAnsiTheme="majorBidi" w:cstheme="majorBidi"/>
                <w:b/>
                <w:bCs/>
                <w:color w:val="000000" w:themeColor="text1"/>
                <w:sz w:val="20"/>
                <w:szCs w:val="20"/>
                <w:rPrChange w:id="2386" w:author="Asad Shah" w:date="2025-01-13T02:51:00Z">
                  <w:rPr>
                    <w:rFonts w:asciiTheme="majorBidi" w:hAnsiTheme="majorBidi" w:cstheme="majorBidi"/>
                    <w:b/>
                    <w:bCs/>
                    <w:color w:val="000000" w:themeColor="text1"/>
                    <w:szCs w:val="24"/>
                  </w:rPr>
                </w:rPrChange>
              </w:rPr>
            </w:pPr>
          </w:p>
        </w:tc>
        <w:tc>
          <w:tcPr>
            <w:tcW w:w="1536" w:type="dxa"/>
            <w:vMerge/>
            <w:vAlign w:val="center"/>
            <w:tcPrChange w:id="2387" w:author="Asad Shah" w:date="2025-01-03T02:43:00Z">
              <w:tcPr>
                <w:tcW w:w="1536" w:type="dxa"/>
                <w:gridSpan w:val="2"/>
                <w:vMerge/>
                <w:vAlign w:val="center"/>
              </w:tcPr>
            </w:tcPrChange>
          </w:tcPr>
          <w:p w14:paraId="6097A9F9" w14:textId="77777777" w:rsidR="00906421" w:rsidRPr="00BC1DFA" w:rsidDel="00D71D38" w:rsidRDefault="00906421" w:rsidP="004B78CA">
            <w:pPr>
              <w:jc w:val="center"/>
              <w:rPr>
                <w:rFonts w:asciiTheme="majorBidi" w:hAnsiTheme="majorBidi" w:cstheme="majorBidi"/>
                <w:bCs/>
                <w:color w:val="000000" w:themeColor="text1"/>
                <w:sz w:val="20"/>
                <w:szCs w:val="20"/>
                <w:rPrChange w:id="2388" w:author="Asad Shah" w:date="2025-01-13T02:51:00Z">
                  <w:rPr>
                    <w:rFonts w:asciiTheme="majorBidi" w:hAnsiTheme="majorBidi" w:cstheme="majorBidi"/>
                    <w:bCs/>
                    <w:color w:val="000000" w:themeColor="text1"/>
                    <w:szCs w:val="24"/>
                  </w:rPr>
                </w:rPrChange>
              </w:rPr>
            </w:pPr>
          </w:p>
        </w:tc>
        <w:tc>
          <w:tcPr>
            <w:tcW w:w="845" w:type="dxa"/>
            <w:tcPrChange w:id="2389" w:author="Asad Shah" w:date="2025-01-03T02:43:00Z">
              <w:tcPr>
                <w:tcW w:w="678" w:type="dxa"/>
              </w:tcPr>
            </w:tcPrChange>
          </w:tcPr>
          <w:p w14:paraId="762BF3BC" w14:textId="377F43F8" w:rsidR="00906421" w:rsidRPr="00BC1DFA" w:rsidRDefault="00906421" w:rsidP="004B78CA">
            <w:pPr>
              <w:rPr>
                <w:rFonts w:asciiTheme="majorBidi" w:hAnsiTheme="majorBidi" w:cstheme="majorBidi"/>
                <w:bCs/>
                <w:color w:val="000000" w:themeColor="text1"/>
                <w:sz w:val="20"/>
                <w:szCs w:val="20"/>
                <w:rPrChange w:id="2390" w:author="Asad Shah" w:date="2025-01-13T02:51:00Z">
                  <w:rPr>
                    <w:rFonts w:asciiTheme="majorBidi" w:hAnsiTheme="majorBidi" w:cstheme="majorBidi"/>
                    <w:bCs/>
                    <w:color w:val="000000" w:themeColor="text1"/>
                    <w:szCs w:val="24"/>
                  </w:rPr>
                </w:rPrChange>
              </w:rPr>
            </w:pPr>
            <w:ins w:id="2391" w:author="Asad Shah" w:date="2025-01-03T02:33:00Z">
              <w:r w:rsidRPr="00BC1DFA">
                <w:rPr>
                  <w:rFonts w:asciiTheme="majorBidi" w:hAnsiTheme="majorBidi" w:cstheme="majorBidi"/>
                  <w:bCs/>
                  <w:color w:val="000000" w:themeColor="text1"/>
                  <w:sz w:val="20"/>
                  <w:szCs w:val="20"/>
                  <w:rPrChange w:id="2392" w:author="Asad Shah" w:date="2025-01-13T02:51:00Z">
                    <w:rPr>
                      <w:rFonts w:asciiTheme="majorBidi" w:hAnsiTheme="majorBidi" w:cstheme="majorBidi"/>
                      <w:bCs/>
                      <w:color w:val="000000" w:themeColor="text1"/>
                      <w:szCs w:val="24"/>
                    </w:rPr>
                  </w:rPrChange>
                </w:rPr>
                <w:t>2</w:t>
              </w:r>
            </w:ins>
          </w:p>
        </w:tc>
        <w:tc>
          <w:tcPr>
            <w:tcW w:w="5220" w:type="dxa"/>
            <w:tcPrChange w:id="2393" w:author="Asad Shah" w:date="2025-01-03T02:43:00Z">
              <w:tcPr>
                <w:tcW w:w="4329" w:type="dxa"/>
              </w:tcPr>
            </w:tcPrChange>
          </w:tcPr>
          <w:p w14:paraId="35608FE5" w14:textId="7DBCBB89" w:rsidR="00906421" w:rsidRPr="00BC1DFA" w:rsidRDefault="0009729F">
            <w:pPr>
              <w:spacing w:before="100" w:beforeAutospacing="1" w:after="100" w:afterAutospacing="1"/>
              <w:rPr>
                <w:rFonts w:eastAsia="Times New Roman" w:cs="Times New Roman"/>
                <w:color w:val="auto"/>
                <w:sz w:val="20"/>
                <w:szCs w:val="20"/>
                <w:rPrChange w:id="2394" w:author="Asad Shah" w:date="2025-01-13T02:51:00Z">
                  <w:rPr>
                    <w:rFonts w:asciiTheme="majorBidi" w:hAnsiTheme="majorBidi" w:cstheme="majorBidi"/>
                    <w:bCs/>
                    <w:color w:val="000000" w:themeColor="text1"/>
                    <w:szCs w:val="24"/>
                  </w:rPr>
                </w:rPrChange>
              </w:rPr>
              <w:pPrChange w:id="2395" w:author="Asad Shah" w:date="2025-01-03T02:52:00Z">
                <w:pPr/>
              </w:pPrChange>
            </w:pPr>
            <w:ins w:id="2396" w:author="Asad Shah" w:date="2025-01-03T02:52:00Z">
              <w:r w:rsidRPr="00BC1DFA">
                <w:rPr>
                  <w:rFonts w:eastAsia="Times New Roman" w:cs="Times New Roman"/>
                  <w:color w:val="auto"/>
                  <w:sz w:val="20"/>
                  <w:szCs w:val="20"/>
                  <w:rPrChange w:id="2397" w:author="Asad Shah" w:date="2025-01-13T02:51:00Z">
                    <w:rPr>
                      <w:rFonts w:eastAsia="Times New Roman" w:cs="Times New Roman"/>
                      <w:color w:val="auto"/>
                      <w:szCs w:val="24"/>
                    </w:rPr>
                  </w:rPrChange>
                </w:rPr>
                <w:t>User clicks "Register.</w:t>
              </w:r>
            </w:ins>
          </w:p>
        </w:tc>
      </w:tr>
      <w:tr w:rsidR="00906421" w:rsidRPr="0009729F" w14:paraId="1D8D0563" w14:textId="77777777" w:rsidTr="0009729F">
        <w:trPr>
          <w:trHeight w:val="167"/>
          <w:trPrChange w:id="2398" w:author="Asad Shah" w:date="2025-01-03T02:43:00Z">
            <w:trPr>
              <w:gridAfter w:val="0"/>
              <w:trHeight w:val="167"/>
            </w:trPr>
          </w:trPrChange>
        </w:trPr>
        <w:tc>
          <w:tcPr>
            <w:tcW w:w="2204" w:type="dxa"/>
            <w:vMerge/>
            <w:tcPrChange w:id="2399" w:author="Asad Shah" w:date="2025-01-03T02:43:00Z">
              <w:tcPr>
                <w:tcW w:w="3091" w:type="dxa"/>
                <w:gridSpan w:val="2"/>
                <w:vMerge/>
              </w:tcPr>
            </w:tcPrChange>
          </w:tcPr>
          <w:p w14:paraId="25D6859E" w14:textId="77777777" w:rsidR="00906421" w:rsidRPr="00BC1DFA" w:rsidDel="00D71D38" w:rsidRDefault="00906421" w:rsidP="004B78CA">
            <w:pPr>
              <w:rPr>
                <w:rFonts w:asciiTheme="majorBidi" w:hAnsiTheme="majorBidi" w:cstheme="majorBidi"/>
                <w:b/>
                <w:bCs/>
                <w:color w:val="000000" w:themeColor="text1"/>
                <w:sz w:val="20"/>
                <w:szCs w:val="20"/>
                <w:rPrChange w:id="2400" w:author="Asad Shah" w:date="2025-01-13T02:51:00Z">
                  <w:rPr>
                    <w:rFonts w:asciiTheme="majorBidi" w:hAnsiTheme="majorBidi" w:cstheme="majorBidi"/>
                    <w:b/>
                    <w:bCs/>
                    <w:color w:val="000000" w:themeColor="text1"/>
                    <w:szCs w:val="24"/>
                  </w:rPr>
                </w:rPrChange>
              </w:rPr>
            </w:pPr>
          </w:p>
        </w:tc>
        <w:tc>
          <w:tcPr>
            <w:tcW w:w="1536" w:type="dxa"/>
            <w:vMerge/>
            <w:vAlign w:val="center"/>
            <w:tcPrChange w:id="2401" w:author="Asad Shah" w:date="2025-01-03T02:43:00Z">
              <w:tcPr>
                <w:tcW w:w="1536" w:type="dxa"/>
                <w:gridSpan w:val="2"/>
                <w:vMerge/>
                <w:vAlign w:val="center"/>
              </w:tcPr>
            </w:tcPrChange>
          </w:tcPr>
          <w:p w14:paraId="31D0C80E" w14:textId="77777777" w:rsidR="00906421" w:rsidRPr="00BC1DFA" w:rsidDel="00D71D38" w:rsidRDefault="00906421" w:rsidP="004B78CA">
            <w:pPr>
              <w:jc w:val="center"/>
              <w:rPr>
                <w:rFonts w:asciiTheme="majorBidi" w:hAnsiTheme="majorBidi" w:cstheme="majorBidi"/>
                <w:bCs/>
                <w:color w:val="000000" w:themeColor="text1"/>
                <w:sz w:val="20"/>
                <w:szCs w:val="20"/>
                <w:rPrChange w:id="2402" w:author="Asad Shah" w:date="2025-01-13T02:51:00Z">
                  <w:rPr>
                    <w:rFonts w:asciiTheme="majorBidi" w:hAnsiTheme="majorBidi" w:cstheme="majorBidi"/>
                    <w:bCs/>
                    <w:color w:val="000000" w:themeColor="text1"/>
                    <w:szCs w:val="24"/>
                  </w:rPr>
                </w:rPrChange>
              </w:rPr>
            </w:pPr>
          </w:p>
        </w:tc>
        <w:tc>
          <w:tcPr>
            <w:tcW w:w="845" w:type="dxa"/>
            <w:tcPrChange w:id="2403" w:author="Asad Shah" w:date="2025-01-03T02:43:00Z">
              <w:tcPr>
                <w:tcW w:w="678" w:type="dxa"/>
              </w:tcPr>
            </w:tcPrChange>
          </w:tcPr>
          <w:p w14:paraId="1ABF955A" w14:textId="285F5132" w:rsidR="00906421" w:rsidRPr="00BC1DFA" w:rsidRDefault="00906421" w:rsidP="004B78CA">
            <w:pPr>
              <w:rPr>
                <w:rFonts w:asciiTheme="majorBidi" w:hAnsiTheme="majorBidi" w:cstheme="majorBidi"/>
                <w:bCs/>
                <w:color w:val="000000" w:themeColor="text1"/>
                <w:sz w:val="20"/>
                <w:szCs w:val="20"/>
                <w:rPrChange w:id="2404" w:author="Asad Shah" w:date="2025-01-13T02:51:00Z">
                  <w:rPr>
                    <w:rFonts w:asciiTheme="majorBidi" w:hAnsiTheme="majorBidi" w:cstheme="majorBidi"/>
                    <w:bCs/>
                    <w:color w:val="000000" w:themeColor="text1"/>
                    <w:szCs w:val="24"/>
                  </w:rPr>
                </w:rPrChange>
              </w:rPr>
            </w:pPr>
            <w:ins w:id="2405" w:author="Asad Shah" w:date="2025-01-03T02:33:00Z">
              <w:r w:rsidRPr="00BC1DFA">
                <w:rPr>
                  <w:rFonts w:asciiTheme="majorBidi" w:hAnsiTheme="majorBidi" w:cstheme="majorBidi"/>
                  <w:bCs/>
                  <w:color w:val="000000" w:themeColor="text1"/>
                  <w:sz w:val="20"/>
                  <w:szCs w:val="20"/>
                  <w:rPrChange w:id="2406" w:author="Asad Shah" w:date="2025-01-13T02:51:00Z">
                    <w:rPr>
                      <w:rFonts w:asciiTheme="majorBidi" w:hAnsiTheme="majorBidi" w:cstheme="majorBidi"/>
                      <w:bCs/>
                      <w:color w:val="000000" w:themeColor="text1"/>
                      <w:szCs w:val="24"/>
                    </w:rPr>
                  </w:rPrChange>
                </w:rPr>
                <w:t>3</w:t>
              </w:r>
            </w:ins>
          </w:p>
        </w:tc>
        <w:tc>
          <w:tcPr>
            <w:tcW w:w="5220" w:type="dxa"/>
            <w:tcPrChange w:id="2407" w:author="Asad Shah" w:date="2025-01-03T02:43:00Z">
              <w:tcPr>
                <w:tcW w:w="4329" w:type="dxa"/>
              </w:tcPr>
            </w:tcPrChange>
          </w:tcPr>
          <w:p w14:paraId="319789C5" w14:textId="3DC17F55" w:rsidR="00906421" w:rsidRPr="00BC1DFA" w:rsidRDefault="0009729F">
            <w:pPr>
              <w:spacing w:before="100" w:beforeAutospacing="1" w:after="100" w:afterAutospacing="1"/>
              <w:rPr>
                <w:rFonts w:eastAsia="Times New Roman" w:cs="Times New Roman"/>
                <w:color w:val="auto"/>
                <w:sz w:val="20"/>
                <w:szCs w:val="20"/>
                <w:rPrChange w:id="2408" w:author="Asad Shah" w:date="2025-01-13T02:51:00Z">
                  <w:rPr>
                    <w:rFonts w:asciiTheme="majorBidi" w:hAnsiTheme="majorBidi" w:cstheme="majorBidi"/>
                    <w:bCs/>
                    <w:color w:val="000000" w:themeColor="text1"/>
                    <w:szCs w:val="24"/>
                  </w:rPr>
                </w:rPrChange>
              </w:rPr>
              <w:pPrChange w:id="2409" w:author="Asad Shah" w:date="2025-01-03T02:52:00Z">
                <w:pPr/>
              </w:pPrChange>
            </w:pPr>
            <w:ins w:id="2410" w:author="Asad Shah" w:date="2025-01-03T02:52:00Z">
              <w:r w:rsidRPr="00BC1DFA">
                <w:rPr>
                  <w:rFonts w:eastAsia="Times New Roman" w:cs="Times New Roman"/>
                  <w:color w:val="auto"/>
                  <w:sz w:val="20"/>
                  <w:szCs w:val="20"/>
                  <w:rPrChange w:id="2411" w:author="Asad Shah" w:date="2025-01-13T02:51:00Z">
                    <w:rPr>
                      <w:rFonts w:eastAsia="Times New Roman" w:cs="Times New Roman"/>
                      <w:color w:val="auto"/>
                      <w:szCs w:val="24"/>
                    </w:rPr>
                  </w:rPrChange>
                </w:rPr>
                <w:t>System validates input and creates an account.</w:t>
              </w:r>
            </w:ins>
          </w:p>
        </w:tc>
      </w:tr>
      <w:tr w:rsidR="00906421" w:rsidRPr="0009729F" w14:paraId="531894D7" w14:textId="77777777" w:rsidTr="0009729F">
        <w:trPr>
          <w:trHeight w:val="167"/>
          <w:trPrChange w:id="2412" w:author="Asad Shah" w:date="2025-01-03T02:43:00Z">
            <w:trPr>
              <w:gridAfter w:val="0"/>
              <w:trHeight w:val="167"/>
            </w:trPr>
          </w:trPrChange>
        </w:trPr>
        <w:tc>
          <w:tcPr>
            <w:tcW w:w="2204" w:type="dxa"/>
            <w:vMerge/>
            <w:tcPrChange w:id="2413" w:author="Asad Shah" w:date="2025-01-03T02:43:00Z">
              <w:tcPr>
                <w:tcW w:w="3091" w:type="dxa"/>
                <w:gridSpan w:val="2"/>
                <w:vMerge/>
              </w:tcPr>
            </w:tcPrChange>
          </w:tcPr>
          <w:p w14:paraId="461470FE" w14:textId="77777777" w:rsidR="00906421" w:rsidRPr="00BC1DFA" w:rsidDel="00D71D38" w:rsidRDefault="00906421" w:rsidP="004B78CA">
            <w:pPr>
              <w:rPr>
                <w:rFonts w:asciiTheme="majorBidi" w:hAnsiTheme="majorBidi" w:cstheme="majorBidi"/>
                <w:b/>
                <w:bCs/>
                <w:color w:val="000000" w:themeColor="text1"/>
                <w:sz w:val="20"/>
                <w:szCs w:val="20"/>
                <w:rPrChange w:id="2414" w:author="Asad Shah" w:date="2025-01-13T02:51:00Z">
                  <w:rPr>
                    <w:rFonts w:asciiTheme="majorBidi" w:hAnsiTheme="majorBidi" w:cstheme="majorBidi"/>
                    <w:b/>
                    <w:bCs/>
                    <w:color w:val="000000" w:themeColor="text1"/>
                    <w:szCs w:val="24"/>
                  </w:rPr>
                </w:rPrChange>
              </w:rPr>
            </w:pPr>
          </w:p>
        </w:tc>
        <w:tc>
          <w:tcPr>
            <w:tcW w:w="1536" w:type="dxa"/>
            <w:vMerge/>
            <w:vAlign w:val="center"/>
            <w:tcPrChange w:id="2415" w:author="Asad Shah" w:date="2025-01-03T02:43:00Z">
              <w:tcPr>
                <w:tcW w:w="1536" w:type="dxa"/>
                <w:gridSpan w:val="2"/>
                <w:vMerge/>
                <w:vAlign w:val="center"/>
              </w:tcPr>
            </w:tcPrChange>
          </w:tcPr>
          <w:p w14:paraId="193FABCC" w14:textId="77777777" w:rsidR="00906421" w:rsidRPr="00BC1DFA" w:rsidDel="00D71D38" w:rsidRDefault="00906421" w:rsidP="004B78CA">
            <w:pPr>
              <w:jc w:val="center"/>
              <w:rPr>
                <w:rFonts w:asciiTheme="majorBidi" w:hAnsiTheme="majorBidi" w:cstheme="majorBidi"/>
                <w:bCs/>
                <w:color w:val="000000" w:themeColor="text1"/>
                <w:sz w:val="20"/>
                <w:szCs w:val="20"/>
                <w:rPrChange w:id="2416" w:author="Asad Shah" w:date="2025-01-13T02:51:00Z">
                  <w:rPr>
                    <w:rFonts w:asciiTheme="majorBidi" w:hAnsiTheme="majorBidi" w:cstheme="majorBidi"/>
                    <w:bCs/>
                    <w:color w:val="000000" w:themeColor="text1"/>
                    <w:szCs w:val="24"/>
                  </w:rPr>
                </w:rPrChange>
              </w:rPr>
            </w:pPr>
          </w:p>
        </w:tc>
        <w:tc>
          <w:tcPr>
            <w:tcW w:w="845" w:type="dxa"/>
            <w:tcPrChange w:id="2417" w:author="Asad Shah" w:date="2025-01-03T02:43:00Z">
              <w:tcPr>
                <w:tcW w:w="678" w:type="dxa"/>
              </w:tcPr>
            </w:tcPrChange>
          </w:tcPr>
          <w:p w14:paraId="2776667C" w14:textId="6BBAA54E" w:rsidR="00906421" w:rsidRPr="00BC1DFA" w:rsidRDefault="00906421" w:rsidP="004B78CA">
            <w:pPr>
              <w:rPr>
                <w:rFonts w:asciiTheme="majorBidi" w:hAnsiTheme="majorBidi" w:cstheme="majorBidi"/>
                <w:bCs/>
                <w:color w:val="000000" w:themeColor="text1"/>
                <w:sz w:val="20"/>
                <w:szCs w:val="20"/>
                <w:rPrChange w:id="2418" w:author="Asad Shah" w:date="2025-01-13T02:51:00Z">
                  <w:rPr>
                    <w:rFonts w:asciiTheme="majorBidi" w:hAnsiTheme="majorBidi" w:cstheme="majorBidi"/>
                    <w:bCs/>
                    <w:color w:val="000000" w:themeColor="text1"/>
                    <w:szCs w:val="24"/>
                  </w:rPr>
                </w:rPrChange>
              </w:rPr>
            </w:pPr>
            <w:ins w:id="2419" w:author="Asad Shah" w:date="2025-01-03T02:33:00Z">
              <w:r w:rsidRPr="00BC1DFA">
                <w:rPr>
                  <w:rFonts w:asciiTheme="majorBidi" w:hAnsiTheme="majorBidi" w:cstheme="majorBidi"/>
                  <w:bCs/>
                  <w:color w:val="000000" w:themeColor="text1"/>
                  <w:sz w:val="20"/>
                  <w:szCs w:val="20"/>
                  <w:rPrChange w:id="2420" w:author="Asad Shah" w:date="2025-01-13T02:51:00Z">
                    <w:rPr>
                      <w:rFonts w:asciiTheme="majorBidi" w:hAnsiTheme="majorBidi" w:cstheme="majorBidi"/>
                      <w:bCs/>
                      <w:color w:val="000000" w:themeColor="text1"/>
                      <w:szCs w:val="24"/>
                    </w:rPr>
                  </w:rPrChange>
                </w:rPr>
                <w:t>4</w:t>
              </w:r>
            </w:ins>
          </w:p>
        </w:tc>
        <w:tc>
          <w:tcPr>
            <w:tcW w:w="5220" w:type="dxa"/>
            <w:tcPrChange w:id="2421" w:author="Asad Shah" w:date="2025-01-03T02:43:00Z">
              <w:tcPr>
                <w:tcW w:w="4329" w:type="dxa"/>
              </w:tcPr>
            </w:tcPrChange>
          </w:tcPr>
          <w:p w14:paraId="3AAE7DB0" w14:textId="589E370F" w:rsidR="00906421" w:rsidRPr="00BC1DFA" w:rsidRDefault="0009729F">
            <w:pPr>
              <w:spacing w:before="100" w:beforeAutospacing="1" w:after="100" w:afterAutospacing="1"/>
              <w:rPr>
                <w:rFonts w:eastAsia="Times New Roman" w:cs="Times New Roman"/>
                <w:color w:val="auto"/>
                <w:sz w:val="20"/>
                <w:szCs w:val="20"/>
                <w:rPrChange w:id="2422" w:author="Asad Shah" w:date="2025-01-13T02:51:00Z">
                  <w:rPr>
                    <w:rFonts w:asciiTheme="majorBidi" w:hAnsiTheme="majorBidi" w:cstheme="majorBidi"/>
                    <w:bCs/>
                    <w:color w:val="000000" w:themeColor="text1"/>
                    <w:szCs w:val="24"/>
                  </w:rPr>
                </w:rPrChange>
              </w:rPr>
              <w:pPrChange w:id="2423" w:author="Asad Shah" w:date="2025-01-03T02:52:00Z">
                <w:pPr/>
              </w:pPrChange>
            </w:pPr>
            <w:ins w:id="2424" w:author="Asad Shah" w:date="2025-01-03T02:52:00Z">
              <w:r w:rsidRPr="00BC1DFA">
                <w:rPr>
                  <w:rFonts w:eastAsia="Times New Roman" w:cs="Times New Roman"/>
                  <w:color w:val="auto"/>
                  <w:sz w:val="20"/>
                  <w:szCs w:val="20"/>
                  <w:rPrChange w:id="2425" w:author="Asad Shah" w:date="2025-01-13T02:51:00Z">
                    <w:rPr>
                      <w:rFonts w:eastAsia="Times New Roman" w:cs="Times New Roman"/>
                      <w:color w:val="auto"/>
                      <w:szCs w:val="24"/>
                    </w:rPr>
                  </w:rPrChange>
                </w:rPr>
                <w:t>System confirms successful registration.</w:t>
              </w:r>
            </w:ins>
          </w:p>
        </w:tc>
      </w:tr>
      <w:tr w:rsidR="00320177" w:rsidRPr="0009729F" w14:paraId="0B005E96" w14:textId="77777777" w:rsidTr="00320177">
        <w:tblPrEx>
          <w:tblPrExChange w:id="2426" w:author="Asad Shah" w:date="2025-01-03T02:56:00Z">
            <w:tblPrEx>
              <w:tblW w:w="9805" w:type="dxa"/>
            </w:tblPrEx>
          </w:tblPrExChange>
        </w:tblPrEx>
        <w:trPr>
          <w:trHeight w:val="593"/>
          <w:trPrChange w:id="2427" w:author="Asad Shah" w:date="2025-01-03T02:56:00Z">
            <w:trPr>
              <w:gridAfter w:val="0"/>
              <w:trHeight w:val="1686"/>
            </w:trPr>
          </w:trPrChange>
        </w:trPr>
        <w:tc>
          <w:tcPr>
            <w:tcW w:w="2204" w:type="dxa"/>
            <w:vMerge/>
            <w:tcPrChange w:id="2428" w:author="Asad Shah" w:date="2025-01-03T02:56:00Z">
              <w:tcPr>
                <w:tcW w:w="2204" w:type="dxa"/>
                <w:vMerge/>
              </w:tcPr>
            </w:tcPrChange>
          </w:tcPr>
          <w:p w14:paraId="4B43A876" w14:textId="77777777" w:rsidR="00320177" w:rsidRPr="00BC1DFA" w:rsidRDefault="00320177" w:rsidP="004B78CA">
            <w:pPr>
              <w:rPr>
                <w:rFonts w:asciiTheme="majorBidi" w:hAnsiTheme="majorBidi" w:cstheme="majorBidi"/>
                <w:b/>
                <w:bCs/>
                <w:color w:val="000000" w:themeColor="text1"/>
                <w:sz w:val="20"/>
                <w:szCs w:val="20"/>
                <w:rPrChange w:id="2429" w:author="Asad Shah" w:date="2025-01-13T02:51:00Z">
                  <w:rPr>
                    <w:rFonts w:cs="Times New Roman"/>
                    <w:b/>
                    <w:bCs/>
                    <w:color w:val="000000" w:themeColor="text1"/>
                    <w:sz w:val="26"/>
                    <w:szCs w:val="26"/>
                  </w:rPr>
                </w:rPrChange>
              </w:rPr>
            </w:pPr>
          </w:p>
        </w:tc>
        <w:tc>
          <w:tcPr>
            <w:tcW w:w="1536" w:type="dxa"/>
            <w:vAlign w:val="center"/>
            <w:tcPrChange w:id="2430" w:author="Asad Shah" w:date="2025-01-03T02:56:00Z">
              <w:tcPr>
                <w:tcW w:w="1536" w:type="dxa"/>
                <w:gridSpan w:val="2"/>
                <w:vAlign w:val="center"/>
              </w:tcPr>
            </w:tcPrChange>
          </w:tcPr>
          <w:p w14:paraId="7DA29726" w14:textId="0289DA10" w:rsidR="00320177" w:rsidRPr="00BC1DFA" w:rsidRDefault="00320177" w:rsidP="004B78CA">
            <w:pPr>
              <w:jc w:val="center"/>
              <w:rPr>
                <w:rFonts w:asciiTheme="majorBidi" w:hAnsiTheme="majorBidi" w:cstheme="majorBidi"/>
                <w:bCs/>
                <w:color w:val="000000" w:themeColor="text1"/>
                <w:sz w:val="20"/>
                <w:szCs w:val="20"/>
                <w:rPrChange w:id="2431" w:author="Asad Shah" w:date="2025-01-13T02:51:00Z">
                  <w:rPr>
                    <w:rFonts w:asciiTheme="majorBidi" w:hAnsiTheme="majorBidi" w:cstheme="majorBidi"/>
                    <w:bCs/>
                    <w:color w:val="000000" w:themeColor="text1"/>
                    <w:szCs w:val="24"/>
                  </w:rPr>
                </w:rPrChange>
              </w:rPr>
            </w:pPr>
            <w:del w:id="2432" w:author="Asad Shah" w:date="2025-01-03T02:20:00Z">
              <w:r w:rsidRPr="00BC1DFA" w:rsidDel="00D71D38">
                <w:rPr>
                  <w:rFonts w:asciiTheme="majorBidi" w:hAnsiTheme="majorBidi" w:cstheme="majorBidi"/>
                  <w:bCs/>
                  <w:color w:val="000000" w:themeColor="text1"/>
                  <w:sz w:val="20"/>
                  <w:szCs w:val="20"/>
                  <w:rPrChange w:id="2433" w:author="Asad Shah" w:date="2025-01-13T02:51:00Z">
                    <w:rPr>
                      <w:rFonts w:asciiTheme="majorBidi" w:hAnsiTheme="majorBidi" w:cstheme="majorBidi"/>
                      <w:bCs/>
                      <w:color w:val="000000" w:themeColor="text1"/>
                      <w:szCs w:val="24"/>
                    </w:rPr>
                  </w:rPrChange>
                </w:rPr>
                <w:delText>02</w:delText>
              </w:r>
            </w:del>
            <w:ins w:id="2434" w:author="Asad Shah" w:date="2025-01-03T02:20:00Z">
              <w:r w:rsidRPr="00BC1DFA">
                <w:rPr>
                  <w:rFonts w:asciiTheme="majorBidi" w:hAnsiTheme="majorBidi" w:cstheme="majorBidi"/>
                  <w:bCs/>
                  <w:color w:val="000000" w:themeColor="text1"/>
                  <w:sz w:val="20"/>
                  <w:szCs w:val="20"/>
                  <w:rPrChange w:id="2435" w:author="Asad Shah" w:date="2025-01-13T02:51:00Z">
                    <w:rPr>
                      <w:rFonts w:asciiTheme="majorBidi" w:hAnsiTheme="majorBidi" w:cstheme="majorBidi"/>
                      <w:bCs/>
                      <w:color w:val="000000" w:themeColor="text1"/>
                      <w:szCs w:val="24"/>
                    </w:rPr>
                  </w:rPrChange>
                </w:rPr>
                <w:t>Alternative</w:t>
              </w:r>
            </w:ins>
          </w:p>
        </w:tc>
        <w:tc>
          <w:tcPr>
            <w:tcW w:w="6065" w:type="dxa"/>
            <w:gridSpan w:val="2"/>
            <w:tcPrChange w:id="2436" w:author="Asad Shah" w:date="2025-01-03T02:56:00Z">
              <w:tcPr>
                <w:tcW w:w="6065" w:type="dxa"/>
                <w:gridSpan w:val="4"/>
              </w:tcPr>
            </w:tcPrChange>
          </w:tcPr>
          <w:p w14:paraId="71198497" w14:textId="4FF9B29C" w:rsidR="00320177" w:rsidRPr="00BC1DFA" w:rsidDel="00320177" w:rsidRDefault="00320177" w:rsidP="00906421">
            <w:pPr>
              <w:spacing w:before="100" w:beforeAutospacing="1" w:after="100" w:afterAutospacing="1"/>
              <w:rPr>
                <w:del w:id="2437" w:author="Asad Shah" w:date="2025-01-03T02:54:00Z"/>
                <w:sz w:val="20"/>
                <w:szCs w:val="20"/>
                <w:rPrChange w:id="2438" w:author="Asad Shah" w:date="2025-01-13T02:51:00Z">
                  <w:rPr>
                    <w:del w:id="2439" w:author="Asad Shah" w:date="2025-01-03T02:54:00Z"/>
                  </w:rPr>
                </w:rPrChange>
              </w:rPr>
            </w:pPr>
            <w:ins w:id="2440" w:author="Asad Shah" w:date="2025-01-03T02:54:00Z">
              <w:r w:rsidRPr="00BC1DFA">
                <w:rPr>
                  <w:sz w:val="20"/>
                  <w:szCs w:val="20"/>
                  <w:rPrChange w:id="2441" w:author="Asad Shah" w:date="2025-01-13T02:51:00Z">
                    <w:rPr/>
                  </w:rPrChange>
                </w:rPr>
                <w:t>User inputs invalid email/password: system prompts for correction.</w:t>
              </w:r>
            </w:ins>
          </w:p>
          <w:p w14:paraId="6D43D245" w14:textId="038EA0F6" w:rsidR="00320177" w:rsidRPr="00BC1DFA" w:rsidDel="00320177" w:rsidRDefault="00320177" w:rsidP="00906421">
            <w:pPr>
              <w:spacing w:before="100" w:beforeAutospacing="1" w:after="100" w:afterAutospacing="1"/>
              <w:rPr>
                <w:del w:id="2442" w:author="Asad Shah" w:date="2025-01-03T02:54:00Z"/>
                <w:rFonts w:asciiTheme="majorBidi" w:eastAsia="Times New Roman" w:hAnsiTheme="majorBidi" w:cstheme="majorBidi"/>
                <w:color w:val="auto"/>
                <w:sz w:val="20"/>
                <w:szCs w:val="20"/>
                <w:rPrChange w:id="2443" w:author="Asad Shah" w:date="2025-01-13T02:51:00Z">
                  <w:rPr>
                    <w:del w:id="2444" w:author="Asad Shah" w:date="2025-01-03T02:54:00Z"/>
                    <w:rFonts w:asciiTheme="majorBidi" w:eastAsia="Times New Roman" w:hAnsiTheme="majorBidi" w:cstheme="majorBidi"/>
                    <w:color w:val="auto"/>
                    <w:szCs w:val="24"/>
                  </w:rPr>
                </w:rPrChange>
              </w:rPr>
            </w:pPr>
          </w:p>
          <w:p w14:paraId="618D764D" w14:textId="560C5BD8" w:rsidR="00320177" w:rsidRPr="00BC1DFA" w:rsidRDefault="00320177">
            <w:pPr>
              <w:spacing w:before="100" w:beforeAutospacing="1" w:after="100" w:afterAutospacing="1"/>
              <w:rPr>
                <w:rFonts w:asciiTheme="majorBidi" w:eastAsia="Times New Roman" w:hAnsiTheme="majorBidi" w:cstheme="majorBidi"/>
                <w:color w:val="auto"/>
                <w:sz w:val="20"/>
                <w:szCs w:val="20"/>
                <w:rPrChange w:id="2445" w:author="Asad Shah" w:date="2025-01-13T02:51:00Z">
                  <w:rPr>
                    <w:rFonts w:asciiTheme="majorBidi" w:hAnsiTheme="majorBidi" w:cstheme="majorBidi"/>
                    <w:bCs/>
                    <w:color w:val="000000" w:themeColor="text1"/>
                    <w:szCs w:val="24"/>
                  </w:rPr>
                </w:rPrChange>
              </w:rPr>
              <w:pPrChange w:id="2446" w:author="Asad Shah" w:date="2025-01-03T02:36:00Z">
                <w:pPr/>
              </w:pPrChange>
            </w:pPr>
          </w:p>
        </w:tc>
      </w:tr>
      <w:tr w:rsidR="00320177" w:rsidRPr="0009729F" w14:paraId="4947C734" w14:textId="77777777" w:rsidTr="00320177">
        <w:tblPrEx>
          <w:tblPrExChange w:id="2447" w:author="Asad Shah" w:date="2025-01-03T02:55:00Z">
            <w:tblPrEx>
              <w:tblW w:w="9805" w:type="dxa"/>
            </w:tblPrEx>
          </w:tblPrExChange>
        </w:tblPrEx>
        <w:trPr>
          <w:trHeight w:val="56"/>
          <w:trPrChange w:id="2448" w:author="Asad Shah" w:date="2025-01-03T02:55:00Z">
            <w:trPr>
              <w:gridAfter w:val="0"/>
              <w:trHeight w:val="1676"/>
            </w:trPr>
          </w:trPrChange>
        </w:trPr>
        <w:tc>
          <w:tcPr>
            <w:tcW w:w="2204" w:type="dxa"/>
            <w:vMerge/>
            <w:tcPrChange w:id="2449" w:author="Asad Shah" w:date="2025-01-03T02:55:00Z">
              <w:tcPr>
                <w:tcW w:w="2204" w:type="dxa"/>
                <w:vMerge/>
              </w:tcPr>
            </w:tcPrChange>
          </w:tcPr>
          <w:p w14:paraId="28396893" w14:textId="77777777" w:rsidR="00320177" w:rsidRPr="00BC1DFA" w:rsidRDefault="00320177" w:rsidP="004B78CA">
            <w:pPr>
              <w:rPr>
                <w:rFonts w:asciiTheme="majorBidi" w:hAnsiTheme="majorBidi" w:cstheme="majorBidi"/>
                <w:b/>
                <w:bCs/>
                <w:color w:val="000000" w:themeColor="text1"/>
                <w:sz w:val="20"/>
                <w:szCs w:val="20"/>
                <w:rPrChange w:id="2450" w:author="Asad Shah" w:date="2025-01-13T02:51:00Z">
                  <w:rPr>
                    <w:rFonts w:cs="Times New Roman"/>
                    <w:b/>
                    <w:bCs/>
                    <w:color w:val="000000" w:themeColor="text1"/>
                    <w:sz w:val="26"/>
                    <w:szCs w:val="26"/>
                  </w:rPr>
                </w:rPrChange>
              </w:rPr>
            </w:pPr>
          </w:p>
        </w:tc>
        <w:tc>
          <w:tcPr>
            <w:tcW w:w="1536" w:type="dxa"/>
            <w:vAlign w:val="center"/>
            <w:tcPrChange w:id="2451" w:author="Asad Shah" w:date="2025-01-03T02:55:00Z">
              <w:tcPr>
                <w:tcW w:w="1536" w:type="dxa"/>
                <w:gridSpan w:val="2"/>
                <w:vAlign w:val="center"/>
              </w:tcPr>
            </w:tcPrChange>
          </w:tcPr>
          <w:p w14:paraId="3D6D9F34" w14:textId="1C52ADB5" w:rsidR="00320177" w:rsidRPr="00BC1DFA" w:rsidRDefault="00320177" w:rsidP="004B78CA">
            <w:pPr>
              <w:jc w:val="center"/>
              <w:rPr>
                <w:rFonts w:asciiTheme="majorBidi" w:hAnsiTheme="majorBidi" w:cstheme="majorBidi"/>
                <w:bCs/>
                <w:color w:val="000000" w:themeColor="text1"/>
                <w:sz w:val="20"/>
                <w:szCs w:val="20"/>
                <w:rPrChange w:id="2452" w:author="Asad Shah" w:date="2025-01-13T02:51:00Z">
                  <w:rPr>
                    <w:rFonts w:asciiTheme="majorBidi" w:hAnsiTheme="majorBidi" w:cstheme="majorBidi"/>
                    <w:bCs/>
                    <w:color w:val="000000" w:themeColor="text1"/>
                    <w:szCs w:val="24"/>
                  </w:rPr>
                </w:rPrChange>
              </w:rPr>
            </w:pPr>
            <w:ins w:id="2453" w:author="Asad Shah" w:date="2025-01-03T02:20:00Z">
              <w:r w:rsidRPr="00BC1DFA">
                <w:rPr>
                  <w:rFonts w:asciiTheme="majorBidi" w:hAnsiTheme="majorBidi" w:cstheme="majorBidi"/>
                  <w:bCs/>
                  <w:color w:val="000000" w:themeColor="text1"/>
                  <w:sz w:val="20"/>
                  <w:szCs w:val="20"/>
                  <w:rPrChange w:id="2454" w:author="Asad Shah" w:date="2025-01-13T02:51:00Z">
                    <w:rPr>
                      <w:rFonts w:asciiTheme="majorBidi" w:hAnsiTheme="majorBidi" w:cstheme="majorBidi"/>
                      <w:bCs/>
                      <w:color w:val="000000" w:themeColor="text1"/>
                      <w:szCs w:val="24"/>
                    </w:rPr>
                  </w:rPrChange>
                </w:rPr>
                <w:t>Exceptions</w:t>
              </w:r>
            </w:ins>
            <w:del w:id="2455" w:author="Asad Shah" w:date="2025-01-03T02:20:00Z">
              <w:r w:rsidRPr="00BC1DFA" w:rsidDel="00D71D38">
                <w:rPr>
                  <w:rFonts w:asciiTheme="majorBidi" w:hAnsiTheme="majorBidi" w:cstheme="majorBidi"/>
                  <w:bCs/>
                  <w:color w:val="000000" w:themeColor="text1"/>
                  <w:sz w:val="20"/>
                  <w:szCs w:val="20"/>
                  <w:rPrChange w:id="2456" w:author="Asad Shah" w:date="2025-01-13T02:51:00Z">
                    <w:rPr>
                      <w:rFonts w:asciiTheme="majorBidi" w:hAnsiTheme="majorBidi" w:cstheme="majorBidi"/>
                      <w:bCs/>
                      <w:color w:val="000000" w:themeColor="text1"/>
                      <w:szCs w:val="24"/>
                    </w:rPr>
                  </w:rPrChange>
                </w:rPr>
                <w:delText>03</w:delText>
              </w:r>
            </w:del>
          </w:p>
        </w:tc>
        <w:tc>
          <w:tcPr>
            <w:tcW w:w="6065" w:type="dxa"/>
            <w:gridSpan w:val="2"/>
            <w:tcPrChange w:id="2457" w:author="Asad Shah" w:date="2025-01-03T02:55:00Z">
              <w:tcPr>
                <w:tcW w:w="6065" w:type="dxa"/>
                <w:gridSpan w:val="4"/>
              </w:tcPr>
            </w:tcPrChange>
          </w:tcPr>
          <w:p w14:paraId="625E1B3C" w14:textId="14BDC3D4" w:rsidR="00320177" w:rsidRPr="00BC1DFA" w:rsidDel="00320177" w:rsidRDefault="00320177" w:rsidP="004B78CA">
            <w:pPr>
              <w:rPr>
                <w:del w:id="2458" w:author="Asad Shah" w:date="2025-01-03T02:55:00Z"/>
                <w:rFonts w:asciiTheme="majorBidi" w:hAnsiTheme="majorBidi" w:cstheme="majorBidi"/>
                <w:bCs/>
                <w:color w:val="000000" w:themeColor="text1"/>
                <w:sz w:val="20"/>
                <w:szCs w:val="20"/>
                <w:rPrChange w:id="2459" w:author="Asad Shah" w:date="2025-01-13T02:51:00Z">
                  <w:rPr>
                    <w:del w:id="2460" w:author="Asad Shah" w:date="2025-01-03T02:55:00Z"/>
                    <w:rFonts w:asciiTheme="majorBidi" w:hAnsiTheme="majorBidi" w:cstheme="majorBidi"/>
                    <w:bCs/>
                    <w:color w:val="000000" w:themeColor="text1"/>
                    <w:szCs w:val="24"/>
                  </w:rPr>
                </w:rPrChange>
              </w:rPr>
            </w:pPr>
            <w:ins w:id="2461" w:author="Asad Shah" w:date="2025-01-03T02:55:00Z">
              <w:r w:rsidRPr="00BC1DFA">
                <w:rPr>
                  <w:sz w:val="20"/>
                  <w:szCs w:val="20"/>
                  <w:rPrChange w:id="2462" w:author="Asad Shah" w:date="2025-01-13T02:51:00Z">
                    <w:rPr/>
                  </w:rPrChange>
                </w:rPr>
                <w:t>Email already exists: system alerts user to use a different email.</w:t>
              </w:r>
            </w:ins>
          </w:p>
          <w:p w14:paraId="5CC2CB83" w14:textId="48C97E2A" w:rsidR="00320177" w:rsidRPr="00BC1DFA" w:rsidDel="00320177" w:rsidRDefault="00320177" w:rsidP="00906421">
            <w:pPr>
              <w:spacing w:before="100" w:beforeAutospacing="1" w:after="100" w:afterAutospacing="1"/>
              <w:rPr>
                <w:del w:id="2463" w:author="Asad Shah" w:date="2025-01-03T02:55:00Z"/>
                <w:rFonts w:asciiTheme="majorBidi" w:eastAsia="Times New Roman" w:hAnsiTheme="majorBidi" w:cstheme="majorBidi"/>
                <w:color w:val="auto"/>
                <w:sz w:val="20"/>
                <w:szCs w:val="20"/>
                <w:rPrChange w:id="2464" w:author="Asad Shah" w:date="2025-01-13T02:51:00Z">
                  <w:rPr>
                    <w:del w:id="2465" w:author="Asad Shah" w:date="2025-01-03T02:55:00Z"/>
                    <w:rFonts w:asciiTheme="majorBidi" w:eastAsia="Times New Roman" w:hAnsiTheme="majorBidi" w:cstheme="majorBidi"/>
                    <w:color w:val="auto"/>
                    <w:szCs w:val="24"/>
                  </w:rPr>
                </w:rPrChange>
              </w:rPr>
            </w:pPr>
          </w:p>
          <w:p w14:paraId="4F47B386" w14:textId="307B29C0" w:rsidR="00320177" w:rsidRPr="00BC1DFA" w:rsidDel="00320177" w:rsidRDefault="00320177" w:rsidP="004B78CA">
            <w:pPr>
              <w:rPr>
                <w:del w:id="2466" w:author="Asad Shah" w:date="2025-01-03T02:55:00Z"/>
                <w:rFonts w:asciiTheme="majorBidi" w:hAnsiTheme="majorBidi" w:cstheme="majorBidi"/>
                <w:bCs/>
                <w:color w:val="000000" w:themeColor="text1"/>
                <w:sz w:val="20"/>
                <w:szCs w:val="20"/>
                <w:rPrChange w:id="2467" w:author="Asad Shah" w:date="2025-01-13T02:51:00Z">
                  <w:rPr>
                    <w:del w:id="2468" w:author="Asad Shah" w:date="2025-01-03T02:55:00Z"/>
                    <w:rFonts w:asciiTheme="majorBidi" w:hAnsiTheme="majorBidi" w:cstheme="majorBidi"/>
                    <w:bCs/>
                    <w:color w:val="000000" w:themeColor="text1"/>
                    <w:szCs w:val="24"/>
                  </w:rPr>
                </w:rPrChange>
              </w:rPr>
            </w:pPr>
          </w:p>
          <w:p w14:paraId="0CBEF6A5" w14:textId="396D4234" w:rsidR="00320177" w:rsidRPr="00BC1DFA" w:rsidDel="00320177" w:rsidRDefault="00320177" w:rsidP="00906421">
            <w:pPr>
              <w:spacing w:before="100" w:beforeAutospacing="1" w:after="100" w:afterAutospacing="1"/>
              <w:rPr>
                <w:del w:id="2469" w:author="Asad Shah" w:date="2025-01-03T02:55:00Z"/>
                <w:rFonts w:asciiTheme="majorBidi" w:eastAsia="Times New Roman" w:hAnsiTheme="majorBidi" w:cstheme="majorBidi"/>
                <w:color w:val="auto"/>
                <w:sz w:val="20"/>
                <w:szCs w:val="20"/>
                <w:rPrChange w:id="2470" w:author="Asad Shah" w:date="2025-01-13T02:51:00Z">
                  <w:rPr>
                    <w:del w:id="2471" w:author="Asad Shah" w:date="2025-01-03T02:55:00Z"/>
                    <w:rFonts w:asciiTheme="majorBidi" w:eastAsia="Times New Roman" w:hAnsiTheme="majorBidi" w:cstheme="majorBidi"/>
                    <w:color w:val="auto"/>
                    <w:szCs w:val="24"/>
                  </w:rPr>
                </w:rPrChange>
              </w:rPr>
            </w:pPr>
          </w:p>
          <w:p w14:paraId="1508DF0D" w14:textId="0060BF29" w:rsidR="00320177" w:rsidRPr="00BC1DFA" w:rsidDel="00320177" w:rsidRDefault="00320177" w:rsidP="004B78CA">
            <w:pPr>
              <w:rPr>
                <w:del w:id="2472" w:author="Asad Shah" w:date="2025-01-03T02:55:00Z"/>
                <w:rFonts w:asciiTheme="majorBidi" w:hAnsiTheme="majorBidi" w:cstheme="majorBidi"/>
                <w:bCs/>
                <w:color w:val="000000" w:themeColor="text1"/>
                <w:sz w:val="20"/>
                <w:szCs w:val="20"/>
                <w:rPrChange w:id="2473" w:author="Asad Shah" w:date="2025-01-13T02:51:00Z">
                  <w:rPr>
                    <w:del w:id="2474" w:author="Asad Shah" w:date="2025-01-03T02:55:00Z"/>
                    <w:rFonts w:asciiTheme="majorBidi" w:hAnsiTheme="majorBidi" w:cstheme="majorBidi"/>
                    <w:bCs/>
                    <w:color w:val="000000" w:themeColor="text1"/>
                    <w:szCs w:val="24"/>
                  </w:rPr>
                </w:rPrChange>
              </w:rPr>
            </w:pPr>
          </w:p>
          <w:p w14:paraId="31815287" w14:textId="7894AAD1" w:rsidR="00320177" w:rsidRPr="00BC1DFA" w:rsidRDefault="00320177">
            <w:pPr>
              <w:spacing w:before="100" w:beforeAutospacing="1" w:after="100" w:afterAutospacing="1"/>
              <w:rPr>
                <w:rFonts w:asciiTheme="majorBidi" w:eastAsia="Times New Roman" w:hAnsiTheme="majorBidi" w:cstheme="majorBidi"/>
                <w:color w:val="auto"/>
                <w:sz w:val="20"/>
                <w:szCs w:val="20"/>
                <w:rPrChange w:id="2475" w:author="Asad Shah" w:date="2025-01-13T02:51:00Z">
                  <w:rPr>
                    <w:rFonts w:asciiTheme="majorBidi" w:hAnsiTheme="majorBidi" w:cstheme="majorBidi"/>
                    <w:bCs/>
                    <w:color w:val="000000" w:themeColor="text1"/>
                    <w:szCs w:val="24"/>
                  </w:rPr>
                </w:rPrChange>
              </w:rPr>
              <w:pPrChange w:id="2476" w:author="Asad Shah" w:date="2025-01-03T02:39:00Z">
                <w:pPr/>
              </w:pPrChange>
            </w:pPr>
          </w:p>
        </w:tc>
      </w:tr>
    </w:tbl>
    <w:p w14:paraId="49E6C0FD" w14:textId="7E5312A6" w:rsidR="00D71D38" w:rsidRDefault="00D71D38" w:rsidP="00D71D38"/>
    <w:p w14:paraId="53FF6F9A" w14:textId="0E9A7631" w:rsidR="0009729F" w:rsidRDefault="0009729F" w:rsidP="0009729F">
      <w:pPr>
        <w:pStyle w:val="Heading3"/>
      </w:pPr>
      <w:bookmarkStart w:id="2477" w:name="_Toc187627474"/>
      <w:r>
        <w:t>3.3.2 Use Case # 1.2</w:t>
      </w:r>
      <w:bookmarkEnd w:id="2477"/>
    </w:p>
    <w:tbl>
      <w:tblPr>
        <w:tblStyle w:val="TableGrid"/>
        <w:tblW w:w="9805" w:type="dxa"/>
        <w:tblLook w:val="04A0" w:firstRow="1" w:lastRow="0" w:firstColumn="1" w:lastColumn="0" w:noHBand="0" w:noVBand="1"/>
      </w:tblPr>
      <w:tblGrid>
        <w:gridCol w:w="2204"/>
        <w:gridCol w:w="1536"/>
        <w:gridCol w:w="845"/>
        <w:gridCol w:w="5220"/>
        <w:tblGridChange w:id="2478">
          <w:tblGrid>
            <w:gridCol w:w="2204"/>
            <w:gridCol w:w="1536"/>
            <w:gridCol w:w="845"/>
            <w:gridCol w:w="5220"/>
          </w:tblGrid>
        </w:tblGridChange>
      </w:tblGrid>
      <w:tr w:rsidR="00826FD5" w:rsidRPr="004B78CA" w14:paraId="28623E68" w14:textId="77777777" w:rsidTr="004B78CA">
        <w:tc>
          <w:tcPr>
            <w:tcW w:w="2204" w:type="dxa"/>
            <w:shd w:val="clear" w:color="auto" w:fill="D9D9D9" w:themeFill="background1" w:themeFillShade="D9"/>
          </w:tcPr>
          <w:p w14:paraId="250FA47E" w14:textId="0ACEDF2F" w:rsidR="00826FD5" w:rsidRPr="004B78CA" w:rsidRDefault="00826FD5"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1.</w:t>
            </w:r>
            <w:r>
              <w:rPr>
                <w:rFonts w:asciiTheme="majorBidi" w:hAnsiTheme="majorBidi" w:cstheme="majorBidi"/>
                <w:b/>
                <w:bCs/>
                <w:color w:val="000000" w:themeColor="text1"/>
                <w:szCs w:val="24"/>
              </w:rPr>
              <w:t>2</w:t>
            </w:r>
          </w:p>
        </w:tc>
        <w:tc>
          <w:tcPr>
            <w:tcW w:w="7601" w:type="dxa"/>
            <w:gridSpan w:val="3"/>
            <w:shd w:val="clear" w:color="auto" w:fill="D9D9D9" w:themeFill="background1" w:themeFillShade="D9"/>
          </w:tcPr>
          <w:p w14:paraId="6426323D" w14:textId="3D1D21F4" w:rsidR="00826FD5" w:rsidRPr="00826FD5" w:rsidRDefault="00826FD5" w:rsidP="004B78CA">
            <w:pPr>
              <w:rPr>
                <w:rFonts w:asciiTheme="majorBidi" w:hAnsiTheme="majorBidi" w:cstheme="majorBidi"/>
                <w:b/>
                <w:bCs/>
                <w:color w:val="000000" w:themeColor="text1"/>
                <w:szCs w:val="24"/>
              </w:rPr>
            </w:pPr>
            <w:r w:rsidRPr="00826FD5">
              <w:rPr>
                <w:b/>
                <w:bCs/>
                <w:rPrChange w:id="2479" w:author="Asad Shah" w:date="2025-01-03T02:57:00Z">
                  <w:rPr/>
                </w:rPrChange>
              </w:rPr>
              <w:t>Login with Email and Password</w:t>
            </w:r>
          </w:p>
        </w:tc>
      </w:tr>
      <w:tr w:rsidR="00826FD5" w:rsidRPr="004B78CA" w14:paraId="2179B03B" w14:textId="77777777" w:rsidTr="004B78CA">
        <w:tc>
          <w:tcPr>
            <w:tcW w:w="2204" w:type="dxa"/>
          </w:tcPr>
          <w:p w14:paraId="5C00D301" w14:textId="77777777" w:rsidR="00826FD5" w:rsidRPr="004B78CA" w:rsidRDefault="00826FD5"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26ABA22F" w14:textId="77777777" w:rsidR="00826FD5" w:rsidRPr="004B78CA" w:rsidRDefault="00826FD5" w:rsidP="004B78CA">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Asad Shah</w:t>
            </w:r>
          </w:p>
        </w:tc>
      </w:tr>
      <w:tr w:rsidR="00826FD5" w:rsidRPr="004B78CA" w14:paraId="67255E6D" w14:textId="77777777" w:rsidTr="004B78CA">
        <w:tc>
          <w:tcPr>
            <w:tcW w:w="2204" w:type="dxa"/>
          </w:tcPr>
          <w:p w14:paraId="546A8207" w14:textId="77777777" w:rsidR="00826FD5" w:rsidRPr="004B78CA" w:rsidRDefault="00826FD5"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150B2209" w14:textId="0D6F2270" w:rsidR="00826FD5" w:rsidRPr="004B78CA" w:rsidRDefault="00826FD5" w:rsidP="004B78CA">
            <w:pPr>
              <w:rPr>
                <w:rFonts w:asciiTheme="majorBidi" w:hAnsiTheme="majorBidi" w:cstheme="majorBidi"/>
                <w:bCs/>
                <w:color w:val="000000" w:themeColor="text1"/>
                <w:szCs w:val="24"/>
              </w:rPr>
            </w:pPr>
            <w:r>
              <w:t>Allow existing users to log in securely using their email and password.</w:t>
            </w:r>
          </w:p>
        </w:tc>
      </w:tr>
      <w:tr w:rsidR="00826FD5" w:rsidRPr="004B78CA" w14:paraId="4783AED3" w14:textId="77777777" w:rsidTr="004B78CA">
        <w:trPr>
          <w:trHeight w:val="167"/>
        </w:trPr>
        <w:tc>
          <w:tcPr>
            <w:tcW w:w="2204" w:type="dxa"/>
          </w:tcPr>
          <w:p w14:paraId="1FA46D6B" w14:textId="77777777" w:rsidR="00826FD5" w:rsidRPr="004B78CA" w:rsidRDefault="00826FD5" w:rsidP="004B78CA">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020651FB" w14:textId="58641759" w:rsidR="00826FD5" w:rsidRPr="004B78CA" w:rsidRDefault="00826FD5" w:rsidP="004B78CA">
            <w:pPr>
              <w:rPr>
                <w:rFonts w:asciiTheme="majorBidi" w:hAnsiTheme="majorBidi" w:cstheme="majorBidi"/>
                <w:bCs/>
                <w:color w:val="000000" w:themeColor="text1"/>
                <w:szCs w:val="24"/>
              </w:rPr>
            </w:pPr>
            <w:r w:rsidRPr="004B78CA">
              <w:rPr>
                <w:rFonts w:asciiTheme="majorBidi" w:hAnsiTheme="majorBidi" w:cstheme="majorBidi"/>
                <w:szCs w:val="24"/>
              </w:rPr>
              <w:t>F1.</w:t>
            </w:r>
            <w:r>
              <w:rPr>
                <w:rFonts w:asciiTheme="majorBidi" w:hAnsiTheme="majorBidi" w:cstheme="majorBidi"/>
                <w:szCs w:val="24"/>
              </w:rPr>
              <w:t>2</w:t>
            </w:r>
          </w:p>
        </w:tc>
      </w:tr>
      <w:tr w:rsidR="00826FD5" w:rsidRPr="004B78CA" w14:paraId="5CA3680C" w14:textId="77777777" w:rsidTr="004B78CA">
        <w:trPr>
          <w:trHeight w:val="167"/>
        </w:trPr>
        <w:tc>
          <w:tcPr>
            <w:tcW w:w="2204" w:type="dxa"/>
          </w:tcPr>
          <w:p w14:paraId="21D6A7AD" w14:textId="77777777" w:rsidR="00826FD5" w:rsidRPr="004B78CA" w:rsidRDefault="00826FD5"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42EB6C38" w14:textId="77777777" w:rsidR="00826FD5" w:rsidRPr="004B78CA" w:rsidRDefault="00826FD5" w:rsidP="004B78CA">
            <w:pPr>
              <w:rPr>
                <w:rFonts w:asciiTheme="majorBidi" w:hAnsiTheme="majorBidi" w:cstheme="majorBidi"/>
                <w:bCs/>
                <w:color w:val="000000" w:themeColor="text1"/>
                <w:szCs w:val="24"/>
              </w:rPr>
            </w:pPr>
            <w:r w:rsidRPr="004B78CA">
              <w:rPr>
                <w:rFonts w:asciiTheme="majorBidi" w:hAnsiTheme="majorBidi" w:cstheme="majorBidi"/>
                <w:szCs w:val="24"/>
              </w:rPr>
              <w:t>High</w:t>
            </w:r>
          </w:p>
        </w:tc>
      </w:tr>
      <w:tr w:rsidR="00826FD5" w:rsidRPr="004B78CA" w14:paraId="276C8573" w14:textId="77777777" w:rsidTr="004B78CA">
        <w:tc>
          <w:tcPr>
            <w:tcW w:w="2204" w:type="dxa"/>
          </w:tcPr>
          <w:p w14:paraId="03DB8E0C" w14:textId="77777777" w:rsidR="00826FD5" w:rsidRPr="004B78CA" w:rsidRDefault="00826FD5"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18E5153D" w14:textId="66157368" w:rsidR="00826FD5" w:rsidRPr="0009729F" w:rsidRDefault="00826FD5" w:rsidP="004B78CA">
            <w:pPr>
              <w:rPr>
                <w:rFonts w:asciiTheme="majorBidi" w:hAnsiTheme="majorBidi" w:cstheme="majorBidi"/>
                <w:b/>
                <w:bCs/>
                <w:color w:val="000000" w:themeColor="text1"/>
                <w:szCs w:val="24"/>
              </w:rPr>
            </w:pPr>
            <w:r>
              <w:t>User must have previously registered an account.</w:t>
            </w:r>
          </w:p>
        </w:tc>
      </w:tr>
      <w:tr w:rsidR="00826FD5" w:rsidRPr="004B78CA" w14:paraId="1FDD8176" w14:textId="77777777" w:rsidTr="00826FD5">
        <w:tblPrEx>
          <w:tblW w:w="9805" w:type="dxa"/>
          <w:tblPrExChange w:id="2480" w:author="Asad Shah" w:date="2025-01-03T02:58:00Z">
            <w:tblPrEx>
              <w:tblW w:w="9805" w:type="dxa"/>
            </w:tblPrEx>
          </w:tblPrExChange>
        </w:tblPrEx>
        <w:trPr>
          <w:trHeight w:val="305"/>
          <w:trPrChange w:id="2481" w:author="Asad Shah" w:date="2025-01-03T02:58:00Z">
            <w:trPr>
              <w:trHeight w:val="562"/>
            </w:trPr>
          </w:trPrChange>
        </w:trPr>
        <w:tc>
          <w:tcPr>
            <w:tcW w:w="2204" w:type="dxa"/>
            <w:tcPrChange w:id="2482" w:author="Asad Shah" w:date="2025-01-03T02:58:00Z">
              <w:tcPr>
                <w:tcW w:w="2204" w:type="dxa"/>
              </w:tcPr>
            </w:tcPrChange>
          </w:tcPr>
          <w:p w14:paraId="094860C7" w14:textId="77777777" w:rsidR="00826FD5" w:rsidRPr="004B78CA" w:rsidRDefault="00826FD5"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Change w:id="2483" w:author="Asad Shah" w:date="2025-01-03T02:58:00Z">
              <w:tcPr>
                <w:tcW w:w="7601" w:type="dxa"/>
                <w:gridSpan w:val="3"/>
                <w:vAlign w:val="center"/>
              </w:tcPr>
            </w:tcPrChange>
          </w:tcPr>
          <w:p w14:paraId="38B55729" w14:textId="2839AAB4" w:rsidR="00826FD5" w:rsidRPr="004B78CA" w:rsidRDefault="00826FD5" w:rsidP="004B78CA">
            <w:pPr>
              <w:spacing w:before="100" w:beforeAutospacing="1" w:after="100" w:afterAutospacing="1"/>
              <w:rPr>
                <w:rFonts w:asciiTheme="majorBidi" w:eastAsia="Times New Roman" w:hAnsiTheme="majorBidi" w:cstheme="majorBidi"/>
                <w:color w:val="auto"/>
                <w:szCs w:val="24"/>
              </w:rPr>
            </w:pPr>
            <w:r>
              <w:t>The user is authenticated and granted access to the system.</w:t>
            </w:r>
          </w:p>
        </w:tc>
      </w:tr>
      <w:tr w:rsidR="00826FD5" w:rsidRPr="004B78CA" w14:paraId="6EFA9A93" w14:textId="77777777" w:rsidTr="004B78CA">
        <w:trPr>
          <w:trHeight w:val="167"/>
        </w:trPr>
        <w:tc>
          <w:tcPr>
            <w:tcW w:w="2204" w:type="dxa"/>
          </w:tcPr>
          <w:p w14:paraId="0FBC3CE0" w14:textId="77777777" w:rsidR="00826FD5" w:rsidRPr="004B78CA" w:rsidRDefault="00826FD5"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437808E9" w14:textId="77777777" w:rsidR="00826FD5" w:rsidRPr="004B78CA" w:rsidRDefault="00826FD5" w:rsidP="004B78CA">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User (Student or Father)</w:t>
            </w:r>
          </w:p>
        </w:tc>
      </w:tr>
      <w:tr w:rsidR="00826FD5" w:rsidRPr="004B78CA" w14:paraId="3DCB796F" w14:textId="77777777" w:rsidTr="004B78CA">
        <w:trPr>
          <w:trHeight w:val="378"/>
        </w:trPr>
        <w:tc>
          <w:tcPr>
            <w:tcW w:w="2204" w:type="dxa"/>
          </w:tcPr>
          <w:p w14:paraId="1F08E1A1" w14:textId="77777777" w:rsidR="00826FD5" w:rsidRPr="004B78CA" w:rsidRDefault="00826FD5"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Includes</w:t>
            </w:r>
          </w:p>
        </w:tc>
        <w:tc>
          <w:tcPr>
            <w:tcW w:w="7601" w:type="dxa"/>
            <w:gridSpan w:val="3"/>
            <w:vAlign w:val="center"/>
          </w:tcPr>
          <w:p w14:paraId="32C4AA71" w14:textId="77777777" w:rsidR="00826FD5" w:rsidRPr="004B78CA" w:rsidRDefault="00826FD5" w:rsidP="004B78CA">
            <w:pPr>
              <w:rPr>
                <w:rFonts w:asciiTheme="majorBidi" w:hAnsiTheme="majorBidi" w:cstheme="majorBidi"/>
                <w:color w:val="auto"/>
                <w:szCs w:val="24"/>
              </w:rPr>
            </w:pPr>
            <w:r w:rsidRPr="004B78CA">
              <w:rPr>
                <w:rFonts w:asciiTheme="majorBidi" w:hAnsiTheme="majorBidi" w:cstheme="majorBidi"/>
                <w:szCs w:val="24"/>
              </w:rPr>
              <w:t>Authentication Validation</w:t>
            </w:r>
          </w:p>
        </w:tc>
      </w:tr>
      <w:tr w:rsidR="00826FD5" w:rsidRPr="004B78CA" w14:paraId="72B014E1" w14:textId="77777777" w:rsidTr="004B78CA">
        <w:trPr>
          <w:trHeight w:val="167"/>
        </w:trPr>
        <w:tc>
          <w:tcPr>
            <w:tcW w:w="2204" w:type="dxa"/>
            <w:vMerge w:val="restart"/>
          </w:tcPr>
          <w:p w14:paraId="41FE5CA2" w14:textId="77777777" w:rsidR="00826FD5" w:rsidRPr="004B78CA" w:rsidRDefault="00826FD5" w:rsidP="00826FD5">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56348D5D" w14:textId="77777777" w:rsidR="00826FD5" w:rsidRPr="004B78CA" w:rsidRDefault="00826FD5" w:rsidP="00826FD5">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392012CF" w14:textId="77777777" w:rsidR="00826FD5" w:rsidRPr="004B78CA" w:rsidRDefault="00826FD5" w:rsidP="00826FD5">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1E7E69DD" w14:textId="4EEFD599" w:rsidR="00826FD5" w:rsidRPr="004B78CA" w:rsidRDefault="00826FD5" w:rsidP="00826FD5">
            <w:pPr>
              <w:spacing w:before="100" w:beforeAutospacing="1" w:after="100" w:afterAutospacing="1"/>
              <w:rPr>
                <w:rFonts w:eastAsia="Times New Roman" w:cs="Times New Roman"/>
                <w:color w:val="auto"/>
                <w:szCs w:val="24"/>
              </w:rPr>
            </w:pPr>
            <w:r w:rsidRPr="003753C7">
              <w:t>User provides email and password.</w:t>
            </w:r>
          </w:p>
        </w:tc>
      </w:tr>
      <w:tr w:rsidR="00826FD5" w:rsidRPr="004B78CA" w14:paraId="2F99ABEC" w14:textId="77777777" w:rsidTr="004B78CA">
        <w:trPr>
          <w:trHeight w:val="167"/>
        </w:trPr>
        <w:tc>
          <w:tcPr>
            <w:tcW w:w="2204" w:type="dxa"/>
            <w:vMerge/>
          </w:tcPr>
          <w:p w14:paraId="681DF485" w14:textId="77777777" w:rsidR="00826FD5" w:rsidRPr="004B78CA" w:rsidDel="00D71D38" w:rsidRDefault="00826FD5" w:rsidP="00826FD5">
            <w:pPr>
              <w:rPr>
                <w:rFonts w:asciiTheme="majorBidi" w:hAnsiTheme="majorBidi" w:cstheme="majorBidi"/>
                <w:b/>
                <w:bCs/>
                <w:color w:val="000000" w:themeColor="text1"/>
                <w:szCs w:val="24"/>
              </w:rPr>
            </w:pPr>
          </w:p>
        </w:tc>
        <w:tc>
          <w:tcPr>
            <w:tcW w:w="1536" w:type="dxa"/>
            <w:vMerge/>
            <w:vAlign w:val="center"/>
          </w:tcPr>
          <w:p w14:paraId="603A8B06" w14:textId="77777777" w:rsidR="00826FD5" w:rsidRPr="004B78CA" w:rsidDel="00D71D38" w:rsidRDefault="00826FD5" w:rsidP="00826FD5">
            <w:pPr>
              <w:jc w:val="center"/>
              <w:rPr>
                <w:rFonts w:asciiTheme="majorBidi" w:hAnsiTheme="majorBidi" w:cstheme="majorBidi"/>
                <w:bCs/>
                <w:color w:val="000000" w:themeColor="text1"/>
                <w:szCs w:val="24"/>
              </w:rPr>
            </w:pPr>
          </w:p>
        </w:tc>
        <w:tc>
          <w:tcPr>
            <w:tcW w:w="845" w:type="dxa"/>
          </w:tcPr>
          <w:p w14:paraId="40F456EC" w14:textId="77777777" w:rsidR="00826FD5" w:rsidRPr="004B78CA" w:rsidRDefault="00826FD5" w:rsidP="00826FD5">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78B76B3B" w14:textId="3D26FE0B" w:rsidR="00826FD5" w:rsidRPr="004B78CA" w:rsidRDefault="00826FD5" w:rsidP="00826FD5">
            <w:pPr>
              <w:spacing w:before="100" w:beforeAutospacing="1" w:after="100" w:afterAutospacing="1"/>
              <w:rPr>
                <w:rFonts w:eastAsia="Times New Roman" w:cs="Times New Roman"/>
                <w:color w:val="auto"/>
                <w:szCs w:val="24"/>
              </w:rPr>
            </w:pPr>
            <w:r w:rsidRPr="003753C7">
              <w:t>User clicks "Login."</w:t>
            </w:r>
          </w:p>
        </w:tc>
      </w:tr>
      <w:tr w:rsidR="00826FD5" w:rsidRPr="004B78CA" w14:paraId="65745E49" w14:textId="77777777" w:rsidTr="004B78CA">
        <w:trPr>
          <w:trHeight w:val="167"/>
        </w:trPr>
        <w:tc>
          <w:tcPr>
            <w:tcW w:w="2204" w:type="dxa"/>
            <w:vMerge/>
          </w:tcPr>
          <w:p w14:paraId="35654F62" w14:textId="77777777" w:rsidR="00826FD5" w:rsidRPr="004B78CA" w:rsidDel="00D71D38" w:rsidRDefault="00826FD5" w:rsidP="00826FD5">
            <w:pPr>
              <w:rPr>
                <w:rFonts w:asciiTheme="majorBidi" w:hAnsiTheme="majorBidi" w:cstheme="majorBidi"/>
                <w:b/>
                <w:bCs/>
                <w:color w:val="000000" w:themeColor="text1"/>
                <w:szCs w:val="24"/>
              </w:rPr>
            </w:pPr>
          </w:p>
        </w:tc>
        <w:tc>
          <w:tcPr>
            <w:tcW w:w="1536" w:type="dxa"/>
            <w:vMerge/>
            <w:vAlign w:val="center"/>
          </w:tcPr>
          <w:p w14:paraId="0AA3237E" w14:textId="77777777" w:rsidR="00826FD5" w:rsidRPr="004B78CA" w:rsidDel="00D71D38" w:rsidRDefault="00826FD5" w:rsidP="00826FD5">
            <w:pPr>
              <w:jc w:val="center"/>
              <w:rPr>
                <w:rFonts w:asciiTheme="majorBidi" w:hAnsiTheme="majorBidi" w:cstheme="majorBidi"/>
                <w:bCs/>
                <w:color w:val="000000" w:themeColor="text1"/>
                <w:szCs w:val="24"/>
              </w:rPr>
            </w:pPr>
          </w:p>
        </w:tc>
        <w:tc>
          <w:tcPr>
            <w:tcW w:w="845" w:type="dxa"/>
          </w:tcPr>
          <w:p w14:paraId="2F9557CA" w14:textId="77777777" w:rsidR="00826FD5" w:rsidRPr="004B78CA" w:rsidRDefault="00826FD5" w:rsidP="00826FD5">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3</w:t>
            </w:r>
          </w:p>
        </w:tc>
        <w:tc>
          <w:tcPr>
            <w:tcW w:w="5220" w:type="dxa"/>
          </w:tcPr>
          <w:p w14:paraId="0F55B102" w14:textId="653AB6BD" w:rsidR="00826FD5" w:rsidRPr="004B78CA" w:rsidRDefault="00826FD5" w:rsidP="00826FD5">
            <w:pPr>
              <w:spacing w:before="100" w:beforeAutospacing="1" w:after="100" w:afterAutospacing="1"/>
              <w:rPr>
                <w:rFonts w:eastAsia="Times New Roman" w:cs="Times New Roman"/>
                <w:color w:val="auto"/>
                <w:szCs w:val="24"/>
              </w:rPr>
            </w:pPr>
            <w:r w:rsidRPr="003753C7">
              <w:t>System verifies credentials.</w:t>
            </w:r>
          </w:p>
        </w:tc>
      </w:tr>
      <w:tr w:rsidR="00826FD5" w:rsidRPr="004B78CA" w14:paraId="5B2534D0" w14:textId="77777777" w:rsidTr="004B78CA">
        <w:trPr>
          <w:trHeight w:val="167"/>
        </w:trPr>
        <w:tc>
          <w:tcPr>
            <w:tcW w:w="2204" w:type="dxa"/>
            <w:vMerge/>
          </w:tcPr>
          <w:p w14:paraId="3C51F814" w14:textId="77777777" w:rsidR="00826FD5" w:rsidRPr="004B78CA" w:rsidDel="00D71D38" w:rsidRDefault="00826FD5" w:rsidP="00826FD5">
            <w:pPr>
              <w:rPr>
                <w:rFonts w:asciiTheme="majorBidi" w:hAnsiTheme="majorBidi" w:cstheme="majorBidi"/>
                <w:b/>
                <w:bCs/>
                <w:color w:val="000000" w:themeColor="text1"/>
                <w:szCs w:val="24"/>
              </w:rPr>
            </w:pPr>
          </w:p>
        </w:tc>
        <w:tc>
          <w:tcPr>
            <w:tcW w:w="1536" w:type="dxa"/>
            <w:vMerge/>
            <w:vAlign w:val="center"/>
          </w:tcPr>
          <w:p w14:paraId="2FA6DDC6" w14:textId="77777777" w:rsidR="00826FD5" w:rsidRPr="004B78CA" w:rsidDel="00D71D38" w:rsidRDefault="00826FD5" w:rsidP="00826FD5">
            <w:pPr>
              <w:jc w:val="center"/>
              <w:rPr>
                <w:rFonts w:asciiTheme="majorBidi" w:hAnsiTheme="majorBidi" w:cstheme="majorBidi"/>
                <w:bCs/>
                <w:color w:val="000000" w:themeColor="text1"/>
                <w:szCs w:val="24"/>
              </w:rPr>
            </w:pPr>
          </w:p>
        </w:tc>
        <w:tc>
          <w:tcPr>
            <w:tcW w:w="845" w:type="dxa"/>
          </w:tcPr>
          <w:p w14:paraId="2F96CBD9" w14:textId="77777777" w:rsidR="00826FD5" w:rsidRPr="004B78CA" w:rsidRDefault="00826FD5" w:rsidP="00826FD5">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4</w:t>
            </w:r>
          </w:p>
        </w:tc>
        <w:tc>
          <w:tcPr>
            <w:tcW w:w="5220" w:type="dxa"/>
          </w:tcPr>
          <w:p w14:paraId="47171248" w14:textId="3860A521" w:rsidR="00826FD5" w:rsidRPr="004B78CA" w:rsidRDefault="00826FD5" w:rsidP="00826FD5">
            <w:pPr>
              <w:spacing w:before="100" w:beforeAutospacing="1" w:after="100" w:afterAutospacing="1"/>
              <w:rPr>
                <w:rFonts w:eastAsia="Times New Roman" w:cs="Times New Roman"/>
                <w:color w:val="auto"/>
                <w:szCs w:val="24"/>
              </w:rPr>
            </w:pPr>
            <w:r w:rsidRPr="003753C7">
              <w:t>System grants access if valid.</w:t>
            </w:r>
          </w:p>
        </w:tc>
      </w:tr>
      <w:tr w:rsidR="00826FD5" w:rsidRPr="004B78CA" w14:paraId="01BD0377" w14:textId="77777777" w:rsidTr="004B78CA">
        <w:trPr>
          <w:trHeight w:val="593"/>
        </w:trPr>
        <w:tc>
          <w:tcPr>
            <w:tcW w:w="2204" w:type="dxa"/>
            <w:vMerge/>
          </w:tcPr>
          <w:p w14:paraId="3D67F58A" w14:textId="77777777" w:rsidR="00826FD5" w:rsidRPr="004B78CA" w:rsidRDefault="00826FD5" w:rsidP="004B78CA">
            <w:pPr>
              <w:rPr>
                <w:rFonts w:asciiTheme="majorBidi" w:hAnsiTheme="majorBidi" w:cstheme="majorBidi"/>
                <w:b/>
                <w:bCs/>
                <w:color w:val="000000" w:themeColor="text1"/>
                <w:szCs w:val="24"/>
              </w:rPr>
            </w:pPr>
          </w:p>
        </w:tc>
        <w:tc>
          <w:tcPr>
            <w:tcW w:w="1536" w:type="dxa"/>
            <w:vAlign w:val="center"/>
          </w:tcPr>
          <w:p w14:paraId="58439123" w14:textId="77777777" w:rsidR="00826FD5" w:rsidRPr="004B78CA" w:rsidRDefault="00826FD5" w:rsidP="004B78CA">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3323DC09" w14:textId="1C8B2349" w:rsidR="00826FD5" w:rsidRPr="004B78CA" w:rsidRDefault="00826FD5" w:rsidP="004B78CA">
            <w:pPr>
              <w:spacing w:before="100" w:beforeAutospacing="1" w:after="100" w:afterAutospacing="1"/>
              <w:rPr>
                <w:rFonts w:asciiTheme="majorBidi" w:eastAsia="Times New Roman" w:hAnsiTheme="majorBidi" w:cstheme="majorBidi"/>
                <w:color w:val="auto"/>
                <w:szCs w:val="24"/>
              </w:rPr>
            </w:pPr>
            <w:r>
              <w:t>User inputs invalid credentials: system prompts for retry or password reset.</w:t>
            </w:r>
          </w:p>
        </w:tc>
      </w:tr>
      <w:tr w:rsidR="00826FD5" w:rsidRPr="004B78CA" w14:paraId="2A5B01B2" w14:textId="77777777" w:rsidTr="004B78CA">
        <w:trPr>
          <w:trHeight w:val="56"/>
        </w:trPr>
        <w:tc>
          <w:tcPr>
            <w:tcW w:w="2204" w:type="dxa"/>
            <w:vMerge/>
          </w:tcPr>
          <w:p w14:paraId="4B3A9691" w14:textId="77777777" w:rsidR="00826FD5" w:rsidRPr="004B78CA" w:rsidRDefault="00826FD5" w:rsidP="004B78CA">
            <w:pPr>
              <w:rPr>
                <w:rFonts w:asciiTheme="majorBidi" w:hAnsiTheme="majorBidi" w:cstheme="majorBidi"/>
                <w:b/>
                <w:bCs/>
                <w:color w:val="000000" w:themeColor="text1"/>
                <w:szCs w:val="24"/>
              </w:rPr>
            </w:pPr>
          </w:p>
        </w:tc>
        <w:tc>
          <w:tcPr>
            <w:tcW w:w="1536" w:type="dxa"/>
            <w:vAlign w:val="center"/>
          </w:tcPr>
          <w:p w14:paraId="21AF0435" w14:textId="77777777" w:rsidR="00826FD5" w:rsidRPr="004B78CA" w:rsidRDefault="00826FD5" w:rsidP="004B78CA">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52413354" w14:textId="71048734" w:rsidR="00826FD5" w:rsidRPr="004B78CA" w:rsidRDefault="00826FD5" w:rsidP="004B78CA">
            <w:pPr>
              <w:spacing w:before="100" w:beforeAutospacing="1" w:after="100" w:afterAutospacing="1"/>
              <w:rPr>
                <w:rFonts w:asciiTheme="majorBidi" w:eastAsia="Times New Roman" w:hAnsiTheme="majorBidi" w:cstheme="majorBidi"/>
                <w:color w:val="auto"/>
                <w:szCs w:val="24"/>
              </w:rPr>
            </w:pPr>
            <w:r>
              <w:t>Too many failed login attempts: system temporarily locks the account.</w:t>
            </w:r>
          </w:p>
        </w:tc>
      </w:tr>
    </w:tbl>
    <w:p w14:paraId="56B4F4F7" w14:textId="68C0FA34" w:rsidR="00826FD5" w:rsidRDefault="00826FD5" w:rsidP="00826FD5"/>
    <w:p w14:paraId="42B75758" w14:textId="1FFD5C4F" w:rsidR="008A709F" w:rsidRDefault="008A709F" w:rsidP="008A709F">
      <w:pPr>
        <w:pStyle w:val="Heading3"/>
      </w:pPr>
      <w:bookmarkStart w:id="2484" w:name="_Toc187627475"/>
      <w:r>
        <w:t>3.3.3 Use Case # 1.3</w:t>
      </w:r>
      <w:bookmarkEnd w:id="2484"/>
    </w:p>
    <w:p w14:paraId="4E4B8843" w14:textId="77777777" w:rsidR="008A709F" w:rsidRDefault="008A709F" w:rsidP="00826FD5"/>
    <w:tbl>
      <w:tblPr>
        <w:tblStyle w:val="TableGrid"/>
        <w:tblW w:w="9805" w:type="dxa"/>
        <w:tblLook w:val="04A0" w:firstRow="1" w:lastRow="0" w:firstColumn="1" w:lastColumn="0" w:noHBand="0" w:noVBand="1"/>
      </w:tblPr>
      <w:tblGrid>
        <w:gridCol w:w="2204"/>
        <w:gridCol w:w="1536"/>
        <w:gridCol w:w="845"/>
        <w:gridCol w:w="5220"/>
      </w:tblGrid>
      <w:tr w:rsidR="008A709F" w:rsidRPr="004B78CA" w14:paraId="140F56E3" w14:textId="77777777" w:rsidTr="004B78CA">
        <w:tc>
          <w:tcPr>
            <w:tcW w:w="2204" w:type="dxa"/>
            <w:shd w:val="clear" w:color="auto" w:fill="D9D9D9" w:themeFill="background1" w:themeFillShade="D9"/>
          </w:tcPr>
          <w:p w14:paraId="36C4A01F" w14:textId="4E4914C0" w:rsidR="008A709F" w:rsidRPr="004B78CA" w:rsidRDefault="008A709F"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1.</w:t>
            </w:r>
            <w:r>
              <w:rPr>
                <w:rFonts w:asciiTheme="majorBidi" w:hAnsiTheme="majorBidi" w:cstheme="majorBidi"/>
                <w:b/>
                <w:bCs/>
                <w:color w:val="000000" w:themeColor="text1"/>
                <w:szCs w:val="24"/>
              </w:rPr>
              <w:t>3</w:t>
            </w:r>
          </w:p>
        </w:tc>
        <w:tc>
          <w:tcPr>
            <w:tcW w:w="7601" w:type="dxa"/>
            <w:gridSpan w:val="3"/>
            <w:shd w:val="clear" w:color="auto" w:fill="D9D9D9" w:themeFill="background1" w:themeFillShade="D9"/>
          </w:tcPr>
          <w:p w14:paraId="303FA0FA" w14:textId="12E88D85" w:rsidR="008A709F" w:rsidRPr="008A709F" w:rsidRDefault="008A709F" w:rsidP="004B78CA">
            <w:pPr>
              <w:rPr>
                <w:rFonts w:asciiTheme="majorBidi" w:hAnsiTheme="majorBidi" w:cstheme="majorBidi"/>
                <w:b/>
                <w:bCs/>
                <w:color w:val="000000" w:themeColor="text1"/>
                <w:szCs w:val="24"/>
              </w:rPr>
            </w:pPr>
            <w:r w:rsidRPr="008A709F">
              <w:rPr>
                <w:b/>
                <w:bCs/>
                <w:rPrChange w:id="2485" w:author="Asad Shah" w:date="2025-01-03T03:04:00Z">
                  <w:rPr/>
                </w:rPrChange>
              </w:rPr>
              <w:t>Login with Google OAuth</w:t>
            </w:r>
          </w:p>
        </w:tc>
      </w:tr>
      <w:tr w:rsidR="008A709F" w:rsidRPr="004B78CA" w14:paraId="233DB127" w14:textId="77777777" w:rsidTr="004B78CA">
        <w:tc>
          <w:tcPr>
            <w:tcW w:w="2204" w:type="dxa"/>
          </w:tcPr>
          <w:p w14:paraId="2B85018E" w14:textId="77777777" w:rsidR="008A709F" w:rsidRPr="004B78CA" w:rsidRDefault="008A709F"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28997C2E" w14:textId="77777777" w:rsidR="008A709F" w:rsidRPr="004B78CA" w:rsidRDefault="008A709F" w:rsidP="004B78CA">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Asad Shah</w:t>
            </w:r>
          </w:p>
        </w:tc>
      </w:tr>
      <w:tr w:rsidR="008A709F" w:rsidRPr="004B78CA" w14:paraId="7CC9239D" w14:textId="77777777" w:rsidTr="004B78CA">
        <w:tc>
          <w:tcPr>
            <w:tcW w:w="2204" w:type="dxa"/>
          </w:tcPr>
          <w:p w14:paraId="10C1E0BD" w14:textId="77777777" w:rsidR="008A709F" w:rsidRPr="004B78CA" w:rsidRDefault="008A709F"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78D775A5" w14:textId="159743F2" w:rsidR="008A709F" w:rsidRPr="004B78CA" w:rsidRDefault="007862E0" w:rsidP="004B78CA">
            <w:pPr>
              <w:rPr>
                <w:rFonts w:asciiTheme="majorBidi" w:hAnsiTheme="majorBidi" w:cstheme="majorBidi"/>
                <w:bCs/>
                <w:color w:val="000000" w:themeColor="text1"/>
                <w:szCs w:val="24"/>
              </w:rPr>
            </w:pPr>
            <w:r>
              <w:t>Simplify the login process for users with an existing Google account.</w:t>
            </w:r>
          </w:p>
        </w:tc>
      </w:tr>
      <w:tr w:rsidR="008A709F" w:rsidRPr="004B78CA" w14:paraId="5A7E356A" w14:textId="77777777" w:rsidTr="004B78CA">
        <w:trPr>
          <w:trHeight w:val="167"/>
        </w:trPr>
        <w:tc>
          <w:tcPr>
            <w:tcW w:w="2204" w:type="dxa"/>
          </w:tcPr>
          <w:p w14:paraId="4B6834CC" w14:textId="77777777" w:rsidR="008A709F" w:rsidRPr="004B78CA" w:rsidRDefault="008A709F" w:rsidP="004B78CA">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77BE4C33" w14:textId="5A955832" w:rsidR="008A709F" w:rsidRPr="004B78CA" w:rsidRDefault="008A709F" w:rsidP="004B78CA">
            <w:pPr>
              <w:rPr>
                <w:rFonts w:asciiTheme="majorBidi" w:hAnsiTheme="majorBidi" w:cstheme="majorBidi"/>
                <w:bCs/>
                <w:color w:val="000000" w:themeColor="text1"/>
                <w:szCs w:val="24"/>
              </w:rPr>
            </w:pPr>
            <w:r w:rsidRPr="004B78CA">
              <w:rPr>
                <w:rFonts w:asciiTheme="majorBidi" w:hAnsiTheme="majorBidi" w:cstheme="majorBidi"/>
                <w:szCs w:val="24"/>
              </w:rPr>
              <w:t>F1.</w:t>
            </w:r>
            <w:r w:rsidR="007862E0">
              <w:rPr>
                <w:rFonts w:asciiTheme="majorBidi" w:hAnsiTheme="majorBidi" w:cstheme="majorBidi"/>
                <w:szCs w:val="24"/>
              </w:rPr>
              <w:t>3</w:t>
            </w:r>
          </w:p>
        </w:tc>
      </w:tr>
      <w:tr w:rsidR="008A709F" w:rsidRPr="004B78CA" w14:paraId="695448A2" w14:textId="77777777" w:rsidTr="004B78CA">
        <w:trPr>
          <w:trHeight w:val="167"/>
        </w:trPr>
        <w:tc>
          <w:tcPr>
            <w:tcW w:w="2204" w:type="dxa"/>
          </w:tcPr>
          <w:p w14:paraId="36D40B22" w14:textId="77777777" w:rsidR="008A709F" w:rsidRPr="004B78CA" w:rsidRDefault="008A709F"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7FBBF934" w14:textId="788D3361" w:rsidR="008A709F" w:rsidRPr="004B78CA" w:rsidRDefault="007862E0" w:rsidP="004B78CA">
            <w:pPr>
              <w:rPr>
                <w:rFonts w:asciiTheme="majorBidi" w:hAnsiTheme="majorBidi" w:cstheme="majorBidi"/>
                <w:bCs/>
                <w:color w:val="000000" w:themeColor="text1"/>
                <w:szCs w:val="24"/>
              </w:rPr>
            </w:pPr>
            <w:r>
              <w:rPr>
                <w:rFonts w:asciiTheme="majorBidi" w:hAnsiTheme="majorBidi" w:cstheme="majorBidi"/>
                <w:szCs w:val="24"/>
              </w:rPr>
              <w:t>Medium</w:t>
            </w:r>
          </w:p>
        </w:tc>
      </w:tr>
      <w:tr w:rsidR="008A709F" w:rsidRPr="004B78CA" w14:paraId="10EF5D14" w14:textId="77777777" w:rsidTr="004B78CA">
        <w:tc>
          <w:tcPr>
            <w:tcW w:w="2204" w:type="dxa"/>
          </w:tcPr>
          <w:p w14:paraId="61735BB8" w14:textId="77777777" w:rsidR="008A709F" w:rsidRPr="004B78CA" w:rsidRDefault="008A709F"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21929F20" w14:textId="7C40D894" w:rsidR="008A709F" w:rsidRPr="0009729F" w:rsidRDefault="008A0F09" w:rsidP="004B78CA">
            <w:pPr>
              <w:rPr>
                <w:rFonts w:asciiTheme="majorBidi" w:hAnsiTheme="majorBidi" w:cstheme="majorBidi"/>
                <w:b/>
                <w:bCs/>
                <w:color w:val="000000" w:themeColor="text1"/>
                <w:szCs w:val="24"/>
              </w:rPr>
            </w:pPr>
            <w:r>
              <w:t>User must have a valid Google account.</w:t>
            </w:r>
          </w:p>
        </w:tc>
      </w:tr>
      <w:tr w:rsidR="008A709F" w:rsidRPr="004B78CA" w14:paraId="6D3C9F1A" w14:textId="77777777" w:rsidTr="004B78CA">
        <w:trPr>
          <w:trHeight w:val="305"/>
        </w:trPr>
        <w:tc>
          <w:tcPr>
            <w:tcW w:w="2204" w:type="dxa"/>
          </w:tcPr>
          <w:p w14:paraId="49D2828F" w14:textId="77777777" w:rsidR="008A709F" w:rsidRPr="004B78CA" w:rsidRDefault="008A709F"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2BE78DEE" w14:textId="0CDF3CC4" w:rsidR="008A709F" w:rsidRPr="004B78CA" w:rsidRDefault="008A0F09" w:rsidP="004B78CA">
            <w:pPr>
              <w:spacing w:before="100" w:beforeAutospacing="1" w:after="100" w:afterAutospacing="1"/>
              <w:rPr>
                <w:rFonts w:asciiTheme="majorBidi" w:eastAsia="Times New Roman" w:hAnsiTheme="majorBidi" w:cstheme="majorBidi"/>
                <w:color w:val="auto"/>
                <w:szCs w:val="24"/>
              </w:rPr>
            </w:pPr>
            <w:r>
              <w:t>The user is authenticated via Google and granted access to the system.</w:t>
            </w:r>
          </w:p>
        </w:tc>
      </w:tr>
      <w:tr w:rsidR="008A709F" w:rsidRPr="004B78CA" w14:paraId="5D98B442" w14:textId="77777777" w:rsidTr="004B78CA">
        <w:trPr>
          <w:trHeight w:val="167"/>
        </w:trPr>
        <w:tc>
          <w:tcPr>
            <w:tcW w:w="2204" w:type="dxa"/>
          </w:tcPr>
          <w:p w14:paraId="49B098C3" w14:textId="77777777" w:rsidR="008A709F" w:rsidRPr="004B78CA" w:rsidRDefault="008A709F"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16E15579" w14:textId="795C9BE6" w:rsidR="008A709F" w:rsidRPr="004B78CA" w:rsidRDefault="008A709F" w:rsidP="004B78CA">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User (Student or Father)</w:t>
            </w:r>
            <w:r w:rsidR="008A0F09">
              <w:rPr>
                <w:rFonts w:asciiTheme="majorBidi" w:hAnsiTheme="majorBidi" w:cstheme="majorBidi"/>
                <w:bCs/>
                <w:color w:val="000000" w:themeColor="text1"/>
                <w:szCs w:val="24"/>
              </w:rPr>
              <w:t xml:space="preserve">, </w:t>
            </w:r>
            <w:r w:rsidR="008A0F09">
              <w:t>Google Authentication Service</w:t>
            </w:r>
          </w:p>
        </w:tc>
      </w:tr>
      <w:tr w:rsidR="008A709F" w:rsidRPr="004B78CA" w14:paraId="2A876DE4" w14:textId="77777777" w:rsidTr="004B78CA">
        <w:trPr>
          <w:trHeight w:val="378"/>
        </w:trPr>
        <w:tc>
          <w:tcPr>
            <w:tcW w:w="2204" w:type="dxa"/>
          </w:tcPr>
          <w:p w14:paraId="464835BF" w14:textId="77777777" w:rsidR="008A709F" w:rsidRPr="004B78CA" w:rsidRDefault="008A709F" w:rsidP="004B78CA">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Includes</w:t>
            </w:r>
          </w:p>
        </w:tc>
        <w:tc>
          <w:tcPr>
            <w:tcW w:w="7601" w:type="dxa"/>
            <w:gridSpan w:val="3"/>
            <w:vAlign w:val="center"/>
          </w:tcPr>
          <w:p w14:paraId="5B42BE32" w14:textId="77777777" w:rsidR="008A709F" w:rsidRPr="004B78CA" w:rsidRDefault="008A709F" w:rsidP="004B78CA">
            <w:pPr>
              <w:rPr>
                <w:rFonts w:asciiTheme="majorBidi" w:hAnsiTheme="majorBidi" w:cstheme="majorBidi"/>
                <w:color w:val="auto"/>
                <w:szCs w:val="24"/>
              </w:rPr>
            </w:pPr>
            <w:r w:rsidRPr="004B78CA">
              <w:rPr>
                <w:rFonts w:asciiTheme="majorBidi" w:hAnsiTheme="majorBidi" w:cstheme="majorBidi"/>
                <w:szCs w:val="24"/>
              </w:rPr>
              <w:t>Authentication Validation</w:t>
            </w:r>
          </w:p>
        </w:tc>
      </w:tr>
      <w:tr w:rsidR="008A0F09" w:rsidRPr="004B78CA" w14:paraId="40142019" w14:textId="77777777" w:rsidTr="004B78CA">
        <w:trPr>
          <w:trHeight w:val="167"/>
        </w:trPr>
        <w:tc>
          <w:tcPr>
            <w:tcW w:w="2204" w:type="dxa"/>
            <w:vMerge w:val="restart"/>
          </w:tcPr>
          <w:p w14:paraId="288F829F" w14:textId="77777777" w:rsidR="008A0F09" w:rsidRPr="004B78CA" w:rsidRDefault="008A0F09" w:rsidP="008A0F09">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2492C97B" w14:textId="77777777" w:rsidR="008A0F09" w:rsidRPr="004B78CA" w:rsidRDefault="008A0F09" w:rsidP="008A0F09">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2E48449C" w14:textId="77777777" w:rsidR="008A0F09" w:rsidRPr="004B78CA" w:rsidRDefault="008A0F09" w:rsidP="008A0F09">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257CCEBE" w14:textId="0CAF7831" w:rsidR="008A0F09" w:rsidRPr="004B78CA" w:rsidRDefault="008A0F09" w:rsidP="008A0F09">
            <w:pPr>
              <w:spacing w:before="100" w:beforeAutospacing="1" w:after="100" w:afterAutospacing="1"/>
              <w:rPr>
                <w:rFonts w:eastAsia="Times New Roman" w:cs="Times New Roman"/>
                <w:color w:val="auto"/>
                <w:szCs w:val="24"/>
              </w:rPr>
            </w:pPr>
            <w:r w:rsidRPr="00E6638E">
              <w:t>User clicks "Login with Google."</w:t>
            </w:r>
          </w:p>
        </w:tc>
      </w:tr>
      <w:tr w:rsidR="008A0F09" w:rsidRPr="004B78CA" w14:paraId="4A84616B" w14:textId="77777777" w:rsidTr="004B78CA">
        <w:trPr>
          <w:trHeight w:val="167"/>
        </w:trPr>
        <w:tc>
          <w:tcPr>
            <w:tcW w:w="2204" w:type="dxa"/>
            <w:vMerge/>
          </w:tcPr>
          <w:p w14:paraId="5F202716" w14:textId="77777777" w:rsidR="008A0F09" w:rsidRPr="004B78CA" w:rsidDel="00D71D38" w:rsidRDefault="008A0F09" w:rsidP="008A0F09">
            <w:pPr>
              <w:rPr>
                <w:rFonts w:asciiTheme="majorBidi" w:hAnsiTheme="majorBidi" w:cstheme="majorBidi"/>
                <w:b/>
                <w:bCs/>
                <w:color w:val="000000" w:themeColor="text1"/>
                <w:szCs w:val="24"/>
              </w:rPr>
            </w:pPr>
          </w:p>
        </w:tc>
        <w:tc>
          <w:tcPr>
            <w:tcW w:w="1536" w:type="dxa"/>
            <w:vMerge/>
            <w:vAlign w:val="center"/>
          </w:tcPr>
          <w:p w14:paraId="6F88662F" w14:textId="77777777" w:rsidR="008A0F09" w:rsidRPr="004B78CA" w:rsidDel="00D71D38" w:rsidRDefault="008A0F09" w:rsidP="008A0F09">
            <w:pPr>
              <w:jc w:val="center"/>
              <w:rPr>
                <w:rFonts w:asciiTheme="majorBidi" w:hAnsiTheme="majorBidi" w:cstheme="majorBidi"/>
                <w:bCs/>
                <w:color w:val="000000" w:themeColor="text1"/>
                <w:szCs w:val="24"/>
              </w:rPr>
            </w:pPr>
          </w:p>
        </w:tc>
        <w:tc>
          <w:tcPr>
            <w:tcW w:w="845" w:type="dxa"/>
          </w:tcPr>
          <w:p w14:paraId="5EC50831" w14:textId="77777777" w:rsidR="008A0F09" w:rsidRPr="004B78CA" w:rsidRDefault="008A0F09" w:rsidP="008A0F09">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47D82807" w14:textId="76EB2F1B" w:rsidR="008A0F09" w:rsidRPr="004B78CA" w:rsidRDefault="008A0F09" w:rsidP="008A0F09">
            <w:pPr>
              <w:spacing w:before="100" w:beforeAutospacing="1" w:after="100" w:afterAutospacing="1"/>
              <w:rPr>
                <w:rFonts w:eastAsia="Times New Roman" w:cs="Times New Roman"/>
                <w:color w:val="auto"/>
                <w:szCs w:val="24"/>
              </w:rPr>
            </w:pPr>
            <w:r w:rsidRPr="00E6638E">
              <w:t>System redirects to Google OAuth.</w:t>
            </w:r>
          </w:p>
        </w:tc>
      </w:tr>
      <w:tr w:rsidR="008A0F09" w:rsidRPr="004B78CA" w14:paraId="1686E6EB" w14:textId="77777777" w:rsidTr="004B78CA">
        <w:trPr>
          <w:trHeight w:val="167"/>
        </w:trPr>
        <w:tc>
          <w:tcPr>
            <w:tcW w:w="2204" w:type="dxa"/>
            <w:vMerge/>
          </w:tcPr>
          <w:p w14:paraId="539A2DA5" w14:textId="77777777" w:rsidR="008A0F09" w:rsidRPr="004B78CA" w:rsidDel="00D71D38" w:rsidRDefault="008A0F09" w:rsidP="008A0F09">
            <w:pPr>
              <w:rPr>
                <w:rFonts w:asciiTheme="majorBidi" w:hAnsiTheme="majorBidi" w:cstheme="majorBidi"/>
                <w:b/>
                <w:bCs/>
                <w:color w:val="000000" w:themeColor="text1"/>
                <w:szCs w:val="24"/>
              </w:rPr>
            </w:pPr>
          </w:p>
        </w:tc>
        <w:tc>
          <w:tcPr>
            <w:tcW w:w="1536" w:type="dxa"/>
            <w:vMerge/>
            <w:vAlign w:val="center"/>
          </w:tcPr>
          <w:p w14:paraId="5CD602BC" w14:textId="77777777" w:rsidR="008A0F09" w:rsidRPr="004B78CA" w:rsidDel="00D71D38" w:rsidRDefault="008A0F09" w:rsidP="008A0F09">
            <w:pPr>
              <w:jc w:val="center"/>
              <w:rPr>
                <w:rFonts w:asciiTheme="majorBidi" w:hAnsiTheme="majorBidi" w:cstheme="majorBidi"/>
                <w:bCs/>
                <w:color w:val="000000" w:themeColor="text1"/>
                <w:szCs w:val="24"/>
              </w:rPr>
            </w:pPr>
          </w:p>
        </w:tc>
        <w:tc>
          <w:tcPr>
            <w:tcW w:w="845" w:type="dxa"/>
          </w:tcPr>
          <w:p w14:paraId="1933C070" w14:textId="77777777" w:rsidR="008A0F09" w:rsidRPr="004B78CA" w:rsidRDefault="008A0F09" w:rsidP="008A0F09">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3</w:t>
            </w:r>
          </w:p>
        </w:tc>
        <w:tc>
          <w:tcPr>
            <w:tcW w:w="5220" w:type="dxa"/>
          </w:tcPr>
          <w:p w14:paraId="716A4FDE" w14:textId="071A0205" w:rsidR="008A0F09" w:rsidRPr="004B78CA" w:rsidRDefault="008A0F09" w:rsidP="008A0F09">
            <w:pPr>
              <w:spacing w:before="100" w:beforeAutospacing="1" w:after="100" w:afterAutospacing="1"/>
              <w:rPr>
                <w:rFonts w:eastAsia="Times New Roman" w:cs="Times New Roman"/>
                <w:color w:val="auto"/>
                <w:szCs w:val="24"/>
              </w:rPr>
            </w:pPr>
            <w:r w:rsidRPr="00E6638E">
              <w:t>User authorizes.</w:t>
            </w:r>
          </w:p>
        </w:tc>
      </w:tr>
      <w:tr w:rsidR="008A0F09" w:rsidRPr="004B78CA" w14:paraId="42DC2836" w14:textId="77777777" w:rsidTr="004B78CA">
        <w:trPr>
          <w:trHeight w:val="167"/>
        </w:trPr>
        <w:tc>
          <w:tcPr>
            <w:tcW w:w="2204" w:type="dxa"/>
            <w:vMerge/>
          </w:tcPr>
          <w:p w14:paraId="5055952B" w14:textId="77777777" w:rsidR="008A0F09" w:rsidRPr="004B78CA" w:rsidDel="00D71D38" w:rsidRDefault="008A0F09" w:rsidP="008A0F09">
            <w:pPr>
              <w:rPr>
                <w:rFonts w:asciiTheme="majorBidi" w:hAnsiTheme="majorBidi" w:cstheme="majorBidi"/>
                <w:b/>
                <w:bCs/>
                <w:color w:val="000000" w:themeColor="text1"/>
                <w:szCs w:val="24"/>
              </w:rPr>
            </w:pPr>
          </w:p>
        </w:tc>
        <w:tc>
          <w:tcPr>
            <w:tcW w:w="1536" w:type="dxa"/>
            <w:vMerge/>
            <w:vAlign w:val="center"/>
          </w:tcPr>
          <w:p w14:paraId="7E487D9D" w14:textId="77777777" w:rsidR="008A0F09" w:rsidRPr="004B78CA" w:rsidDel="00D71D38" w:rsidRDefault="008A0F09" w:rsidP="008A0F09">
            <w:pPr>
              <w:jc w:val="center"/>
              <w:rPr>
                <w:rFonts w:asciiTheme="majorBidi" w:hAnsiTheme="majorBidi" w:cstheme="majorBidi"/>
                <w:bCs/>
                <w:color w:val="000000" w:themeColor="text1"/>
                <w:szCs w:val="24"/>
              </w:rPr>
            </w:pPr>
          </w:p>
        </w:tc>
        <w:tc>
          <w:tcPr>
            <w:tcW w:w="845" w:type="dxa"/>
          </w:tcPr>
          <w:p w14:paraId="3E07FEED" w14:textId="77777777" w:rsidR="008A0F09" w:rsidRPr="004B78CA" w:rsidRDefault="008A0F09" w:rsidP="008A0F09">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4</w:t>
            </w:r>
          </w:p>
        </w:tc>
        <w:tc>
          <w:tcPr>
            <w:tcW w:w="5220" w:type="dxa"/>
          </w:tcPr>
          <w:p w14:paraId="53CB8C8F" w14:textId="31C49580" w:rsidR="008A0F09" w:rsidRPr="004B78CA" w:rsidRDefault="008A0F09" w:rsidP="008A0F09">
            <w:pPr>
              <w:spacing w:before="100" w:beforeAutospacing="1" w:after="100" w:afterAutospacing="1"/>
              <w:rPr>
                <w:rFonts w:eastAsia="Times New Roman" w:cs="Times New Roman"/>
                <w:color w:val="auto"/>
                <w:szCs w:val="24"/>
              </w:rPr>
            </w:pPr>
            <w:r w:rsidRPr="00E6638E">
              <w:t>System grants access if valid.</w:t>
            </w:r>
          </w:p>
        </w:tc>
      </w:tr>
      <w:tr w:rsidR="008A709F" w:rsidRPr="004B78CA" w14:paraId="1DC56F76" w14:textId="77777777" w:rsidTr="004B78CA">
        <w:trPr>
          <w:trHeight w:val="593"/>
        </w:trPr>
        <w:tc>
          <w:tcPr>
            <w:tcW w:w="2204" w:type="dxa"/>
            <w:vMerge/>
          </w:tcPr>
          <w:p w14:paraId="12FF666D" w14:textId="77777777" w:rsidR="008A709F" w:rsidRPr="004B78CA" w:rsidRDefault="008A709F" w:rsidP="004B78CA">
            <w:pPr>
              <w:rPr>
                <w:rFonts w:asciiTheme="majorBidi" w:hAnsiTheme="majorBidi" w:cstheme="majorBidi"/>
                <w:b/>
                <w:bCs/>
                <w:color w:val="000000" w:themeColor="text1"/>
                <w:szCs w:val="24"/>
              </w:rPr>
            </w:pPr>
          </w:p>
        </w:tc>
        <w:tc>
          <w:tcPr>
            <w:tcW w:w="1536" w:type="dxa"/>
            <w:vAlign w:val="center"/>
          </w:tcPr>
          <w:p w14:paraId="6B093006" w14:textId="77777777" w:rsidR="008A709F" w:rsidRPr="004B78CA" w:rsidRDefault="008A709F" w:rsidP="004B78CA">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5A843A82" w14:textId="75A347D1" w:rsidR="008A709F" w:rsidRPr="004B78CA" w:rsidRDefault="008A0F09" w:rsidP="004B78CA">
            <w:pPr>
              <w:spacing w:before="100" w:beforeAutospacing="1" w:after="100" w:afterAutospacing="1"/>
              <w:rPr>
                <w:rFonts w:asciiTheme="majorBidi" w:eastAsia="Times New Roman" w:hAnsiTheme="majorBidi" w:cstheme="majorBidi"/>
                <w:color w:val="auto"/>
                <w:szCs w:val="24"/>
              </w:rPr>
            </w:pPr>
            <w:r>
              <w:t>Google OAuth authorization fails: system prompts for retry or alternative login method.</w:t>
            </w:r>
          </w:p>
        </w:tc>
      </w:tr>
      <w:tr w:rsidR="008A709F" w:rsidRPr="004B78CA" w14:paraId="43F383E8" w14:textId="77777777" w:rsidTr="004B78CA">
        <w:trPr>
          <w:trHeight w:val="56"/>
        </w:trPr>
        <w:tc>
          <w:tcPr>
            <w:tcW w:w="2204" w:type="dxa"/>
            <w:vMerge/>
          </w:tcPr>
          <w:p w14:paraId="3A51BA5D" w14:textId="77777777" w:rsidR="008A709F" w:rsidRPr="004B78CA" w:rsidRDefault="008A709F" w:rsidP="004B78CA">
            <w:pPr>
              <w:rPr>
                <w:rFonts w:asciiTheme="majorBidi" w:hAnsiTheme="majorBidi" w:cstheme="majorBidi"/>
                <w:b/>
                <w:bCs/>
                <w:color w:val="000000" w:themeColor="text1"/>
                <w:szCs w:val="24"/>
              </w:rPr>
            </w:pPr>
          </w:p>
        </w:tc>
        <w:tc>
          <w:tcPr>
            <w:tcW w:w="1536" w:type="dxa"/>
            <w:vAlign w:val="center"/>
          </w:tcPr>
          <w:p w14:paraId="6C6759F9" w14:textId="77777777" w:rsidR="008A709F" w:rsidRPr="004B78CA" w:rsidRDefault="008A709F" w:rsidP="004B78CA">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53F39DA4" w14:textId="548CDB0C" w:rsidR="008A709F" w:rsidRPr="004B78CA" w:rsidRDefault="008A0F09" w:rsidP="004B78CA">
            <w:pPr>
              <w:spacing w:before="100" w:beforeAutospacing="1" w:after="100" w:afterAutospacing="1"/>
              <w:rPr>
                <w:rFonts w:asciiTheme="majorBidi" w:eastAsia="Times New Roman" w:hAnsiTheme="majorBidi" w:cstheme="majorBidi"/>
                <w:color w:val="auto"/>
                <w:szCs w:val="24"/>
              </w:rPr>
            </w:pPr>
            <w:r>
              <w:t>Google service unavailable: system prompts user to try later or use alternative login.</w:t>
            </w:r>
          </w:p>
        </w:tc>
      </w:tr>
    </w:tbl>
    <w:p w14:paraId="324907FF" w14:textId="77777777" w:rsidR="008A709F" w:rsidRDefault="008A709F" w:rsidP="00826FD5"/>
    <w:p w14:paraId="6007C4A4" w14:textId="7A5078B6" w:rsidR="00826FD5" w:rsidRDefault="00F766C5" w:rsidP="00F766C5">
      <w:pPr>
        <w:pStyle w:val="Heading3"/>
      </w:pPr>
      <w:bookmarkStart w:id="2486" w:name="_Toc187627476"/>
      <w:r>
        <w:t>3.3.4 Use Case # 2.1</w:t>
      </w:r>
      <w:bookmarkEnd w:id="2486"/>
    </w:p>
    <w:tbl>
      <w:tblPr>
        <w:tblStyle w:val="TableGrid"/>
        <w:tblW w:w="9805" w:type="dxa"/>
        <w:tblLook w:val="04A0" w:firstRow="1" w:lastRow="0" w:firstColumn="1" w:lastColumn="0" w:noHBand="0" w:noVBand="1"/>
      </w:tblPr>
      <w:tblGrid>
        <w:gridCol w:w="2204"/>
        <w:gridCol w:w="1536"/>
        <w:gridCol w:w="845"/>
        <w:gridCol w:w="5220"/>
      </w:tblGrid>
      <w:tr w:rsidR="00F766C5" w:rsidRPr="004B78CA" w14:paraId="089A3126" w14:textId="77777777" w:rsidTr="00BD30D3">
        <w:tc>
          <w:tcPr>
            <w:tcW w:w="2204" w:type="dxa"/>
            <w:shd w:val="clear" w:color="auto" w:fill="D9D9D9" w:themeFill="background1" w:themeFillShade="D9"/>
          </w:tcPr>
          <w:p w14:paraId="3094BF0B" w14:textId="116EB84D" w:rsidR="00F766C5" w:rsidRPr="004B78CA" w:rsidRDefault="00F766C5"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2.1</w:t>
            </w:r>
          </w:p>
        </w:tc>
        <w:tc>
          <w:tcPr>
            <w:tcW w:w="7601" w:type="dxa"/>
            <w:gridSpan w:val="3"/>
            <w:shd w:val="clear" w:color="auto" w:fill="D9D9D9" w:themeFill="background1" w:themeFillShade="D9"/>
          </w:tcPr>
          <w:p w14:paraId="5571C4DD" w14:textId="1519F565" w:rsidR="00F766C5" w:rsidRPr="00F766C5" w:rsidRDefault="00F766C5" w:rsidP="00BD30D3">
            <w:pPr>
              <w:rPr>
                <w:rFonts w:asciiTheme="majorBidi" w:hAnsiTheme="majorBidi" w:cstheme="majorBidi"/>
                <w:b/>
                <w:bCs/>
                <w:color w:val="000000" w:themeColor="text1"/>
                <w:szCs w:val="24"/>
              </w:rPr>
            </w:pPr>
            <w:r w:rsidRPr="00F766C5">
              <w:rPr>
                <w:b/>
                <w:bCs/>
                <w:rPrChange w:id="2487" w:author="Asad Shah" w:date="2025-01-03T18:07:00Z">
                  <w:rPr/>
                </w:rPrChange>
              </w:rPr>
              <w:t>Input Academic Marks</w:t>
            </w:r>
          </w:p>
        </w:tc>
      </w:tr>
      <w:tr w:rsidR="00F766C5" w:rsidRPr="004B78CA" w14:paraId="2F0215D0" w14:textId="77777777" w:rsidTr="00BD30D3">
        <w:tc>
          <w:tcPr>
            <w:tcW w:w="2204" w:type="dxa"/>
          </w:tcPr>
          <w:p w14:paraId="1E5C30A2" w14:textId="77777777" w:rsidR="00F766C5" w:rsidRPr="004B78CA" w:rsidRDefault="00F766C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51C288AC" w14:textId="77777777" w:rsidR="00F766C5" w:rsidRPr="004B78CA" w:rsidRDefault="00F766C5" w:rsidP="00BD30D3">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Asad Shah</w:t>
            </w:r>
          </w:p>
        </w:tc>
      </w:tr>
      <w:tr w:rsidR="00F766C5" w:rsidRPr="004B78CA" w14:paraId="69C9A1CB" w14:textId="77777777" w:rsidTr="00BD30D3">
        <w:tc>
          <w:tcPr>
            <w:tcW w:w="2204" w:type="dxa"/>
          </w:tcPr>
          <w:p w14:paraId="7E0B928B" w14:textId="77777777" w:rsidR="00F766C5" w:rsidRPr="004B78CA" w:rsidRDefault="00F766C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1D01D15D" w14:textId="5F5990FD" w:rsidR="00F766C5" w:rsidRPr="004B78CA" w:rsidRDefault="00F766C5" w:rsidP="00BD30D3">
            <w:pPr>
              <w:rPr>
                <w:rFonts w:asciiTheme="majorBidi" w:hAnsiTheme="majorBidi" w:cstheme="majorBidi"/>
                <w:bCs/>
                <w:color w:val="000000" w:themeColor="text1"/>
                <w:szCs w:val="24"/>
              </w:rPr>
            </w:pPr>
            <w:r>
              <w:t>Allow users to input Matric, FSC, and test scores for processing.</w:t>
            </w:r>
          </w:p>
        </w:tc>
      </w:tr>
      <w:tr w:rsidR="00F766C5" w:rsidRPr="004B78CA" w14:paraId="6ECBB46E" w14:textId="77777777" w:rsidTr="00BD30D3">
        <w:trPr>
          <w:trHeight w:val="167"/>
        </w:trPr>
        <w:tc>
          <w:tcPr>
            <w:tcW w:w="2204" w:type="dxa"/>
          </w:tcPr>
          <w:p w14:paraId="7750CDBF" w14:textId="77777777" w:rsidR="00F766C5" w:rsidRPr="004B78CA" w:rsidRDefault="00F766C5"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71F212E4" w14:textId="7C322174" w:rsidR="00F766C5" w:rsidRPr="004B78CA" w:rsidRDefault="00F766C5"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Pr>
                <w:rFonts w:asciiTheme="majorBidi" w:hAnsiTheme="majorBidi" w:cstheme="majorBidi"/>
                <w:szCs w:val="24"/>
              </w:rPr>
              <w:t>2.1</w:t>
            </w:r>
          </w:p>
        </w:tc>
      </w:tr>
      <w:tr w:rsidR="00F766C5" w:rsidRPr="004B78CA" w14:paraId="0F14CCE6" w14:textId="77777777" w:rsidTr="00BD30D3">
        <w:trPr>
          <w:trHeight w:val="167"/>
        </w:trPr>
        <w:tc>
          <w:tcPr>
            <w:tcW w:w="2204" w:type="dxa"/>
          </w:tcPr>
          <w:p w14:paraId="17D5C6B1" w14:textId="77777777" w:rsidR="00F766C5" w:rsidRPr="004B78CA" w:rsidRDefault="00F766C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7F3428F9" w14:textId="007653BF" w:rsidR="00F766C5" w:rsidRPr="004B78CA" w:rsidRDefault="00A8373C" w:rsidP="00BD30D3">
            <w:pPr>
              <w:rPr>
                <w:rFonts w:asciiTheme="majorBidi" w:hAnsiTheme="majorBidi" w:cstheme="majorBidi"/>
                <w:bCs/>
                <w:color w:val="000000" w:themeColor="text1"/>
                <w:szCs w:val="24"/>
              </w:rPr>
            </w:pPr>
            <w:r>
              <w:rPr>
                <w:rFonts w:asciiTheme="majorBidi" w:hAnsiTheme="majorBidi" w:cstheme="majorBidi"/>
                <w:szCs w:val="24"/>
              </w:rPr>
              <w:t>High</w:t>
            </w:r>
          </w:p>
        </w:tc>
      </w:tr>
      <w:tr w:rsidR="00F766C5" w:rsidRPr="004B78CA" w14:paraId="40E422D9" w14:textId="77777777" w:rsidTr="00BD30D3">
        <w:tc>
          <w:tcPr>
            <w:tcW w:w="2204" w:type="dxa"/>
          </w:tcPr>
          <w:p w14:paraId="2C055186" w14:textId="77777777" w:rsidR="00F766C5" w:rsidRPr="004B78CA" w:rsidRDefault="00F766C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63153D78" w14:textId="22897B66" w:rsidR="00F766C5" w:rsidRPr="0009729F" w:rsidRDefault="00206FC8" w:rsidP="00BD30D3">
            <w:pPr>
              <w:rPr>
                <w:rFonts w:asciiTheme="majorBidi" w:hAnsiTheme="majorBidi" w:cstheme="majorBidi"/>
                <w:b/>
                <w:bCs/>
                <w:color w:val="000000" w:themeColor="text1"/>
                <w:szCs w:val="24"/>
              </w:rPr>
            </w:pPr>
            <w:r>
              <w:t>User must be logged in to the system.</w:t>
            </w:r>
          </w:p>
        </w:tc>
      </w:tr>
      <w:tr w:rsidR="00F766C5" w:rsidRPr="004B78CA" w14:paraId="65C52E50" w14:textId="77777777" w:rsidTr="00BD30D3">
        <w:trPr>
          <w:trHeight w:val="305"/>
        </w:trPr>
        <w:tc>
          <w:tcPr>
            <w:tcW w:w="2204" w:type="dxa"/>
          </w:tcPr>
          <w:p w14:paraId="0B19BB26" w14:textId="77777777" w:rsidR="00F766C5" w:rsidRPr="004B78CA" w:rsidRDefault="00F766C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752D4BE3" w14:textId="4677EA98" w:rsidR="00F766C5" w:rsidRPr="004B78CA" w:rsidRDefault="00206FC8" w:rsidP="00BD30D3">
            <w:pPr>
              <w:spacing w:before="100" w:beforeAutospacing="1" w:after="100" w:afterAutospacing="1"/>
              <w:rPr>
                <w:rFonts w:asciiTheme="majorBidi" w:eastAsia="Times New Roman" w:hAnsiTheme="majorBidi" w:cstheme="majorBidi"/>
                <w:color w:val="auto"/>
                <w:szCs w:val="24"/>
              </w:rPr>
            </w:pPr>
            <w:r>
              <w:t>Marks are successfully stored for aggregate calculation.</w:t>
            </w:r>
          </w:p>
        </w:tc>
      </w:tr>
      <w:tr w:rsidR="00F766C5" w:rsidRPr="004B78CA" w14:paraId="6A6DAFEE" w14:textId="77777777" w:rsidTr="00BD30D3">
        <w:trPr>
          <w:trHeight w:val="167"/>
        </w:trPr>
        <w:tc>
          <w:tcPr>
            <w:tcW w:w="2204" w:type="dxa"/>
          </w:tcPr>
          <w:p w14:paraId="588E8DCD" w14:textId="77777777" w:rsidR="00F766C5" w:rsidRPr="004B78CA" w:rsidRDefault="00F766C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6FE2CA09" w14:textId="729AF072" w:rsidR="00F766C5" w:rsidRPr="004B78CA" w:rsidRDefault="00F766C5" w:rsidP="00BD30D3">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User (Student or Father)</w:t>
            </w:r>
          </w:p>
        </w:tc>
      </w:tr>
      <w:tr w:rsidR="00F766C5" w:rsidRPr="004B78CA" w:rsidDel="00B53CB2" w14:paraId="47E197A1" w14:textId="6F41CB4D" w:rsidTr="00BD30D3">
        <w:trPr>
          <w:trHeight w:val="378"/>
          <w:del w:id="2488" w:author="Asad Shah" w:date="2025-01-03T18:09:00Z"/>
        </w:trPr>
        <w:tc>
          <w:tcPr>
            <w:tcW w:w="2204" w:type="dxa"/>
          </w:tcPr>
          <w:p w14:paraId="0D0336A0" w14:textId="38D525B4" w:rsidR="00F766C5" w:rsidRPr="004B78CA" w:rsidDel="00B53CB2" w:rsidRDefault="00F766C5" w:rsidP="00BD30D3">
            <w:pPr>
              <w:rPr>
                <w:del w:id="2489" w:author="Asad Shah" w:date="2025-01-03T18:09:00Z"/>
                <w:rFonts w:asciiTheme="majorBidi" w:hAnsiTheme="majorBidi" w:cstheme="majorBidi"/>
                <w:b/>
                <w:bCs/>
                <w:color w:val="000000" w:themeColor="text1"/>
                <w:szCs w:val="24"/>
              </w:rPr>
            </w:pPr>
            <w:del w:id="2490" w:author="Asad Shah" w:date="2025-01-03T18:09:00Z">
              <w:r w:rsidRPr="004B78CA" w:rsidDel="00B53CB2">
                <w:rPr>
                  <w:rFonts w:asciiTheme="majorBidi" w:hAnsiTheme="majorBidi" w:cstheme="majorBidi"/>
                  <w:b/>
                  <w:bCs/>
                  <w:color w:val="000000" w:themeColor="text1"/>
                  <w:szCs w:val="24"/>
                </w:rPr>
                <w:delText>Includes</w:delText>
              </w:r>
            </w:del>
          </w:p>
        </w:tc>
        <w:tc>
          <w:tcPr>
            <w:tcW w:w="7601" w:type="dxa"/>
            <w:gridSpan w:val="3"/>
            <w:vAlign w:val="center"/>
          </w:tcPr>
          <w:p w14:paraId="4F534096" w14:textId="77CF8582" w:rsidR="00F766C5" w:rsidRPr="004B78CA" w:rsidDel="00B53CB2" w:rsidRDefault="00F766C5" w:rsidP="00BD30D3">
            <w:pPr>
              <w:rPr>
                <w:del w:id="2491" w:author="Asad Shah" w:date="2025-01-03T18:09:00Z"/>
                <w:rFonts w:asciiTheme="majorBidi" w:hAnsiTheme="majorBidi" w:cstheme="majorBidi"/>
                <w:color w:val="auto"/>
                <w:szCs w:val="24"/>
              </w:rPr>
            </w:pPr>
            <w:del w:id="2492" w:author="Asad Shah" w:date="2025-01-03T18:09:00Z">
              <w:r w:rsidRPr="004B78CA" w:rsidDel="00B53CB2">
                <w:rPr>
                  <w:rFonts w:asciiTheme="majorBidi" w:hAnsiTheme="majorBidi" w:cstheme="majorBidi"/>
                  <w:szCs w:val="24"/>
                </w:rPr>
                <w:delText>Authentication Validation</w:delText>
              </w:r>
            </w:del>
          </w:p>
        </w:tc>
      </w:tr>
      <w:tr w:rsidR="00B53CB2" w:rsidRPr="004B78CA" w14:paraId="6A7A3394" w14:textId="77777777" w:rsidTr="00BD30D3">
        <w:trPr>
          <w:trHeight w:val="167"/>
        </w:trPr>
        <w:tc>
          <w:tcPr>
            <w:tcW w:w="2204" w:type="dxa"/>
            <w:vMerge w:val="restart"/>
          </w:tcPr>
          <w:p w14:paraId="3482CCDD" w14:textId="77777777" w:rsidR="00B53CB2" w:rsidRPr="004B78CA" w:rsidRDefault="00B53CB2" w:rsidP="00B53CB2">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18F9F7CE" w14:textId="77777777" w:rsidR="00B53CB2" w:rsidRPr="004B78CA" w:rsidRDefault="00B53CB2" w:rsidP="00B53CB2">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48A4522F" w14:textId="77777777" w:rsidR="00B53CB2" w:rsidRPr="004B78CA" w:rsidRDefault="00B53CB2" w:rsidP="00B53CB2">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62F19F54" w14:textId="65314042" w:rsidR="00B53CB2" w:rsidRPr="004B78CA" w:rsidRDefault="00B53CB2" w:rsidP="00B53CB2">
            <w:pPr>
              <w:spacing w:before="100" w:beforeAutospacing="1" w:after="100" w:afterAutospacing="1"/>
              <w:rPr>
                <w:rFonts w:eastAsia="Times New Roman" w:cs="Times New Roman"/>
                <w:color w:val="auto"/>
                <w:szCs w:val="24"/>
              </w:rPr>
            </w:pPr>
            <w:ins w:id="2493" w:author="Asad Shah" w:date="2025-01-03T18:09:00Z">
              <w:r w:rsidRPr="00DE5D11">
                <w:t>User enters Matric, FSC, and test scores.</w:t>
              </w:r>
            </w:ins>
            <w:del w:id="2494" w:author="Asad Shah" w:date="2025-01-03T18:09:00Z">
              <w:r w:rsidRPr="00E6638E" w:rsidDel="00AD78BD">
                <w:delText>User clicks "Login with Google."</w:delText>
              </w:r>
            </w:del>
          </w:p>
        </w:tc>
      </w:tr>
      <w:tr w:rsidR="00B53CB2" w:rsidRPr="004B78CA" w14:paraId="0A411CF9" w14:textId="77777777" w:rsidTr="00BD30D3">
        <w:trPr>
          <w:trHeight w:val="167"/>
        </w:trPr>
        <w:tc>
          <w:tcPr>
            <w:tcW w:w="2204" w:type="dxa"/>
            <w:vMerge/>
          </w:tcPr>
          <w:p w14:paraId="6D199B57" w14:textId="77777777" w:rsidR="00B53CB2" w:rsidRPr="004B78CA" w:rsidDel="00D71D38" w:rsidRDefault="00B53CB2" w:rsidP="00B53CB2">
            <w:pPr>
              <w:rPr>
                <w:rFonts w:asciiTheme="majorBidi" w:hAnsiTheme="majorBidi" w:cstheme="majorBidi"/>
                <w:b/>
                <w:bCs/>
                <w:color w:val="000000" w:themeColor="text1"/>
                <w:szCs w:val="24"/>
              </w:rPr>
            </w:pPr>
          </w:p>
        </w:tc>
        <w:tc>
          <w:tcPr>
            <w:tcW w:w="1536" w:type="dxa"/>
            <w:vMerge/>
            <w:vAlign w:val="center"/>
          </w:tcPr>
          <w:p w14:paraId="0A694C00" w14:textId="77777777" w:rsidR="00B53CB2" w:rsidRPr="004B78CA" w:rsidDel="00D71D38" w:rsidRDefault="00B53CB2" w:rsidP="00B53CB2">
            <w:pPr>
              <w:jc w:val="center"/>
              <w:rPr>
                <w:rFonts w:asciiTheme="majorBidi" w:hAnsiTheme="majorBidi" w:cstheme="majorBidi"/>
                <w:bCs/>
                <w:color w:val="000000" w:themeColor="text1"/>
                <w:szCs w:val="24"/>
              </w:rPr>
            </w:pPr>
          </w:p>
        </w:tc>
        <w:tc>
          <w:tcPr>
            <w:tcW w:w="845" w:type="dxa"/>
          </w:tcPr>
          <w:p w14:paraId="049544FD" w14:textId="77777777" w:rsidR="00B53CB2" w:rsidRPr="004B78CA" w:rsidRDefault="00B53CB2" w:rsidP="00B53CB2">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6D845F18" w14:textId="66254188" w:rsidR="00B53CB2" w:rsidRPr="004B78CA" w:rsidRDefault="00B53CB2" w:rsidP="00B53CB2">
            <w:pPr>
              <w:spacing w:before="100" w:beforeAutospacing="1" w:after="100" w:afterAutospacing="1"/>
              <w:rPr>
                <w:rFonts w:eastAsia="Times New Roman" w:cs="Times New Roman"/>
                <w:color w:val="auto"/>
                <w:szCs w:val="24"/>
              </w:rPr>
            </w:pPr>
            <w:ins w:id="2495" w:author="Asad Shah" w:date="2025-01-03T18:09:00Z">
              <w:r w:rsidRPr="00DE5D11">
                <w:t>System saves the data.</w:t>
              </w:r>
            </w:ins>
            <w:del w:id="2496" w:author="Asad Shah" w:date="2025-01-03T18:09:00Z">
              <w:r w:rsidRPr="00E6638E" w:rsidDel="00AD78BD">
                <w:delText>System redirects to Google OAuth.</w:delText>
              </w:r>
            </w:del>
          </w:p>
        </w:tc>
      </w:tr>
      <w:tr w:rsidR="00B53CB2" w:rsidRPr="004B78CA" w14:paraId="0EC77E6C" w14:textId="77777777" w:rsidTr="00BD30D3">
        <w:trPr>
          <w:trHeight w:val="167"/>
        </w:trPr>
        <w:tc>
          <w:tcPr>
            <w:tcW w:w="2204" w:type="dxa"/>
            <w:vMerge/>
          </w:tcPr>
          <w:p w14:paraId="7F013CAB" w14:textId="77777777" w:rsidR="00B53CB2" w:rsidRPr="004B78CA" w:rsidDel="00D71D38" w:rsidRDefault="00B53CB2" w:rsidP="00B53CB2">
            <w:pPr>
              <w:rPr>
                <w:rFonts w:asciiTheme="majorBidi" w:hAnsiTheme="majorBidi" w:cstheme="majorBidi"/>
                <w:b/>
                <w:bCs/>
                <w:color w:val="000000" w:themeColor="text1"/>
                <w:szCs w:val="24"/>
              </w:rPr>
            </w:pPr>
          </w:p>
        </w:tc>
        <w:tc>
          <w:tcPr>
            <w:tcW w:w="1536" w:type="dxa"/>
            <w:vMerge/>
            <w:vAlign w:val="center"/>
          </w:tcPr>
          <w:p w14:paraId="6D815F82" w14:textId="77777777" w:rsidR="00B53CB2" w:rsidRPr="004B78CA" w:rsidDel="00D71D38" w:rsidRDefault="00B53CB2" w:rsidP="00B53CB2">
            <w:pPr>
              <w:jc w:val="center"/>
              <w:rPr>
                <w:rFonts w:asciiTheme="majorBidi" w:hAnsiTheme="majorBidi" w:cstheme="majorBidi"/>
                <w:bCs/>
                <w:color w:val="000000" w:themeColor="text1"/>
                <w:szCs w:val="24"/>
              </w:rPr>
            </w:pPr>
          </w:p>
        </w:tc>
        <w:tc>
          <w:tcPr>
            <w:tcW w:w="845" w:type="dxa"/>
          </w:tcPr>
          <w:p w14:paraId="1739F3F1" w14:textId="77777777" w:rsidR="00B53CB2" w:rsidRPr="004B78CA" w:rsidRDefault="00B53CB2" w:rsidP="00B53CB2">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3</w:t>
            </w:r>
          </w:p>
        </w:tc>
        <w:tc>
          <w:tcPr>
            <w:tcW w:w="5220" w:type="dxa"/>
          </w:tcPr>
          <w:p w14:paraId="255025D1" w14:textId="1966CC35" w:rsidR="00B53CB2" w:rsidRPr="004B78CA" w:rsidRDefault="00B53CB2" w:rsidP="00B53CB2">
            <w:pPr>
              <w:spacing w:before="100" w:beforeAutospacing="1" w:after="100" w:afterAutospacing="1"/>
              <w:rPr>
                <w:rFonts w:eastAsia="Times New Roman" w:cs="Times New Roman"/>
                <w:color w:val="auto"/>
                <w:szCs w:val="24"/>
              </w:rPr>
            </w:pPr>
            <w:ins w:id="2497" w:author="Asad Shah" w:date="2025-01-03T18:09:00Z">
              <w:r w:rsidRPr="00DE5D11">
                <w:t>System confirms successful input.</w:t>
              </w:r>
            </w:ins>
            <w:del w:id="2498" w:author="Asad Shah" w:date="2025-01-03T18:09:00Z">
              <w:r w:rsidRPr="00E6638E" w:rsidDel="00AD78BD">
                <w:delText>User authorizes.</w:delText>
              </w:r>
            </w:del>
          </w:p>
        </w:tc>
      </w:tr>
      <w:tr w:rsidR="00F766C5" w:rsidRPr="004B78CA" w14:paraId="235BC3D7" w14:textId="77777777" w:rsidTr="00BD30D3">
        <w:trPr>
          <w:trHeight w:val="593"/>
        </w:trPr>
        <w:tc>
          <w:tcPr>
            <w:tcW w:w="2204" w:type="dxa"/>
            <w:vMerge/>
          </w:tcPr>
          <w:p w14:paraId="36B098D5" w14:textId="77777777" w:rsidR="00F766C5" w:rsidRPr="004B78CA" w:rsidRDefault="00F766C5" w:rsidP="00BD30D3">
            <w:pPr>
              <w:rPr>
                <w:rFonts w:asciiTheme="majorBidi" w:hAnsiTheme="majorBidi" w:cstheme="majorBidi"/>
                <w:b/>
                <w:bCs/>
                <w:color w:val="000000" w:themeColor="text1"/>
                <w:szCs w:val="24"/>
              </w:rPr>
            </w:pPr>
          </w:p>
        </w:tc>
        <w:tc>
          <w:tcPr>
            <w:tcW w:w="1536" w:type="dxa"/>
            <w:vAlign w:val="center"/>
          </w:tcPr>
          <w:p w14:paraId="2FE3F3A1" w14:textId="77777777" w:rsidR="00F766C5" w:rsidRPr="004B78CA" w:rsidRDefault="00F766C5"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57062F91" w14:textId="10C2FC36" w:rsidR="00F766C5" w:rsidRPr="004B78CA" w:rsidRDefault="00B53CB2" w:rsidP="00BD30D3">
            <w:pPr>
              <w:spacing w:before="100" w:beforeAutospacing="1" w:after="100" w:afterAutospacing="1"/>
              <w:rPr>
                <w:rFonts w:asciiTheme="majorBidi" w:eastAsia="Times New Roman" w:hAnsiTheme="majorBidi" w:cstheme="majorBidi"/>
                <w:color w:val="auto"/>
                <w:szCs w:val="24"/>
              </w:rPr>
            </w:pPr>
            <w:ins w:id="2499" w:author="Asad Shah" w:date="2025-01-03T18:09:00Z">
              <w:r>
                <w:t>User skips some marks: system prompts to fill in all required fields.</w:t>
              </w:r>
            </w:ins>
            <w:del w:id="2500" w:author="Asad Shah" w:date="2025-01-03T18:09:00Z">
              <w:r w:rsidR="00F766C5" w:rsidDel="00B53CB2">
                <w:delText>Google OAuth authorization fails: system prompts for retry or alternative login method.</w:delText>
              </w:r>
            </w:del>
          </w:p>
        </w:tc>
      </w:tr>
      <w:tr w:rsidR="00F766C5" w:rsidRPr="004B78CA" w14:paraId="3A8C2EF2" w14:textId="77777777" w:rsidTr="00BD30D3">
        <w:trPr>
          <w:trHeight w:val="56"/>
        </w:trPr>
        <w:tc>
          <w:tcPr>
            <w:tcW w:w="2204" w:type="dxa"/>
            <w:vMerge/>
          </w:tcPr>
          <w:p w14:paraId="1274D3BE" w14:textId="77777777" w:rsidR="00F766C5" w:rsidRPr="004B78CA" w:rsidRDefault="00F766C5" w:rsidP="00BD30D3">
            <w:pPr>
              <w:rPr>
                <w:rFonts w:asciiTheme="majorBidi" w:hAnsiTheme="majorBidi" w:cstheme="majorBidi"/>
                <w:b/>
                <w:bCs/>
                <w:color w:val="000000" w:themeColor="text1"/>
                <w:szCs w:val="24"/>
              </w:rPr>
            </w:pPr>
          </w:p>
        </w:tc>
        <w:tc>
          <w:tcPr>
            <w:tcW w:w="1536" w:type="dxa"/>
            <w:vAlign w:val="center"/>
          </w:tcPr>
          <w:p w14:paraId="26EBE230" w14:textId="77777777" w:rsidR="00F766C5" w:rsidRPr="004B78CA" w:rsidRDefault="00F766C5"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42510DD3" w14:textId="69B18886" w:rsidR="00F766C5" w:rsidRPr="004B78CA" w:rsidRDefault="00B53CB2" w:rsidP="00BD30D3">
            <w:pPr>
              <w:spacing w:before="100" w:beforeAutospacing="1" w:after="100" w:afterAutospacing="1"/>
              <w:rPr>
                <w:rFonts w:asciiTheme="majorBidi" w:eastAsia="Times New Roman" w:hAnsiTheme="majorBidi" w:cstheme="majorBidi"/>
                <w:color w:val="auto"/>
                <w:szCs w:val="24"/>
              </w:rPr>
            </w:pPr>
            <w:ins w:id="2501" w:author="Asad Shah" w:date="2025-01-03T18:10:00Z">
              <w:r>
                <w:t>System encounters data storage error: prompts user to retry.</w:t>
              </w:r>
            </w:ins>
            <w:del w:id="2502" w:author="Asad Shah" w:date="2025-01-03T18:10:00Z">
              <w:r w:rsidR="00F766C5" w:rsidDel="00B53CB2">
                <w:delText>Google service unavailable: system prompts user to try later or use alternative login.</w:delText>
              </w:r>
            </w:del>
          </w:p>
        </w:tc>
      </w:tr>
    </w:tbl>
    <w:p w14:paraId="0D48C877" w14:textId="3C3F411E" w:rsidR="00F766C5" w:rsidRDefault="00F766C5" w:rsidP="00F766C5"/>
    <w:p w14:paraId="61B1E51A" w14:textId="55FD9AB1" w:rsidR="00F766C5" w:rsidRDefault="0025379A">
      <w:pPr>
        <w:pStyle w:val="Heading3"/>
        <w:pPrChange w:id="2503" w:author="Asad Shah" w:date="2025-01-03T18:14:00Z">
          <w:pPr/>
        </w:pPrChange>
      </w:pPr>
      <w:bookmarkStart w:id="2504" w:name="_Toc187627477"/>
      <w:ins w:id="2505" w:author="Asad Shah" w:date="2025-01-03T18:11:00Z">
        <w:r>
          <w:t>3.3.5 Use Case # 2.2</w:t>
        </w:r>
      </w:ins>
      <w:bookmarkEnd w:id="2504"/>
    </w:p>
    <w:tbl>
      <w:tblPr>
        <w:tblStyle w:val="TableGrid"/>
        <w:tblW w:w="9805" w:type="dxa"/>
        <w:tblLook w:val="04A0" w:firstRow="1" w:lastRow="0" w:firstColumn="1" w:lastColumn="0" w:noHBand="0" w:noVBand="1"/>
      </w:tblPr>
      <w:tblGrid>
        <w:gridCol w:w="2204"/>
        <w:gridCol w:w="1536"/>
        <w:gridCol w:w="845"/>
        <w:gridCol w:w="5220"/>
      </w:tblGrid>
      <w:tr w:rsidR="0025379A" w:rsidRPr="004B78CA" w14:paraId="182E187D" w14:textId="77777777" w:rsidTr="00BD30D3">
        <w:trPr>
          <w:ins w:id="2506" w:author="Asad Shah" w:date="2025-01-03T18:11:00Z"/>
        </w:trPr>
        <w:tc>
          <w:tcPr>
            <w:tcW w:w="2204" w:type="dxa"/>
            <w:shd w:val="clear" w:color="auto" w:fill="D9D9D9" w:themeFill="background1" w:themeFillShade="D9"/>
          </w:tcPr>
          <w:p w14:paraId="2533B004" w14:textId="233E28D8" w:rsidR="0025379A" w:rsidRPr="004B78CA" w:rsidRDefault="0025379A" w:rsidP="00BD30D3">
            <w:pPr>
              <w:rPr>
                <w:ins w:id="2507" w:author="Asad Shah" w:date="2025-01-03T18:11:00Z"/>
                <w:rFonts w:asciiTheme="majorBidi" w:hAnsiTheme="majorBidi" w:cstheme="majorBidi"/>
                <w:b/>
                <w:bCs/>
                <w:color w:val="000000" w:themeColor="text1"/>
                <w:szCs w:val="24"/>
              </w:rPr>
            </w:pPr>
            <w:ins w:id="2508" w:author="Asad Shah" w:date="2025-01-03T18:11:00Z">
              <w:r>
                <w:rPr>
                  <w:rFonts w:asciiTheme="majorBidi" w:hAnsiTheme="majorBidi" w:cstheme="majorBidi"/>
                  <w:b/>
                  <w:bCs/>
                  <w:color w:val="000000" w:themeColor="text1"/>
                  <w:szCs w:val="24"/>
                </w:rPr>
                <w:t>2.2</w:t>
              </w:r>
            </w:ins>
          </w:p>
        </w:tc>
        <w:tc>
          <w:tcPr>
            <w:tcW w:w="7601" w:type="dxa"/>
            <w:gridSpan w:val="3"/>
            <w:shd w:val="clear" w:color="auto" w:fill="D9D9D9" w:themeFill="background1" w:themeFillShade="D9"/>
          </w:tcPr>
          <w:p w14:paraId="4AF445FF" w14:textId="7AEFBFBC" w:rsidR="0025379A" w:rsidRPr="0025379A" w:rsidRDefault="0025379A" w:rsidP="00BD30D3">
            <w:pPr>
              <w:rPr>
                <w:ins w:id="2509" w:author="Asad Shah" w:date="2025-01-03T18:11:00Z"/>
                <w:rFonts w:asciiTheme="majorBidi" w:hAnsiTheme="majorBidi" w:cstheme="majorBidi"/>
                <w:b/>
                <w:bCs/>
                <w:color w:val="000000" w:themeColor="text1"/>
                <w:szCs w:val="24"/>
              </w:rPr>
            </w:pPr>
            <w:ins w:id="2510" w:author="Asad Shah" w:date="2025-01-03T18:12:00Z">
              <w:r w:rsidRPr="0025379A">
                <w:rPr>
                  <w:b/>
                  <w:bCs/>
                  <w:rPrChange w:id="2511" w:author="Asad Shah" w:date="2025-01-03T18:12:00Z">
                    <w:rPr/>
                  </w:rPrChange>
                </w:rPr>
                <w:t>Input Expected Marks</w:t>
              </w:r>
            </w:ins>
          </w:p>
        </w:tc>
      </w:tr>
      <w:tr w:rsidR="0025379A" w:rsidRPr="004B78CA" w14:paraId="1D039AA7" w14:textId="77777777" w:rsidTr="00BD30D3">
        <w:trPr>
          <w:ins w:id="2512" w:author="Asad Shah" w:date="2025-01-03T18:11:00Z"/>
        </w:trPr>
        <w:tc>
          <w:tcPr>
            <w:tcW w:w="2204" w:type="dxa"/>
          </w:tcPr>
          <w:p w14:paraId="3B6E2683" w14:textId="77777777" w:rsidR="0025379A" w:rsidRPr="004B78CA" w:rsidRDefault="0025379A" w:rsidP="00BD30D3">
            <w:pPr>
              <w:rPr>
                <w:ins w:id="2513" w:author="Asad Shah" w:date="2025-01-03T18:11:00Z"/>
                <w:rFonts w:asciiTheme="majorBidi" w:hAnsiTheme="majorBidi" w:cstheme="majorBidi"/>
                <w:b/>
                <w:bCs/>
                <w:color w:val="000000" w:themeColor="text1"/>
                <w:szCs w:val="24"/>
              </w:rPr>
            </w:pPr>
            <w:ins w:id="2514" w:author="Asad Shah" w:date="2025-01-03T18:11:00Z">
              <w:r w:rsidRPr="004B78CA">
                <w:rPr>
                  <w:rFonts w:asciiTheme="majorBidi" w:hAnsiTheme="majorBidi" w:cstheme="majorBidi"/>
                  <w:b/>
                  <w:bCs/>
                  <w:color w:val="000000" w:themeColor="text1"/>
                  <w:szCs w:val="24"/>
                </w:rPr>
                <w:t>Author</w:t>
              </w:r>
            </w:ins>
          </w:p>
        </w:tc>
        <w:tc>
          <w:tcPr>
            <w:tcW w:w="7601" w:type="dxa"/>
            <w:gridSpan w:val="3"/>
          </w:tcPr>
          <w:p w14:paraId="0BC844C9" w14:textId="77777777" w:rsidR="0025379A" w:rsidRPr="004B78CA" w:rsidRDefault="0025379A" w:rsidP="00BD30D3">
            <w:pPr>
              <w:rPr>
                <w:ins w:id="2515" w:author="Asad Shah" w:date="2025-01-03T18:11:00Z"/>
                <w:rFonts w:asciiTheme="majorBidi" w:hAnsiTheme="majorBidi" w:cstheme="majorBidi"/>
                <w:bCs/>
                <w:color w:val="000000" w:themeColor="text1"/>
                <w:szCs w:val="24"/>
              </w:rPr>
            </w:pPr>
            <w:ins w:id="2516" w:author="Asad Shah" w:date="2025-01-03T18:11:00Z">
              <w:r w:rsidRPr="004B78CA">
                <w:rPr>
                  <w:rFonts w:asciiTheme="majorBidi" w:hAnsiTheme="majorBidi" w:cstheme="majorBidi"/>
                  <w:bCs/>
                  <w:color w:val="000000" w:themeColor="text1"/>
                  <w:szCs w:val="24"/>
                </w:rPr>
                <w:t>Asad Shah</w:t>
              </w:r>
            </w:ins>
          </w:p>
        </w:tc>
      </w:tr>
      <w:tr w:rsidR="0025379A" w:rsidRPr="004B78CA" w14:paraId="6E2F5A9F" w14:textId="77777777" w:rsidTr="00BD30D3">
        <w:trPr>
          <w:ins w:id="2517" w:author="Asad Shah" w:date="2025-01-03T18:11:00Z"/>
        </w:trPr>
        <w:tc>
          <w:tcPr>
            <w:tcW w:w="2204" w:type="dxa"/>
          </w:tcPr>
          <w:p w14:paraId="2E50C505" w14:textId="77777777" w:rsidR="0025379A" w:rsidRPr="004B78CA" w:rsidRDefault="0025379A" w:rsidP="00BD30D3">
            <w:pPr>
              <w:rPr>
                <w:ins w:id="2518" w:author="Asad Shah" w:date="2025-01-03T18:11:00Z"/>
                <w:rFonts w:asciiTheme="majorBidi" w:hAnsiTheme="majorBidi" w:cstheme="majorBidi"/>
                <w:b/>
                <w:bCs/>
                <w:color w:val="000000" w:themeColor="text1"/>
                <w:szCs w:val="24"/>
              </w:rPr>
            </w:pPr>
            <w:ins w:id="2519" w:author="Asad Shah" w:date="2025-01-03T18:11:00Z">
              <w:r w:rsidRPr="004B78CA">
                <w:rPr>
                  <w:rFonts w:asciiTheme="majorBidi" w:hAnsiTheme="majorBidi" w:cstheme="majorBidi"/>
                  <w:b/>
                  <w:bCs/>
                  <w:color w:val="000000" w:themeColor="text1"/>
                  <w:szCs w:val="24"/>
                </w:rPr>
                <w:t>Purpose</w:t>
              </w:r>
            </w:ins>
          </w:p>
        </w:tc>
        <w:tc>
          <w:tcPr>
            <w:tcW w:w="7601" w:type="dxa"/>
            <w:gridSpan w:val="3"/>
          </w:tcPr>
          <w:p w14:paraId="6BA32E2D" w14:textId="0047C172" w:rsidR="0025379A" w:rsidRPr="004B78CA" w:rsidRDefault="0025379A" w:rsidP="00BD30D3">
            <w:pPr>
              <w:rPr>
                <w:ins w:id="2520" w:author="Asad Shah" w:date="2025-01-03T18:11:00Z"/>
                <w:rFonts w:asciiTheme="majorBidi" w:hAnsiTheme="majorBidi" w:cstheme="majorBidi"/>
                <w:bCs/>
                <w:color w:val="000000" w:themeColor="text1"/>
                <w:szCs w:val="24"/>
              </w:rPr>
            </w:pPr>
            <w:ins w:id="2521" w:author="Asad Shah" w:date="2025-01-03T18:12:00Z">
              <w:r>
                <w:t>Allow users to input expected marks if actual results are pending.</w:t>
              </w:r>
            </w:ins>
          </w:p>
        </w:tc>
      </w:tr>
      <w:tr w:rsidR="0025379A" w:rsidRPr="004B78CA" w14:paraId="35848DF6" w14:textId="77777777" w:rsidTr="00BD30D3">
        <w:trPr>
          <w:trHeight w:val="167"/>
          <w:ins w:id="2522" w:author="Asad Shah" w:date="2025-01-03T18:11:00Z"/>
        </w:trPr>
        <w:tc>
          <w:tcPr>
            <w:tcW w:w="2204" w:type="dxa"/>
          </w:tcPr>
          <w:p w14:paraId="29B483B8" w14:textId="77777777" w:rsidR="0025379A" w:rsidRPr="004B78CA" w:rsidRDefault="0025379A" w:rsidP="00BD30D3">
            <w:pPr>
              <w:rPr>
                <w:ins w:id="2523" w:author="Asad Shah" w:date="2025-01-03T18:11:00Z"/>
                <w:rFonts w:asciiTheme="majorBidi" w:hAnsiTheme="majorBidi" w:cstheme="majorBidi"/>
                <w:b/>
                <w:bCs/>
                <w:color w:val="000000" w:themeColor="text1"/>
                <w:szCs w:val="24"/>
              </w:rPr>
            </w:pPr>
            <w:ins w:id="2524" w:author="Asad Shah" w:date="2025-01-03T18:11:00Z">
              <w:r w:rsidRPr="004B78CA">
                <w:rPr>
                  <w:rFonts w:asciiTheme="majorBidi" w:eastAsia="Times New Roman" w:hAnsiTheme="majorBidi" w:cstheme="majorBidi"/>
                  <w:b/>
                  <w:szCs w:val="24"/>
                </w:rPr>
                <w:t>Requirements Traceability</w:t>
              </w:r>
            </w:ins>
          </w:p>
        </w:tc>
        <w:tc>
          <w:tcPr>
            <w:tcW w:w="7601" w:type="dxa"/>
            <w:gridSpan w:val="3"/>
            <w:vAlign w:val="center"/>
          </w:tcPr>
          <w:p w14:paraId="0D2DEA5C" w14:textId="62B99476" w:rsidR="0025379A" w:rsidRPr="004B78CA" w:rsidRDefault="0025379A" w:rsidP="00BD30D3">
            <w:pPr>
              <w:rPr>
                <w:ins w:id="2525" w:author="Asad Shah" w:date="2025-01-03T18:11:00Z"/>
                <w:rFonts w:asciiTheme="majorBidi" w:hAnsiTheme="majorBidi" w:cstheme="majorBidi"/>
                <w:bCs/>
                <w:color w:val="000000" w:themeColor="text1"/>
                <w:szCs w:val="24"/>
              </w:rPr>
            </w:pPr>
            <w:ins w:id="2526" w:author="Asad Shah" w:date="2025-01-03T18:11:00Z">
              <w:r w:rsidRPr="004B78CA">
                <w:rPr>
                  <w:rFonts w:asciiTheme="majorBidi" w:hAnsiTheme="majorBidi" w:cstheme="majorBidi"/>
                  <w:szCs w:val="24"/>
                </w:rPr>
                <w:t>F</w:t>
              </w:r>
              <w:r>
                <w:rPr>
                  <w:rFonts w:asciiTheme="majorBidi" w:hAnsiTheme="majorBidi" w:cstheme="majorBidi"/>
                  <w:szCs w:val="24"/>
                </w:rPr>
                <w:t>2.</w:t>
              </w:r>
            </w:ins>
            <w:ins w:id="2527" w:author="Asad Shah" w:date="2025-01-03T18:12:00Z">
              <w:r>
                <w:rPr>
                  <w:rFonts w:asciiTheme="majorBidi" w:hAnsiTheme="majorBidi" w:cstheme="majorBidi"/>
                  <w:szCs w:val="24"/>
                </w:rPr>
                <w:t>2</w:t>
              </w:r>
            </w:ins>
          </w:p>
        </w:tc>
      </w:tr>
      <w:tr w:rsidR="0025379A" w:rsidRPr="004B78CA" w14:paraId="5B645ED9" w14:textId="77777777" w:rsidTr="00BD30D3">
        <w:trPr>
          <w:trHeight w:val="167"/>
          <w:ins w:id="2528" w:author="Asad Shah" w:date="2025-01-03T18:11:00Z"/>
        </w:trPr>
        <w:tc>
          <w:tcPr>
            <w:tcW w:w="2204" w:type="dxa"/>
          </w:tcPr>
          <w:p w14:paraId="3946D53C" w14:textId="77777777" w:rsidR="0025379A" w:rsidRPr="004B78CA" w:rsidRDefault="0025379A" w:rsidP="00BD30D3">
            <w:pPr>
              <w:rPr>
                <w:ins w:id="2529" w:author="Asad Shah" w:date="2025-01-03T18:11:00Z"/>
                <w:rFonts w:asciiTheme="majorBidi" w:hAnsiTheme="majorBidi" w:cstheme="majorBidi"/>
                <w:b/>
                <w:bCs/>
                <w:color w:val="000000" w:themeColor="text1"/>
                <w:szCs w:val="24"/>
              </w:rPr>
            </w:pPr>
            <w:ins w:id="2530" w:author="Asad Shah" w:date="2025-01-03T18:11:00Z">
              <w:r w:rsidRPr="004B78CA">
                <w:rPr>
                  <w:rFonts w:asciiTheme="majorBidi" w:hAnsiTheme="majorBidi" w:cstheme="majorBidi"/>
                  <w:b/>
                  <w:bCs/>
                  <w:color w:val="000000" w:themeColor="text1"/>
                  <w:szCs w:val="24"/>
                </w:rPr>
                <w:t>Priority</w:t>
              </w:r>
            </w:ins>
          </w:p>
        </w:tc>
        <w:tc>
          <w:tcPr>
            <w:tcW w:w="7601" w:type="dxa"/>
            <w:gridSpan w:val="3"/>
            <w:vAlign w:val="center"/>
          </w:tcPr>
          <w:p w14:paraId="6D6F217B" w14:textId="72530861" w:rsidR="0025379A" w:rsidRPr="004B78CA" w:rsidRDefault="00C00D2F" w:rsidP="00BD30D3">
            <w:pPr>
              <w:rPr>
                <w:ins w:id="2531" w:author="Asad Shah" w:date="2025-01-03T18:11:00Z"/>
                <w:rFonts w:asciiTheme="majorBidi" w:hAnsiTheme="majorBidi" w:cstheme="majorBidi"/>
                <w:bCs/>
                <w:color w:val="000000" w:themeColor="text1"/>
                <w:szCs w:val="24"/>
              </w:rPr>
            </w:pPr>
            <w:ins w:id="2532" w:author="Asad Shah" w:date="2025-01-03T18:12:00Z">
              <w:r>
                <w:rPr>
                  <w:rFonts w:asciiTheme="majorBidi" w:hAnsiTheme="majorBidi" w:cstheme="majorBidi"/>
                  <w:szCs w:val="24"/>
                </w:rPr>
                <w:t>Medium</w:t>
              </w:r>
            </w:ins>
          </w:p>
        </w:tc>
      </w:tr>
      <w:tr w:rsidR="0025379A" w:rsidRPr="004B78CA" w14:paraId="53ED95A4" w14:textId="77777777" w:rsidTr="00BD30D3">
        <w:trPr>
          <w:ins w:id="2533" w:author="Asad Shah" w:date="2025-01-03T18:11:00Z"/>
        </w:trPr>
        <w:tc>
          <w:tcPr>
            <w:tcW w:w="2204" w:type="dxa"/>
          </w:tcPr>
          <w:p w14:paraId="34978BB7" w14:textId="77777777" w:rsidR="0025379A" w:rsidRPr="004B78CA" w:rsidRDefault="0025379A" w:rsidP="00BD30D3">
            <w:pPr>
              <w:rPr>
                <w:ins w:id="2534" w:author="Asad Shah" w:date="2025-01-03T18:11:00Z"/>
                <w:rFonts w:asciiTheme="majorBidi" w:hAnsiTheme="majorBidi" w:cstheme="majorBidi"/>
                <w:b/>
                <w:bCs/>
                <w:color w:val="000000" w:themeColor="text1"/>
                <w:szCs w:val="24"/>
              </w:rPr>
            </w:pPr>
            <w:ins w:id="2535" w:author="Asad Shah" w:date="2025-01-03T18:11:00Z">
              <w:r w:rsidRPr="004B78CA">
                <w:rPr>
                  <w:rFonts w:asciiTheme="majorBidi" w:hAnsiTheme="majorBidi" w:cstheme="majorBidi"/>
                  <w:b/>
                  <w:bCs/>
                  <w:color w:val="000000" w:themeColor="text1"/>
                  <w:szCs w:val="24"/>
                </w:rPr>
                <w:t>Preconditions</w:t>
              </w:r>
            </w:ins>
          </w:p>
        </w:tc>
        <w:tc>
          <w:tcPr>
            <w:tcW w:w="7601" w:type="dxa"/>
            <w:gridSpan w:val="3"/>
          </w:tcPr>
          <w:p w14:paraId="34D7C000" w14:textId="556550F7" w:rsidR="0025379A" w:rsidRPr="0009729F" w:rsidRDefault="00C00D2F" w:rsidP="00BD30D3">
            <w:pPr>
              <w:rPr>
                <w:ins w:id="2536" w:author="Asad Shah" w:date="2025-01-03T18:11:00Z"/>
                <w:rFonts w:asciiTheme="majorBidi" w:hAnsiTheme="majorBidi" w:cstheme="majorBidi"/>
                <w:b/>
                <w:bCs/>
                <w:color w:val="000000" w:themeColor="text1"/>
                <w:szCs w:val="24"/>
              </w:rPr>
            </w:pPr>
            <w:ins w:id="2537" w:author="Asad Shah" w:date="2025-01-03T18:12:00Z">
              <w:r>
                <w:t>User must indicate that results are pending.</w:t>
              </w:r>
            </w:ins>
          </w:p>
        </w:tc>
      </w:tr>
      <w:tr w:rsidR="0025379A" w:rsidRPr="004B78CA" w14:paraId="4184A972" w14:textId="77777777" w:rsidTr="00BD30D3">
        <w:trPr>
          <w:trHeight w:val="305"/>
          <w:ins w:id="2538" w:author="Asad Shah" w:date="2025-01-03T18:11:00Z"/>
        </w:trPr>
        <w:tc>
          <w:tcPr>
            <w:tcW w:w="2204" w:type="dxa"/>
          </w:tcPr>
          <w:p w14:paraId="5C92A605" w14:textId="77777777" w:rsidR="0025379A" w:rsidRPr="004B78CA" w:rsidRDefault="0025379A" w:rsidP="00BD30D3">
            <w:pPr>
              <w:rPr>
                <w:ins w:id="2539" w:author="Asad Shah" w:date="2025-01-03T18:11:00Z"/>
                <w:rFonts w:asciiTheme="majorBidi" w:hAnsiTheme="majorBidi" w:cstheme="majorBidi"/>
                <w:b/>
                <w:bCs/>
                <w:color w:val="000000" w:themeColor="text1"/>
                <w:szCs w:val="24"/>
              </w:rPr>
            </w:pPr>
            <w:ins w:id="2540" w:author="Asad Shah" w:date="2025-01-03T18:11:00Z">
              <w:r w:rsidRPr="004B78CA">
                <w:rPr>
                  <w:rFonts w:asciiTheme="majorBidi" w:hAnsiTheme="majorBidi" w:cstheme="majorBidi"/>
                  <w:b/>
                  <w:bCs/>
                  <w:color w:val="000000" w:themeColor="text1"/>
                  <w:szCs w:val="24"/>
                </w:rPr>
                <w:t>Postconditions</w:t>
              </w:r>
            </w:ins>
          </w:p>
        </w:tc>
        <w:tc>
          <w:tcPr>
            <w:tcW w:w="7601" w:type="dxa"/>
            <w:gridSpan w:val="3"/>
            <w:vAlign w:val="center"/>
          </w:tcPr>
          <w:p w14:paraId="00F7E7CF" w14:textId="70A223A4" w:rsidR="0025379A" w:rsidRPr="004B78CA" w:rsidRDefault="00C00D2F" w:rsidP="00BD30D3">
            <w:pPr>
              <w:spacing w:before="100" w:beforeAutospacing="1" w:after="100" w:afterAutospacing="1"/>
              <w:rPr>
                <w:ins w:id="2541" w:author="Asad Shah" w:date="2025-01-03T18:11:00Z"/>
                <w:rFonts w:asciiTheme="majorBidi" w:eastAsia="Times New Roman" w:hAnsiTheme="majorBidi" w:cstheme="majorBidi"/>
                <w:color w:val="auto"/>
                <w:szCs w:val="24"/>
              </w:rPr>
            </w:pPr>
            <w:ins w:id="2542" w:author="Asad Shah" w:date="2025-01-03T18:12:00Z">
              <w:r>
                <w:t>Expected marks are saved for temporary use in calculations.</w:t>
              </w:r>
            </w:ins>
          </w:p>
        </w:tc>
      </w:tr>
      <w:tr w:rsidR="0025379A" w:rsidRPr="004B78CA" w14:paraId="40E681CE" w14:textId="77777777" w:rsidTr="00BD30D3">
        <w:trPr>
          <w:trHeight w:val="167"/>
          <w:ins w:id="2543" w:author="Asad Shah" w:date="2025-01-03T18:11:00Z"/>
        </w:trPr>
        <w:tc>
          <w:tcPr>
            <w:tcW w:w="2204" w:type="dxa"/>
          </w:tcPr>
          <w:p w14:paraId="19654B91" w14:textId="77777777" w:rsidR="0025379A" w:rsidRPr="004B78CA" w:rsidRDefault="0025379A" w:rsidP="00BD30D3">
            <w:pPr>
              <w:rPr>
                <w:ins w:id="2544" w:author="Asad Shah" w:date="2025-01-03T18:11:00Z"/>
                <w:rFonts w:asciiTheme="majorBidi" w:hAnsiTheme="majorBidi" w:cstheme="majorBidi"/>
                <w:b/>
                <w:bCs/>
                <w:color w:val="000000" w:themeColor="text1"/>
                <w:szCs w:val="24"/>
              </w:rPr>
            </w:pPr>
            <w:ins w:id="2545" w:author="Asad Shah" w:date="2025-01-03T18:11:00Z">
              <w:r w:rsidRPr="004B78CA">
                <w:rPr>
                  <w:rFonts w:asciiTheme="majorBidi" w:hAnsiTheme="majorBidi" w:cstheme="majorBidi"/>
                  <w:b/>
                  <w:bCs/>
                  <w:color w:val="000000" w:themeColor="text1"/>
                  <w:szCs w:val="24"/>
                </w:rPr>
                <w:t>Actors</w:t>
              </w:r>
            </w:ins>
          </w:p>
        </w:tc>
        <w:tc>
          <w:tcPr>
            <w:tcW w:w="7601" w:type="dxa"/>
            <w:gridSpan w:val="3"/>
            <w:vAlign w:val="center"/>
          </w:tcPr>
          <w:p w14:paraId="5E10ADC0" w14:textId="77777777" w:rsidR="0025379A" w:rsidRPr="004B78CA" w:rsidRDefault="0025379A" w:rsidP="00BD30D3">
            <w:pPr>
              <w:rPr>
                <w:ins w:id="2546" w:author="Asad Shah" w:date="2025-01-03T18:11:00Z"/>
                <w:rFonts w:asciiTheme="majorBidi" w:hAnsiTheme="majorBidi" w:cstheme="majorBidi"/>
                <w:bCs/>
                <w:color w:val="000000" w:themeColor="text1"/>
                <w:szCs w:val="24"/>
              </w:rPr>
            </w:pPr>
            <w:ins w:id="2547" w:author="Asad Shah" w:date="2025-01-03T18:11:00Z">
              <w:r w:rsidRPr="004B78CA">
                <w:rPr>
                  <w:rFonts w:asciiTheme="majorBidi" w:hAnsiTheme="majorBidi" w:cstheme="majorBidi"/>
                  <w:bCs/>
                  <w:color w:val="000000" w:themeColor="text1"/>
                  <w:szCs w:val="24"/>
                </w:rPr>
                <w:t>User (Student or Father)</w:t>
              </w:r>
            </w:ins>
          </w:p>
        </w:tc>
      </w:tr>
      <w:tr w:rsidR="00C00D2F" w:rsidRPr="004B78CA" w14:paraId="4A0CA24A" w14:textId="77777777" w:rsidTr="00BD30D3">
        <w:trPr>
          <w:trHeight w:val="167"/>
          <w:ins w:id="2548" w:author="Asad Shah" w:date="2025-01-03T18:11:00Z"/>
        </w:trPr>
        <w:tc>
          <w:tcPr>
            <w:tcW w:w="2204" w:type="dxa"/>
            <w:vMerge w:val="restart"/>
          </w:tcPr>
          <w:p w14:paraId="660E9A9E" w14:textId="77777777" w:rsidR="00C00D2F" w:rsidRPr="004B78CA" w:rsidRDefault="00C00D2F" w:rsidP="00C00D2F">
            <w:pPr>
              <w:rPr>
                <w:ins w:id="2549" w:author="Asad Shah" w:date="2025-01-03T18:11:00Z"/>
                <w:rFonts w:asciiTheme="majorBidi" w:hAnsiTheme="majorBidi" w:cstheme="majorBidi"/>
                <w:b/>
                <w:bCs/>
                <w:color w:val="000000" w:themeColor="text1"/>
                <w:szCs w:val="24"/>
              </w:rPr>
            </w:pPr>
            <w:ins w:id="2550" w:author="Asad Shah" w:date="2025-01-03T18:11:00Z">
              <w:r w:rsidRPr="004B78CA">
                <w:rPr>
                  <w:rFonts w:asciiTheme="majorBidi" w:hAnsiTheme="majorBidi" w:cstheme="majorBidi"/>
                  <w:b/>
                  <w:bCs/>
                  <w:color w:val="000000" w:themeColor="text1"/>
                  <w:szCs w:val="24"/>
                </w:rPr>
                <w:t xml:space="preserve">Flow of Events </w:t>
              </w:r>
            </w:ins>
          </w:p>
        </w:tc>
        <w:tc>
          <w:tcPr>
            <w:tcW w:w="1536" w:type="dxa"/>
            <w:vMerge w:val="restart"/>
            <w:vAlign w:val="center"/>
          </w:tcPr>
          <w:p w14:paraId="594E96FC" w14:textId="77777777" w:rsidR="00C00D2F" w:rsidRPr="004B78CA" w:rsidRDefault="00C00D2F" w:rsidP="00C00D2F">
            <w:pPr>
              <w:jc w:val="center"/>
              <w:rPr>
                <w:ins w:id="2551" w:author="Asad Shah" w:date="2025-01-03T18:11:00Z"/>
                <w:rFonts w:asciiTheme="majorBidi" w:hAnsiTheme="majorBidi" w:cstheme="majorBidi"/>
                <w:bCs/>
                <w:color w:val="000000" w:themeColor="text1"/>
                <w:szCs w:val="24"/>
              </w:rPr>
            </w:pPr>
            <w:ins w:id="2552" w:author="Asad Shah" w:date="2025-01-03T18:11:00Z">
              <w:r w:rsidRPr="004B78CA">
                <w:rPr>
                  <w:rFonts w:asciiTheme="majorBidi" w:hAnsiTheme="majorBidi" w:cstheme="majorBidi"/>
                  <w:bCs/>
                  <w:color w:val="000000" w:themeColor="text1"/>
                  <w:szCs w:val="24"/>
                </w:rPr>
                <w:t>Basic</w:t>
              </w:r>
            </w:ins>
          </w:p>
        </w:tc>
        <w:tc>
          <w:tcPr>
            <w:tcW w:w="845" w:type="dxa"/>
          </w:tcPr>
          <w:p w14:paraId="3703177E" w14:textId="77777777" w:rsidR="00C00D2F" w:rsidRPr="004B78CA" w:rsidRDefault="00C00D2F" w:rsidP="00C00D2F">
            <w:pPr>
              <w:rPr>
                <w:ins w:id="2553" w:author="Asad Shah" w:date="2025-01-03T18:11:00Z"/>
                <w:rFonts w:asciiTheme="majorBidi" w:hAnsiTheme="majorBidi" w:cstheme="majorBidi"/>
                <w:bCs/>
                <w:color w:val="000000" w:themeColor="text1"/>
                <w:szCs w:val="24"/>
              </w:rPr>
            </w:pPr>
            <w:ins w:id="2554" w:author="Asad Shah" w:date="2025-01-03T18:11:00Z">
              <w:r w:rsidRPr="004B78CA">
                <w:rPr>
                  <w:rFonts w:asciiTheme="majorBidi" w:hAnsiTheme="majorBidi" w:cstheme="majorBidi"/>
                  <w:bCs/>
                  <w:color w:val="000000" w:themeColor="text1"/>
                  <w:szCs w:val="24"/>
                </w:rPr>
                <w:t>1</w:t>
              </w:r>
            </w:ins>
          </w:p>
        </w:tc>
        <w:tc>
          <w:tcPr>
            <w:tcW w:w="5220" w:type="dxa"/>
          </w:tcPr>
          <w:p w14:paraId="0CA8FD5D" w14:textId="3B07AC2A" w:rsidR="00C00D2F" w:rsidRPr="004B78CA" w:rsidRDefault="00C00D2F" w:rsidP="00C00D2F">
            <w:pPr>
              <w:spacing w:before="100" w:beforeAutospacing="1" w:after="100" w:afterAutospacing="1"/>
              <w:rPr>
                <w:ins w:id="2555" w:author="Asad Shah" w:date="2025-01-03T18:11:00Z"/>
                <w:rFonts w:eastAsia="Times New Roman" w:cs="Times New Roman"/>
                <w:color w:val="auto"/>
                <w:szCs w:val="24"/>
              </w:rPr>
            </w:pPr>
            <w:ins w:id="2556" w:author="Asad Shah" w:date="2025-01-03T18:13:00Z">
              <w:r w:rsidRPr="005D4D15">
                <w:t>User selects "Expected Marks Pending."</w:t>
              </w:r>
            </w:ins>
          </w:p>
        </w:tc>
      </w:tr>
      <w:tr w:rsidR="00C00D2F" w:rsidRPr="004B78CA" w14:paraId="1FF5D987" w14:textId="77777777" w:rsidTr="00BD30D3">
        <w:trPr>
          <w:trHeight w:val="167"/>
          <w:ins w:id="2557" w:author="Asad Shah" w:date="2025-01-03T18:11:00Z"/>
        </w:trPr>
        <w:tc>
          <w:tcPr>
            <w:tcW w:w="2204" w:type="dxa"/>
            <w:vMerge/>
          </w:tcPr>
          <w:p w14:paraId="61BAD1FD" w14:textId="77777777" w:rsidR="00C00D2F" w:rsidRPr="004B78CA" w:rsidDel="00D71D38" w:rsidRDefault="00C00D2F" w:rsidP="00C00D2F">
            <w:pPr>
              <w:rPr>
                <w:ins w:id="2558" w:author="Asad Shah" w:date="2025-01-03T18:11:00Z"/>
                <w:rFonts w:asciiTheme="majorBidi" w:hAnsiTheme="majorBidi" w:cstheme="majorBidi"/>
                <w:b/>
                <w:bCs/>
                <w:color w:val="000000" w:themeColor="text1"/>
                <w:szCs w:val="24"/>
              </w:rPr>
            </w:pPr>
          </w:p>
        </w:tc>
        <w:tc>
          <w:tcPr>
            <w:tcW w:w="1536" w:type="dxa"/>
            <w:vMerge/>
            <w:vAlign w:val="center"/>
          </w:tcPr>
          <w:p w14:paraId="5716C055" w14:textId="77777777" w:rsidR="00C00D2F" w:rsidRPr="004B78CA" w:rsidDel="00D71D38" w:rsidRDefault="00C00D2F" w:rsidP="00C00D2F">
            <w:pPr>
              <w:jc w:val="center"/>
              <w:rPr>
                <w:ins w:id="2559" w:author="Asad Shah" w:date="2025-01-03T18:11:00Z"/>
                <w:rFonts w:asciiTheme="majorBidi" w:hAnsiTheme="majorBidi" w:cstheme="majorBidi"/>
                <w:bCs/>
                <w:color w:val="000000" w:themeColor="text1"/>
                <w:szCs w:val="24"/>
              </w:rPr>
            </w:pPr>
          </w:p>
        </w:tc>
        <w:tc>
          <w:tcPr>
            <w:tcW w:w="845" w:type="dxa"/>
          </w:tcPr>
          <w:p w14:paraId="1EDD6C86" w14:textId="77777777" w:rsidR="00C00D2F" w:rsidRPr="004B78CA" w:rsidRDefault="00C00D2F" w:rsidP="00C00D2F">
            <w:pPr>
              <w:rPr>
                <w:ins w:id="2560" w:author="Asad Shah" w:date="2025-01-03T18:11:00Z"/>
                <w:rFonts w:asciiTheme="majorBidi" w:hAnsiTheme="majorBidi" w:cstheme="majorBidi"/>
                <w:bCs/>
                <w:color w:val="000000" w:themeColor="text1"/>
                <w:szCs w:val="24"/>
              </w:rPr>
            </w:pPr>
            <w:ins w:id="2561" w:author="Asad Shah" w:date="2025-01-03T18:11:00Z">
              <w:r w:rsidRPr="004B78CA">
                <w:rPr>
                  <w:rFonts w:asciiTheme="majorBidi" w:hAnsiTheme="majorBidi" w:cstheme="majorBidi"/>
                  <w:bCs/>
                  <w:color w:val="000000" w:themeColor="text1"/>
                  <w:szCs w:val="24"/>
                </w:rPr>
                <w:t>2</w:t>
              </w:r>
            </w:ins>
          </w:p>
        </w:tc>
        <w:tc>
          <w:tcPr>
            <w:tcW w:w="5220" w:type="dxa"/>
          </w:tcPr>
          <w:p w14:paraId="2F991CE2" w14:textId="1D65C633" w:rsidR="00C00D2F" w:rsidRPr="004B78CA" w:rsidRDefault="00C00D2F" w:rsidP="00C00D2F">
            <w:pPr>
              <w:spacing w:before="100" w:beforeAutospacing="1" w:after="100" w:afterAutospacing="1"/>
              <w:rPr>
                <w:ins w:id="2562" w:author="Asad Shah" w:date="2025-01-03T18:11:00Z"/>
                <w:rFonts w:eastAsia="Times New Roman" w:cs="Times New Roman"/>
                <w:color w:val="auto"/>
                <w:szCs w:val="24"/>
              </w:rPr>
            </w:pPr>
            <w:ins w:id="2563" w:author="Asad Shah" w:date="2025-01-03T18:13:00Z">
              <w:r w:rsidRPr="005D4D15">
                <w:t>User inputs expected marks.</w:t>
              </w:r>
            </w:ins>
          </w:p>
        </w:tc>
      </w:tr>
      <w:tr w:rsidR="00C00D2F" w:rsidRPr="004B78CA" w14:paraId="56ACA31F" w14:textId="77777777" w:rsidTr="00BD30D3">
        <w:trPr>
          <w:trHeight w:val="167"/>
          <w:ins w:id="2564" w:author="Asad Shah" w:date="2025-01-03T18:11:00Z"/>
        </w:trPr>
        <w:tc>
          <w:tcPr>
            <w:tcW w:w="2204" w:type="dxa"/>
            <w:vMerge/>
          </w:tcPr>
          <w:p w14:paraId="35A6D833" w14:textId="77777777" w:rsidR="00C00D2F" w:rsidRPr="004B78CA" w:rsidDel="00D71D38" w:rsidRDefault="00C00D2F" w:rsidP="00C00D2F">
            <w:pPr>
              <w:rPr>
                <w:ins w:id="2565" w:author="Asad Shah" w:date="2025-01-03T18:11:00Z"/>
                <w:rFonts w:asciiTheme="majorBidi" w:hAnsiTheme="majorBidi" w:cstheme="majorBidi"/>
                <w:b/>
                <w:bCs/>
                <w:color w:val="000000" w:themeColor="text1"/>
                <w:szCs w:val="24"/>
              </w:rPr>
            </w:pPr>
          </w:p>
        </w:tc>
        <w:tc>
          <w:tcPr>
            <w:tcW w:w="1536" w:type="dxa"/>
            <w:vMerge/>
            <w:vAlign w:val="center"/>
          </w:tcPr>
          <w:p w14:paraId="5CC0F34B" w14:textId="77777777" w:rsidR="00C00D2F" w:rsidRPr="004B78CA" w:rsidDel="00D71D38" w:rsidRDefault="00C00D2F" w:rsidP="00C00D2F">
            <w:pPr>
              <w:jc w:val="center"/>
              <w:rPr>
                <w:ins w:id="2566" w:author="Asad Shah" w:date="2025-01-03T18:11:00Z"/>
                <w:rFonts w:asciiTheme="majorBidi" w:hAnsiTheme="majorBidi" w:cstheme="majorBidi"/>
                <w:bCs/>
                <w:color w:val="000000" w:themeColor="text1"/>
                <w:szCs w:val="24"/>
              </w:rPr>
            </w:pPr>
          </w:p>
        </w:tc>
        <w:tc>
          <w:tcPr>
            <w:tcW w:w="845" w:type="dxa"/>
          </w:tcPr>
          <w:p w14:paraId="71426B1F" w14:textId="77777777" w:rsidR="00C00D2F" w:rsidRPr="004B78CA" w:rsidRDefault="00C00D2F" w:rsidP="00C00D2F">
            <w:pPr>
              <w:rPr>
                <w:ins w:id="2567" w:author="Asad Shah" w:date="2025-01-03T18:11:00Z"/>
                <w:rFonts w:asciiTheme="majorBidi" w:hAnsiTheme="majorBidi" w:cstheme="majorBidi"/>
                <w:bCs/>
                <w:color w:val="000000" w:themeColor="text1"/>
                <w:szCs w:val="24"/>
              </w:rPr>
            </w:pPr>
            <w:ins w:id="2568" w:author="Asad Shah" w:date="2025-01-03T18:11:00Z">
              <w:r w:rsidRPr="004B78CA">
                <w:rPr>
                  <w:rFonts w:asciiTheme="majorBidi" w:hAnsiTheme="majorBidi" w:cstheme="majorBidi"/>
                  <w:bCs/>
                  <w:color w:val="000000" w:themeColor="text1"/>
                  <w:szCs w:val="24"/>
                </w:rPr>
                <w:t>3</w:t>
              </w:r>
            </w:ins>
          </w:p>
        </w:tc>
        <w:tc>
          <w:tcPr>
            <w:tcW w:w="5220" w:type="dxa"/>
          </w:tcPr>
          <w:p w14:paraId="1C146D2A" w14:textId="6A43B2C3" w:rsidR="00C00D2F" w:rsidRPr="004B78CA" w:rsidRDefault="00C00D2F" w:rsidP="00C00D2F">
            <w:pPr>
              <w:spacing w:before="100" w:beforeAutospacing="1" w:after="100" w:afterAutospacing="1"/>
              <w:rPr>
                <w:ins w:id="2569" w:author="Asad Shah" w:date="2025-01-03T18:11:00Z"/>
                <w:rFonts w:eastAsia="Times New Roman" w:cs="Times New Roman"/>
                <w:color w:val="auto"/>
                <w:szCs w:val="24"/>
              </w:rPr>
            </w:pPr>
            <w:ins w:id="2570" w:author="Asad Shah" w:date="2025-01-03T18:13:00Z">
              <w:r w:rsidRPr="005D4D15">
                <w:t>System saves the data.</w:t>
              </w:r>
            </w:ins>
          </w:p>
        </w:tc>
      </w:tr>
      <w:tr w:rsidR="0025379A" w:rsidRPr="004B78CA" w14:paraId="3948B345" w14:textId="77777777" w:rsidTr="00BD30D3">
        <w:trPr>
          <w:trHeight w:val="593"/>
          <w:ins w:id="2571" w:author="Asad Shah" w:date="2025-01-03T18:11:00Z"/>
        </w:trPr>
        <w:tc>
          <w:tcPr>
            <w:tcW w:w="2204" w:type="dxa"/>
            <w:vMerge/>
          </w:tcPr>
          <w:p w14:paraId="37FAC550" w14:textId="77777777" w:rsidR="0025379A" w:rsidRPr="004B78CA" w:rsidRDefault="0025379A" w:rsidP="00BD30D3">
            <w:pPr>
              <w:rPr>
                <w:ins w:id="2572" w:author="Asad Shah" w:date="2025-01-03T18:11:00Z"/>
                <w:rFonts w:asciiTheme="majorBidi" w:hAnsiTheme="majorBidi" w:cstheme="majorBidi"/>
                <w:b/>
                <w:bCs/>
                <w:color w:val="000000" w:themeColor="text1"/>
                <w:szCs w:val="24"/>
              </w:rPr>
            </w:pPr>
          </w:p>
        </w:tc>
        <w:tc>
          <w:tcPr>
            <w:tcW w:w="1536" w:type="dxa"/>
            <w:vAlign w:val="center"/>
          </w:tcPr>
          <w:p w14:paraId="2A705ADE" w14:textId="77777777" w:rsidR="0025379A" w:rsidRPr="004B78CA" w:rsidRDefault="0025379A" w:rsidP="00BD30D3">
            <w:pPr>
              <w:jc w:val="center"/>
              <w:rPr>
                <w:ins w:id="2573" w:author="Asad Shah" w:date="2025-01-03T18:11:00Z"/>
                <w:rFonts w:asciiTheme="majorBidi" w:hAnsiTheme="majorBidi" w:cstheme="majorBidi"/>
                <w:bCs/>
                <w:color w:val="000000" w:themeColor="text1"/>
                <w:szCs w:val="24"/>
              </w:rPr>
            </w:pPr>
            <w:ins w:id="2574" w:author="Asad Shah" w:date="2025-01-03T18:11:00Z">
              <w:r w:rsidRPr="004B78CA">
                <w:rPr>
                  <w:rFonts w:asciiTheme="majorBidi" w:hAnsiTheme="majorBidi" w:cstheme="majorBidi"/>
                  <w:bCs/>
                  <w:color w:val="000000" w:themeColor="text1"/>
                  <w:szCs w:val="24"/>
                </w:rPr>
                <w:t>Alternative</w:t>
              </w:r>
            </w:ins>
          </w:p>
        </w:tc>
        <w:tc>
          <w:tcPr>
            <w:tcW w:w="6065" w:type="dxa"/>
            <w:gridSpan w:val="2"/>
          </w:tcPr>
          <w:p w14:paraId="335AB118" w14:textId="4FC379EF" w:rsidR="0025379A" w:rsidRPr="004B78CA" w:rsidRDefault="00C00D2F" w:rsidP="00BD30D3">
            <w:pPr>
              <w:spacing w:before="100" w:beforeAutospacing="1" w:after="100" w:afterAutospacing="1"/>
              <w:rPr>
                <w:ins w:id="2575" w:author="Asad Shah" w:date="2025-01-03T18:11:00Z"/>
                <w:rFonts w:asciiTheme="majorBidi" w:eastAsia="Times New Roman" w:hAnsiTheme="majorBidi" w:cstheme="majorBidi"/>
                <w:color w:val="auto"/>
                <w:szCs w:val="24"/>
              </w:rPr>
            </w:pPr>
            <w:ins w:id="2576" w:author="Asad Shah" w:date="2025-01-03T18:13:00Z">
              <w:r>
                <w:t>User skips entering expected marks: system skips aggregate calculation until marks are entered.</w:t>
              </w:r>
            </w:ins>
          </w:p>
        </w:tc>
      </w:tr>
      <w:tr w:rsidR="0025379A" w:rsidRPr="004B78CA" w14:paraId="0C2142EF" w14:textId="77777777" w:rsidTr="00BD30D3">
        <w:trPr>
          <w:trHeight w:val="56"/>
          <w:ins w:id="2577" w:author="Asad Shah" w:date="2025-01-03T18:11:00Z"/>
        </w:trPr>
        <w:tc>
          <w:tcPr>
            <w:tcW w:w="2204" w:type="dxa"/>
            <w:vMerge/>
          </w:tcPr>
          <w:p w14:paraId="351237D5" w14:textId="77777777" w:rsidR="0025379A" w:rsidRPr="004B78CA" w:rsidRDefault="0025379A" w:rsidP="00BD30D3">
            <w:pPr>
              <w:rPr>
                <w:ins w:id="2578" w:author="Asad Shah" w:date="2025-01-03T18:11:00Z"/>
                <w:rFonts w:asciiTheme="majorBidi" w:hAnsiTheme="majorBidi" w:cstheme="majorBidi"/>
                <w:b/>
                <w:bCs/>
                <w:color w:val="000000" w:themeColor="text1"/>
                <w:szCs w:val="24"/>
              </w:rPr>
            </w:pPr>
          </w:p>
        </w:tc>
        <w:tc>
          <w:tcPr>
            <w:tcW w:w="1536" w:type="dxa"/>
            <w:vAlign w:val="center"/>
          </w:tcPr>
          <w:p w14:paraId="16F4B116" w14:textId="77777777" w:rsidR="0025379A" w:rsidRPr="004B78CA" w:rsidRDefault="0025379A" w:rsidP="00BD30D3">
            <w:pPr>
              <w:jc w:val="center"/>
              <w:rPr>
                <w:ins w:id="2579" w:author="Asad Shah" w:date="2025-01-03T18:11:00Z"/>
                <w:rFonts w:asciiTheme="majorBidi" w:hAnsiTheme="majorBidi" w:cstheme="majorBidi"/>
                <w:bCs/>
                <w:color w:val="000000" w:themeColor="text1"/>
                <w:szCs w:val="24"/>
              </w:rPr>
            </w:pPr>
            <w:ins w:id="2580" w:author="Asad Shah" w:date="2025-01-03T18:11:00Z">
              <w:r w:rsidRPr="004B78CA">
                <w:rPr>
                  <w:rFonts w:asciiTheme="majorBidi" w:hAnsiTheme="majorBidi" w:cstheme="majorBidi"/>
                  <w:bCs/>
                  <w:color w:val="000000" w:themeColor="text1"/>
                  <w:szCs w:val="24"/>
                </w:rPr>
                <w:t>Exceptions</w:t>
              </w:r>
            </w:ins>
          </w:p>
        </w:tc>
        <w:tc>
          <w:tcPr>
            <w:tcW w:w="6065" w:type="dxa"/>
            <w:gridSpan w:val="2"/>
          </w:tcPr>
          <w:p w14:paraId="443A5024" w14:textId="730A4329" w:rsidR="0025379A" w:rsidRPr="004B78CA" w:rsidRDefault="00C00D2F" w:rsidP="00BD30D3">
            <w:pPr>
              <w:spacing w:before="100" w:beforeAutospacing="1" w:after="100" w:afterAutospacing="1"/>
              <w:rPr>
                <w:ins w:id="2581" w:author="Asad Shah" w:date="2025-01-03T18:11:00Z"/>
                <w:rFonts w:asciiTheme="majorBidi" w:eastAsia="Times New Roman" w:hAnsiTheme="majorBidi" w:cstheme="majorBidi"/>
                <w:color w:val="auto"/>
                <w:szCs w:val="24"/>
              </w:rPr>
            </w:pPr>
            <w:ins w:id="2582" w:author="Asad Shah" w:date="2025-01-03T18:14:00Z">
              <w:r>
                <w:t>None</w:t>
              </w:r>
            </w:ins>
          </w:p>
        </w:tc>
      </w:tr>
    </w:tbl>
    <w:p w14:paraId="54EE338A" w14:textId="756225BA" w:rsidR="00F766C5" w:rsidRDefault="00F766C5" w:rsidP="00F766C5">
      <w:pPr>
        <w:rPr>
          <w:ins w:id="2583" w:author="Asad Shah" w:date="2025-01-03T18:14:00Z"/>
        </w:rPr>
      </w:pPr>
    </w:p>
    <w:p w14:paraId="427DE4B2" w14:textId="004D6A25" w:rsidR="005C7FD5" w:rsidRDefault="005C7FD5" w:rsidP="005C7FD5">
      <w:pPr>
        <w:pStyle w:val="Heading3"/>
        <w:rPr>
          <w:ins w:id="2584" w:author="Asad Shah" w:date="2025-01-03T18:14:00Z"/>
        </w:rPr>
      </w:pPr>
      <w:bookmarkStart w:id="2585" w:name="_Toc187627478"/>
      <w:ins w:id="2586" w:author="Asad Shah" w:date="2025-01-03T18:14:00Z">
        <w:r>
          <w:lastRenderedPageBreak/>
          <w:t>3.3.6 Use Case # 2.3</w:t>
        </w:r>
        <w:bookmarkEnd w:id="2585"/>
      </w:ins>
    </w:p>
    <w:p w14:paraId="514E436F" w14:textId="77777777" w:rsidR="005C7FD5" w:rsidRDefault="005C7FD5" w:rsidP="00F766C5"/>
    <w:tbl>
      <w:tblPr>
        <w:tblStyle w:val="TableGrid"/>
        <w:tblW w:w="9805" w:type="dxa"/>
        <w:tblLook w:val="04A0" w:firstRow="1" w:lastRow="0" w:firstColumn="1" w:lastColumn="0" w:noHBand="0" w:noVBand="1"/>
      </w:tblPr>
      <w:tblGrid>
        <w:gridCol w:w="2204"/>
        <w:gridCol w:w="1536"/>
        <w:gridCol w:w="845"/>
        <w:gridCol w:w="5220"/>
      </w:tblGrid>
      <w:tr w:rsidR="005C7FD5" w:rsidRPr="004B78CA" w14:paraId="624819A7" w14:textId="77777777" w:rsidTr="00BD30D3">
        <w:tc>
          <w:tcPr>
            <w:tcW w:w="2204" w:type="dxa"/>
            <w:shd w:val="clear" w:color="auto" w:fill="D9D9D9" w:themeFill="background1" w:themeFillShade="D9"/>
          </w:tcPr>
          <w:p w14:paraId="38E9BE5B" w14:textId="1DF2615C" w:rsidR="005C7FD5" w:rsidRPr="004B78CA" w:rsidRDefault="005C7FD5"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2.3</w:t>
            </w:r>
          </w:p>
        </w:tc>
        <w:tc>
          <w:tcPr>
            <w:tcW w:w="7601" w:type="dxa"/>
            <w:gridSpan w:val="3"/>
            <w:shd w:val="clear" w:color="auto" w:fill="D9D9D9" w:themeFill="background1" w:themeFillShade="D9"/>
          </w:tcPr>
          <w:p w14:paraId="7A3870B0" w14:textId="20EE8FAA" w:rsidR="005C7FD5" w:rsidRPr="005C7FD5" w:rsidRDefault="005C7FD5" w:rsidP="00BD30D3">
            <w:pPr>
              <w:rPr>
                <w:rFonts w:asciiTheme="majorBidi" w:hAnsiTheme="majorBidi" w:cstheme="majorBidi"/>
                <w:b/>
                <w:bCs/>
                <w:color w:val="000000" w:themeColor="text1"/>
                <w:szCs w:val="24"/>
              </w:rPr>
            </w:pPr>
            <w:r w:rsidRPr="005C7FD5">
              <w:rPr>
                <w:b/>
                <w:bCs/>
                <w:rPrChange w:id="2587" w:author="Asad Shah" w:date="2025-01-03T18:15:00Z">
                  <w:rPr/>
                </w:rPrChange>
              </w:rPr>
              <w:t>Select Study Stream</w:t>
            </w:r>
          </w:p>
        </w:tc>
      </w:tr>
      <w:tr w:rsidR="005C7FD5" w:rsidRPr="004B78CA" w14:paraId="0B4649D8" w14:textId="77777777" w:rsidTr="00BD30D3">
        <w:tc>
          <w:tcPr>
            <w:tcW w:w="2204" w:type="dxa"/>
          </w:tcPr>
          <w:p w14:paraId="030D167B" w14:textId="77777777" w:rsidR="005C7FD5" w:rsidRPr="004B78CA" w:rsidRDefault="005C7FD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282414FF" w14:textId="77777777" w:rsidR="005C7FD5" w:rsidRPr="004B78CA" w:rsidRDefault="005C7FD5" w:rsidP="00BD30D3">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Asad Shah</w:t>
            </w:r>
          </w:p>
        </w:tc>
      </w:tr>
      <w:tr w:rsidR="005C7FD5" w:rsidRPr="004B78CA" w14:paraId="4336B1A0" w14:textId="77777777" w:rsidTr="00BD30D3">
        <w:tc>
          <w:tcPr>
            <w:tcW w:w="2204" w:type="dxa"/>
          </w:tcPr>
          <w:p w14:paraId="228B875D" w14:textId="77777777" w:rsidR="005C7FD5" w:rsidRPr="004B78CA" w:rsidRDefault="005C7FD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5DD4AE7C" w14:textId="7ECA73F1" w:rsidR="005C7FD5" w:rsidRPr="004B78CA" w:rsidRDefault="005C7FD5" w:rsidP="00BD30D3">
            <w:pPr>
              <w:rPr>
                <w:rFonts w:asciiTheme="majorBidi" w:hAnsiTheme="majorBidi" w:cstheme="majorBidi"/>
                <w:bCs/>
                <w:color w:val="000000" w:themeColor="text1"/>
                <w:szCs w:val="24"/>
              </w:rPr>
            </w:pPr>
            <w:r>
              <w:t>Allow users to select their study stream for relevant field recommendations.</w:t>
            </w:r>
          </w:p>
        </w:tc>
      </w:tr>
      <w:tr w:rsidR="005C7FD5" w:rsidRPr="004B78CA" w14:paraId="12D60E82" w14:textId="77777777" w:rsidTr="00BD30D3">
        <w:trPr>
          <w:trHeight w:val="167"/>
        </w:trPr>
        <w:tc>
          <w:tcPr>
            <w:tcW w:w="2204" w:type="dxa"/>
          </w:tcPr>
          <w:p w14:paraId="24491427" w14:textId="77777777" w:rsidR="005C7FD5" w:rsidRPr="004B78CA" w:rsidRDefault="005C7FD5"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2296EB85" w14:textId="1053AC1D" w:rsidR="005C7FD5" w:rsidRPr="004B78CA" w:rsidRDefault="005C7FD5"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Pr>
                <w:rFonts w:asciiTheme="majorBidi" w:hAnsiTheme="majorBidi" w:cstheme="majorBidi"/>
                <w:szCs w:val="24"/>
              </w:rPr>
              <w:t>2.3</w:t>
            </w:r>
          </w:p>
        </w:tc>
      </w:tr>
      <w:tr w:rsidR="005C7FD5" w:rsidRPr="004B78CA" w14:paraId="6BD82CAB" w14:textId="77777777" w:rsidTr="00BD30D3">
        <w:trPr>
          <w:trHeight w:val="167"/>
        </w:trPr>
        <w:tc>
          <w:tcPr>
            <w:tcW w:w="2204" w:type="dxa"/>
          </w:tcPr>
          <w:p w14:paraId="38F745C1" w14:textId="77777777" w:rsidR="005C7FD5" w:rsidRPr="004B78CA" w:rsidRDefault="005C7FD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013BBD42" w14:textId="32D19608" w:rsidR="005C7FD5" w:rsidRPr="004B78CA" w:rsidRDefault="005C7FD5" w:rsidP="00BD30D3">
            <w:pPr>
              <w:rPr>
                <w:rFonts w:asciiTheme="majorBidi" w:hAnsiTheme="majorBidi" w:cstheme="majorBidi"/>
                <w:bCs/>
                <w:color w:val="000000" w:themeColor="text1"/>
                <w:szCs w:val="24"/>
              </w:rPr>
            </w:pPr>
            <w:r>
              <w:rPr>
                <w:rFonts w:asciiTheme="majorBidi" w:hAnsiTheme="majorBidi" w:cstheme="majorBidi"/>
                <w:szCs w:val="24"/>
              </w:rPr>
              <w:t>High</w:t>
            </w:r>
          </w:p>
        </w:tc>
      </w:tr>
      <w:tr w:rsidR="005C7FD5" w:rsidRPr="004B78CA" w14:paraId="0E65146C" w14:textId="77777777" w:rsidTr="00BD30D3">
        <w:tc>
          <w:tcPr>
            <w:tcW w:w="2204" w:type="dxa"/>
          </w:tcPr>
          <w:p w14:paraId="5F3695F4" w14:textId="77777777" w:rsidR="005C7FD5" w:rsidRPr="004B78CA" w:rsidRDefault="005C7FD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4C23A45B" w14:textId="672DFED5" w:rsidR="005C7FD5" w:rsidRPr="0009729F" w:rsidRDefault="005C7FD5" w:rsidP="00BD30D3">
            <w:pPr>
              <w:rPr>
                <w:rFonts w:asciiTheme="majorBidi" w:hAnsiTheme="majorBidi" w:cstheme="majorBidi"/>
                <w:b/>
                <w:bCs/>
                <w:color w:val="000000" w:themeColor="text1"/>
                <w:szCs w:val="24"/>
              </w:rPr>
            </w:pPr>
            <w:r>
              <w:t>User must have entered valid marks or expected marks.</w:t>
            </w:r>
          </w:p>
        </w:tc>
      </w:tr>
      <w:tr w:rsidR="005C7FD5" w:rsidRPr="004B78CA" w14:paraId="63EEF99F" w14:textId="77777777" w:rsidTr="00BD30D3">
        <w:trPr>
          <w:trHeight w:val="305"/>
        </w:trPr>
        <w:tc>
          <w:tcPr>
            <w:tcW w:w="2204" w:type="dxa"/>
          </w:tcPr>
          <w:p w14:paraId="56CD3326" w14:textId="77777777" w:rsidR="005C7FD5" w:rsidRPr="004B78CA" w:rsidRDefault="005C7FD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19301053" w14:textId="23D2FFE1" w:rsidR="005C7FD5" w:rsidRPr="004B78CA" w:rsidRDefault="005C7FD5" w:rsidP="00BD30D3">
            <w:pPr>
              <w:spacing w:before="100" w:beforeAutospacing="1" w:after="100" w:afterAutospacing="1"/>
              <w:rPr>
                <w:rFonts w:asciiTheme="majorBidi" w:eastAsia="Times New Roman" w:hAnsiTheme="majorBidi" w:cstheme="majorBidi"/>
                <w:color w:val="auto"/>
                <w:szCs w:val="24"/>
              </w:rPr>
            </w:pPr>
            <w:r>
              <w:t>Study stream is stored for field recommendation processing.</w:t>
            </w:r>
          </w:p>
        </w:tc>
      </w:tr>
      <w:tr w:rsidR="005C7FD5" w:rsidRPr="004B78CA" w14:paraId="59B9D5F7" w14:textId="77777777" w:rsidTr="00BD30D3">
        <w:trPr>
          <w:trHeight w:val="167"/>
        </w:trPr>
        <w:tc>
          <w:tcPr>
            <w:tcW w:w="2204" w:type="dxa"/>
          </w:tcPr>
          <w:p w14:paraId="61EB2ED0" w14:textId="77777777" w:rsidR="005C7FD5" w:rsidRPr="004B78CA" w:rsidRDefault="005C7FD5"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166FCA8A" w14:textId="77777777" w:rsidR="005C7FD5" w:rsidRPr="004B78CA" w:rsidRDefault="005C7FD5" w:rsidP="00BD30D3">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User (Student or Father)</w:t>
            </w:r>
          </w:p>
        </w:tc>
      </w:tr>
      <w:tr w:rsidR="005C7FD5" w:rsidRPr="004B78CA" w14:paraId="33E58460" w14:textId="77777777" w:rsidTr="00BD30D3">
        <w:trPr>
          <w:trHeight w:val="167"/>
        </w:trPr>
        <w:tc>
          <w:tcPr>
            <w:tcW w:w="2204" w:type="dxa"/>
            <w:vMerge w:val="restart"/>
          </w:tcPr>
          <w:p w14:paraId="495249A9" w14:textId="77777777" w:rsidR="005C7FD5" w:rsidRPr="004B78CA" w:rsidRDefault="005C7FD5" w:rsidP="005C7FD5">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74E0A591" w14:textId="77777777" w:rsidR="005C7FD5" w:rsidRPr="004B78CA" w:rsidRDefault="005C7FD5" w:rsidP="005C7FD5">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693CAF53" w14:textId="77777777" w:rsidR="005C7FD5" w:rsidRPr="004B78CA" w:rsidRDefault="005C7FD5" w:rsidP="005C7FD5">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581EE289" w14:textId="44121045" w:rsidR="005C7FD5" w:rsidRPr="004B78CA" w:rsidRDefault="005C7FD5" w:rsidP="005C7FD5">
            <w:pPr>
              <w:spacing w:before="100" w:beforeAutospacing="1" w:after="100" w:afterAutospacing="1"/>
              <w:rPr>
                <w:rFonts w:eastAsia="Times New Roman" w:cs="Times New Roman"/>
                <w:color w:val="auto"/>
                <w:szCs w:val="24"/>
              </w:rPr>
            </w:pPr>
            <w:ins w:id="2588" w:author="Asad Shah" w:date="2025-01-03T18:16:00Z">
              <w:r w:rsidRPr="00F11F8B">
                <w:t>User selects their study stream from predefined options.</w:t>
              </w:r>
            </w:ins>
            <w:del w:id="2589" w:author="Asad Shah" w:date="2025-01-03T18:16:00Z">
              <w:r w:rsidRPr="005D4D15" w:rsidDel="006976F5">
                <w:delText>User selects "Expected Marks Pending."</w:delText>
              </w:r>
            </w:del>
          </w:p>
        </w:tc>
      </w:tr>
      <w:tr w:rsidR="005C7FD5" w:rsidRPr="004B78CA" w14:paraId="265A887B" w14:textId="77777777" w:rsidTr="00BD30D3">
        <w:trPr>
          <w:trHeight w:val="167"/>
        </w:trPr>
        <w:tc>
          <w:tcPr>
            <w:tcW w:w="2204" w:type="dxa"/>
            <w:vMerge/>
          </w:tcPr>
          <w:p w14:paraId="07143237" w14:textId="77777777" w:rsidR="005C7FD5" w:rsidRPr="004B78CA" w:rsidDel="00D71D38" w:rsidRDefault="005C7FD5" w:rsidP="005C7FD5">
            <w:pPr>
              <w:rPr>
                <w:rFonts w:asciiTheme="majorBidi" w:hAnsiTheme="majorBidi" w:cstheme="majorBidi"/>
                <w:b/>
                <w:bCs/>
                <w:color w:val="000000" w:themeColor="text1"/>
                <w:szCs w:val="24"/>
              </w:rPr>
            </w:pPr>
          </w:p>
        </w:tc>
        <w:tc>
          <w:tcPr>
            <w:tcW w:w="1536" w:type="dxa"/>
            <w:vMerge/>
            <w:vAlign w:val="center"/>
          </w:tcPr>
          <w:p w14:paraId="2CD72B91" w14:textId="77777777" w:rsidR="005C7FD5" w:rsidRPr="004B78CA" w:rsidDel="00D71D38" w:rsidRDefault="005C7FD5" w:rsidP="005C7FD5">
            <w:pPr>
              <w:jc w:val="center"/>
              <w:rPr>
                <w:rFonts w:asciiTheme="majorBidi" w:hAnsiTheme="majorBidi" w:cstheme="majorBidi"/>
                <w:bCs/>
                <w:color w:val="000000" w:themeColor="text1"/>
                <w:szCs w:val="24"/>
              </w:rPr>
            </w:pPr>
          </w:p>
        </w:tc>
        <w:tc>
          <w:tcPr>
            <w:tcW w:w="845" w:type="dxa"/>
          </w:tcPr>
          <w:p w14:paraId="55AF2D5F" w14:textId="77777777" w:rsidR="005C7FD5" w:rsidRPr="004B78CA" w:rsidRDefault="005C7FD5" w:rsidP="005C7FD5">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3C6C6B3B" w14:textId="1B58DA5A" w:rsidR="005C7FD5" w:rsidRPr="004B78CA" w:rsidRDefault="005C7FD5" w:rsidP="005C7FD5">
            <w:pPr>
              <w:spacing w:before="100" w:beforeAutospacing="1" w:after="100" w:afterAutospacing="1"/>
              <w:rPr>
                <w:rFonts w:eastAsia="Times New Roman" w:cs="Times New Roman"/>
                <w:color w:val="auto"/>
                <w:szCs w:val="24"/>
              </w:rPr>
            </w:pPr>
            <w:ins w:id="2590" w:author="Asad Shah" w:date="2025-01-03T18:16:00Z">
              <w:r w:rsidRPr="00F11F8B">
                <w:t>System saves the selection.</w:t>
              </w:r>
            </w:ins>
            <w:del w:id="2591" w:author="Asad Shah" w:date="2025-01-03T18:16:00Z">
              <w:r w:rsidRPr="005D4D15" w:rsidDel="006976F5">
                <w:delText>User inputs expected marks.</w:delText>
              </w:r>
            </w:del>
          </w:p>
        </w:tc>
      </w:tr>
      <w:tr w:rsidR="005C7FD5" w:rsidRPr="004B78CA" w14:paraId="154C0592" w14:textId="77777777" w:rsidTr="00BD30D3">
        <w:trPr>
          <w:trHeight w:val="593"/>
        </w:trPr>
        <w:tc>
          <w:tcPr>
            <w:tcW w:w="2204" w:type="dxa"/>
            <w:vMerge/>
          </w:tcPr>
          <w:p w14:paraId="3F203F39" w14:textId="77777777" w:rsidR="005C7FD5" w:rsidRPr="004B78CA" w:rsidRDefault="005C7FD5" w:rsidP="00BD30D3">
            <w:pPr>
              <w:rPr>
                <w:rFonts w:asciiTheme="majorBidi" w:hAnsiTheme="majorBidi" w:cstheme="majorBidi"/>
                <w:b/>
                <w:bCs/>
                <w:color w:val="000000" w:themeColor="text1"/>
                <w:szCs w:val="24"/>
              </w:rPr>
            </w:pPr>
          </w:p>
        </w:tc>
        <w:tc>
          <w:tcPr>
            <w:tcW w:w="1536" w:type="dxa"/>
            <w:vAlign w:val="center"/>
          </w:tcPr>
          <w:p w14:paraId="53263483" w14:textId="77777777" w:rsidR="005C7FD5" w:rsidRPr="004B78CA" w:rsidRDefault="005C7FD5"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7BB97860" w14:textId="0B879135" w:rsidR="005C7FD5" w:rsidRPr="004B78CA" w:rsidRDefault="005C7FD5" w:rsidP="00BD30D3">
            <w:pPr>
              <w:spacing w:before="100" w:beforeAutospacing="1" w:after="100" w:afterAutospacing="1"/>
              <w:rPr>
                <w:rFonts w:asciiTheme="majorBidi" w:eastAsia="Times New Roman" w:hAnsiTheme="majorBidi" w:cstheme="majorBidi"/>
                <w:color w:val="auto"/>
                <w:szCs w:val="24"/>
              </w:rPr>
            </w:pPr>
            <w:ins w:id="2592" w:author="Asad Shah" w:date="2025-01-03T18:17:00Z">
              <w:r>
                <w:t>User selects "Other": system prompts for additional details or confirmation.</w:t>
              </w:r>
            </w:ins>
            <w:del w:id="2593" w:author="Asad Shah" w:date="2025-01-03T18:17:00Z">
              <w:r w:rsidDel="005C7FD5">
                <w:delText>User skips entering expected marks: system skips aggregate calculation until marks are entered.</w:delText>
              </w:r>
            </w:del>
          </w:p>
        </w:tc>
      </w:tr>
      <w:tr w:rsidR="005C7FD5" w:rsidRPr="004B78CA" w14:paraId="05236DE4" w14:textId="77777777" w:rsidTr="00BD30D3">
        <w:trPr>
          <w:trHeight w:val="56"/>
        </w:trPr>
        <w:tc>
          <w:tcPr>
            <w:tcW w:w="2204" w:type="dxa"/>
            <w:vMerge/>
          </w:tcPr>
          <w:p w14:paraId="207E6DE9" w14:textId="77777777" w:rsidR="005C7FD5" w:rsidRPr="004B78CA" w:rsidRDefault="005C7FD5" w:rsidP="00BD30D3">
            <w:pPr>
              <w:rPr>
                <w:rFonts w:asciiTheme="majorBidi" w:hAnsiTheme="majorBidi" w:cstheme="majorBidi"/>
                <w:b/>
                <w:bCs/>
                <w:color w:val="000000" w:themeColor="text1"/>
                <w:szCs w:val="24"/>
              </w:rPr>
            </w:pPr>
          </w:p>
        </w:tc>
        <w:tc>
          <w:tcPr>
            <w:tcW w:w="1536" w:type="dxa"/>
            <w:vAlign w:val="center"/>
          </w:tcPr>
          <w:p w14:paraId="2D4B3C24" w14:textId="77777777" w:rsidR="005C7FD5" w:rsidRPr="004B78CA" w:rsidRDefault="005C7FD5"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3A4F0945" w14:textId="0D1C1010" w:rsidR="005C7FD5" w:rsidRPr="004B78CA" w:rsidRDefault="005C7FD5" w:rsidP="00BD30D3">
            <w:pPr>
              <w:spacing w:before="100" w:beforeAutospacing="1" w:after="100" w:afterAutospacing="1"/>
              <w:rPr>
                <w:rFonts w:asciiTheme="majorBidi" w:eastAsia="Times New Roman" w:hAnsiTheme="majorBidi" w:cstheme="majorBidi"/>
                <w:color w:val="auto"/>
                <w:szCs w:val="24"/>
              </w:rPr>
            </w:pPr>
            <w:ins w:id="2594" w:author="Asad Shah" w:date="2025-01-03T18:17:00Z">
              <w:r>
                <w:t>System error: prompts user to reselect the stream.</w:t>
              </w:r>
            </w:ins>
            <w:del w:id="2595" w:author="Asad Shah" w:date="2025-01-03T18:17:00Z">
              <w:r w:rsidDel="005C7FD5">
                <w:delText>None.</w:delText>
              </w:r>
            </w:del>
          </w:p>
        </w:tc>
      </w:tr>
    </w:tbl>
    <w:p w14:paraId="0B22408D" w14:textId="2F01E467" w:rsidR="00F766C5" w:rsidDel="006B4169" w:rsidRDefault="00F766C5" w:rsidP="00F766C5">
      <w:pPr>
        <w:rPr>
          <w:del w:id="2596" w:author="Asad Shah" w:date="2025-01-03T18:14:00Z"/>
        </w:rPr>
      </w:pPr>
    </w:p>
    <w:p w14:paraId="76A41E3A" w14:textId="77777777" w:rsidR="006B4169" w:rsidRDefault="006B4169" w:rsidP="00F766C5">
      <w:pPr>
        <w:rPr>
          <w:ins w:id="2597" w:author="Asad Shah" w:date="2025-01-03T18:18:00Z"/>
        </w:rPr>
      </w:pPr>
    </w:p>
    <w:p w14:paraId="11289CF8" w14:textId="0E213919" w:rsidR="006B4169" w:rsidRDefault="006B4169" w:rsidP="006B4169">
      <w:pPr>
        <w:pStyle w:val="Heading3"/>
        <w:rPr>
          <w:ins w:id="2598" w:author="Asad Shah" w:date="2025-01-03T18:18:00Z"/>
        </w:rPr>
      </w:pPr>
      <w:bookmarkStart w:id="2599" w:name="_Toc187627479"/>
      <w:ins w:id="2600" w:author="Asad Shah" w:date="2025-01-03T18:18:00Z">
        <w:r>
          <w:t>3.3.7 Use Case # 2.4</w:t>
        </w:r>
        <w:bookmarkEnd w:id="2599"/>
      </w:ins>
    </w:p>
    <w:p w14:paraId="41253EAF" w14:textId="4CE2A301" w:rsidR="00F766C5" w:rsidDel="005C7FD5" w:rsidRDefault="00F766C5" w:rsidP="00F766C5">
      <w:pPr>
        <w:rPr>
          <w:del w:id="2601" w:author="Asad Shah" w:date="2025-01-03T18:14:00Z"/>
        </w:rPr>
      </w:pPr>
    </w:p>
    <w:p w14:paraId="2D9438A1" w14:textId="2A4D351B" w:rsidR="00F766C5" w:rsidDel="005C7FD5" w:rsidRDefault="00F766C5" w:rsidP="00F766C5">
      <w:pPr>
        <w:rPr>
          <w:del w:id="2602" w:author="Asad Shah" w:date="2025-01-03T18:14:00Z"/>
        </w:rPr>
      </w:pPr>
    </w:p>
    <w:p w14:paraId="6EFB249F" w14:textId="33B8E378" w:rsidR="00F766C5" w:rsidRDefault="00F766C5" w:rsidP="00F766C5"/>
    <w:tbl>
      <w:tblPr>
        <w:tblStyle w:val="TableGrid"/>
        <w:tblW w:w="9805" w:type="dxa"/>
        <w:tblLook w:val="04A0" w:firstRow="1" w:lastRow="0" w:firstColumn="1" w:lastColumn="0" w:noHBand="0" w:noVBand="1"/>
      </w:tblPr>
      <w:tblGrid>
        <w:gridCol w:w="2204"/>
        <w:gridCol w:w="1536"/>
        <w:gridCol w:w="845"/>
        <w:gridCol w:w="5220"/>
        <w:tblGridChange w:id="2603">
          <w:tblGrid>
            <w:gridCol w:w="2204"/>
            <w:gridCol w:w="1536"/>
            <w:gridCol w:w="845"/>
            <w:gridCol w:w="5220"/>
          </w:tblGrid>
        </w:tblGridChange>
      </w:tblGrid>
      <w:tr w:rsidR="006B4169" w:rsidRPr="004B78CA" w14:paraId="6251EFFF" w14:textId="77777777" w:rsidTr="00BD30D3">
        <w:tc>
          <w:tcPr>
            <w:tcW w:w="2204" w:type="dxa"/>
            <w:shd w:val="clear" w:color="auto" w:fill="D9D9D9" w:themeFill="background1" w:themeFillShade="D9"/>
          </w:tcPr>
          <w:p w14:paraId="4A904DC9" w14:textId="059FFCBB" w:rsidR="006B4169" w:rsidRPr="004B78CA" w:rsidRDefault="006B4169"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2.4</w:t>
            </w:r>
          </w:p>
        </w:tc>
        <w:tc>
          <w:tcPr>
            <w:tcW w:w="7601" w:type="dxa"/>
            <w:gridSpan w:val="3"/>
            <w:shd w:val="clear" w:color="auto" w:fill="D9D9D9" w:themeFill="background1" w:themeFillShade="D9"/>
          </w:tcPr>
          <w:p w14:paraId="1D04F5AF" w14:textId="55927571" w:rsidR="006B4169" w:rsidRPr="006B4169" w:rsidRDefault="006B4169" w:rsidP="00BD30D3">
            <w:pPr>
              <w:rPr>
                <w:rFonts w:asciiTheme="majorBidi" w:hAnsiTheme="majorBidi" w:cstheme="majorBidi"/>
                <w:b/>
                <w:bCs/>
                <w:color w:val="000000" w:themeColor="text1"/>
                <w:szCs w:val="24"/>
              </w:rPr>
            </w:pPr>
            <w:r w:rsidRPr="006B4169">
              <w:rPr>
                <w:b/>
                <w:bCs/>
                <w:rPrChange w:id="2604" w:author="Asad Shah" w:date="2025-01-03T18:18:00Z">
                  <w:rPr/>
                </w:rPrChange>
              </w:rPr>
              <w:t>Validate Input Data</w:t>
            </w:r>
          </w:p>
        </w:tc>
      </w:tr>
      <w:tr w:rsidR="006B4169" w:rsidRPr="004B78CA" w14:paraId="6A382F33" w14:textId="77777777" w:rsidTr="00BD30D3">
        <w:tc>
          <w:tcPr>
            <w:tcW w:w="2204" w:type="dxa"/>
          </w:tcPr>
          <w:p w14:paraId="7C70F707" w14:textId="77777777" w:rsidR="006B4169" w:rsidRPr="004B78CA" w:rsidRDefault="006B4169"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14C1CF3E" w14:textId="77777777" w:rsidR="006B4169" w:rsidRPr="004B78CA" w:rsidRDefault="006B4169" w:rsidP="00BD30D3">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Asad Shah</w:t>
            </w:r>
          </w:p>
        </w:tc>
      </w:tr>
      <w:tr w:rsidR="006B4169" w:rsidRPr="004B78CA" w14:paraId="6366ABBB" w14:textId="77777777" w:rsidTr="00BD30D3">
        <w:tc>
          <w:tcPr>
            <w:tcW w:w="2204" w:type="dxa"/>
          </w:tcPr>
          <w:p w14:paraId="0877A1C8" w14:textId="77777777" w:rsidR="006B4169" w:rsidRPr="004B78CA" w:rsidRDefault="006B4169"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7086187F" w14:textId="2E5BA122" w:rsidR="006B4169" w:rsidRPr="004B78CA" w:rsidRDefault="006B4169" w:rsidP="00BD30D3">
            <w:pPr>
              <w:rPr>
                <w:rFonts w:asciiTheme="majorBidi" w:hAnsiTheme="majorBidi" w:cstheme="majorBidi"/>
                <w:bCs/>
                <w:color w:val="000000" w:themeColor="text1"/>
                <w:szCs w:val="24"/>
              </w:rPr>
            </w:pPr>
            <w:r>
              <w:t>Ensure all input data meets required format and validity criteria.</w:t>
            </w:r>
          </w:p>
        </w:tc>
      </w:tr>
      <w:tr w:rsidR="006B4169" w:rsidRPr="004B78CA" w14:paraId="1E2DCDB1" w14:textId="77777777" w:rsidTr="00BD30D3">
        <w:trPr>
          <w:trHeight w:val="167"/>
        </w:trPr>
        <w:tc>
          <w:tcPr>
            <w:tcW w:w="2204" w:type="dxa"/>
          </w:tcPr>
          <w:p w14:paraId="74D71ED7" w14:textId="77777777" w:rsidR="006B4169" w:rsidRPr="004B78CA" w:rsidRDefault="006B4169"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7BC70C3F" w14:textId="16DAE013" w:rsidR="006B4169" w:rsidRPr="004B78CA" w:rsidRDefault="006B4169"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Pr>
                <w:rFonts w:asciiTheme="majorBidi" w:hAnsiTheme="majorBidi" w:cstheme="majorBidi"/>
                <w:szCs w:val="24"/>
              </w:rPr>
              <w:t>2.4</w:t>
            </w:r>
          </w:p>
        </w:tc>
      </w:tr>
      <w:tr w:rsidR="006B4169" w:rsidRPr="004B78CA" w14:paraId="5BEA2090" w14:textId="77777777" w:rsidTr="00BD30D3">
        <w:trPr>
          <w:trHeight w:val="167"/>
        </w:trPr>
        <w:tc>
          <w:tcPr>
            <w:tcW w:w="2204" w:type="dxa"/>
          </w:tcPr>
          <w:p w14:paraId="5E38BC11" w14:textId="77777777" w:rsidR="006B4169" w:rsidRPr="004B78CA" w:rsidRDefault="006B4169"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4193BDEE" w14:textId="77777777" w:rsidR="006B4169" w:rsidRPr="004B78CA" w:rsidRDefault="006B4169" w:rsidP="00BD30D3">
            <w:pPr>
              <w:rPr>
                <w:rFonts w:asciiTheme="majorBidi" w:hAnsiTheme="majorBidi" w:cstheme="majorBidi"/>
                <w:bCs/>
                <w:color w:val="000000" w:themeColor="text1"/>
                <w:szCs w:val="24"/>
              </w:rPr>
            </w:pPr>
            <w:r>
              <w:rPr>
                <w:rFonts w:asciiTheme="majorBidi" w:hAnsiTheme="majorBidi" w:cstheme="majorBidi"/>
                <w:szCs w:val="24"/>
              </w:rPr>
              <w:t>High</w:t>
            </w:r>
          </w:p>
        </w:tc>
      </w:tr>
      <w:tr w:rsidR="006B4169" w:rsidRPr="004B78CA" w14:paraId="56EE03A2" w14:textId="77777777" w:rsidTr="00BD30D3">
        <w:tc>
          <w:tcPr>
            <w:tcW w:w="2204" w:type="dxa"/>
          </w:tcPr>
          <w:p w14:paraId="3FF00AA1" w14:textId="77777777" w:rsidR="006B4169" w:rsidRPr="004B78CA" w:rsidRDefault="006B4169"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76D4A5EA" w14:textId="32A9CB6F" w:rsidR="006B4169" w:rsidRPr="0009729F" w:rsidRDefault="006B4169" w:rsidP="00BD30D3">
            <w:pPr>
              <w:rPr>
                <w:rFonts w:asciiTheme="majorBidi" w:hAnsiTheme="majorBidi" w:cstheme="majorBidi"/>
                <w:b/>
                <w:bCs/>
                <w:color w:val="000000" w:themeColor="text1"/>
                <w:szCs w:val="24"/>
              </w:rPr>
            </w:pPr>
            <w:r>
              <w:t>User must have entered data in the respective input fields.</w:t>
            </w:r>
          </w:p>
        </w:tc>
      </w:tr>
      <w:tr w:rsidR="006B4169" w:rsidRPr="004B78CA" w14:paraId="70463E49" w14:textId="77777777" w:rsidTr="00BD30D3">
        <w:trPr>
          <w:trHeight w:val="305"/>
        </w:trPr>
        <w:tc>
          <w:tcPr>
            <w:tcW w:w="2204" w:type="dxa"/>
          </w:tcPr>
          <w:p w14:paraId="040E40FC" w14:textId="77777777" w:rsidR="006B4169" w:rsidRPr="004B78CA" w:rsidRDefault="006B4169"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31DFC2F0" w14:textId="3C00E50C" w:rsidR="006B4169" w:rsidRPr="004B78CA" w:rsidRDefault="000D7754" w:rsidP="00BD30D3">
            <w:pPr>
              <w:spacing w:before="100" w:beforeAutospacing="1" w:after="100" w:afterAutospacing="1"/>
              <w:rPr>
                <w:rFonts w:asciiTheme="majorBidi" w:eastAsia="Times New Roman" w:hAnsiTheme="majorBidi" w:cstheme="majorBidi"/>
                <w:color w:val="auto"/>
                <w:szCs w:val="24"/>
              </w:rPr>
            </w:pPr>
            <w:r>
              <w:t>All validated data is successfully stored.</w:t>
            </w:r>
          </w:p>
        </w:tc>
      </w:tr>
      <w:tr w:rsidR="006B4169" w:rsidRPr="004B78CA" w14:paraId="6C41E844" w14:textId="77777777" w:rsidTr="00BD30D3">
        <w:trPr>
          <w:trHeight w:val="167"/>
        </w:trPr>
        <w:tc>
          <w:tcPr>
            <w:tcW w:w="2204" w:type="dxa"/>
          </w:tcPr>
          <w:p w14:paraId="51D07333" w14:textId="77777777" w:rsidR="006B4169" w:rsidRPr="004B78CA" w:rsidRDefault="006B4169"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44E04EF5" w14:textId="601C1514" w:rsidR="006B4169" w:rsidRPr="004B78CA" w:rsidRDefault="00DE76E2"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System</w:t>
            </w:r>
          </w:p>
        </w:tc>
      </w:tr>
      <w:tr w:rsidR="00722DF9" w:rsidRPr="004B78CA" w14:paraId="1D989267" w14:textId="77777777" w:rsidTr="00BD30D3">
        <w:trPr>
          <w:trHeight w:val="167"/>
        </w:trPr>
        <w:tc>
          <w:tcPr>
            <w:tcW w:w="2204" w:type="dxa"/>
            <w:vMerge w:val="restart"/>
          </w:tcPr>
          <w:p w14:paraId="37785BAF" w14:textId="77777777" w:rsidR="00722DF9" w:rsidRPr="004B78CA" w:rsidRDefault="00722DF9" w:rsidP="00722DF9">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1F622078" w14:textId="77777777" w:rsidR="00722DF9" w:rsidRPr="004B78CA" w:rsidRDefault="00722DF9" w:rsidP="00722DF9">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1284518C" w14:textId="77777777" w:rsidR="00722DF9" w:rsidRPr="004B78CA" w:rsidRDefault="00722DF9" w:rsidP="00722DF9">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793912F1" w14:textId="06C5068F" w:rsidR="00722DF9" w:rsidRPr="004B78CA" w:rsidRDefault="00722DF9" w:rsidP="00722DF9">
            <w:pPr>
              <w:spacing w:before="100" w:beforeAutospacing="1" w:after="100" w:afterAutospacing="1"/>
              <w:rPr>
                <w:rFonts w:eastAsia="Times New Roman" w:cs="Times New Roman"/>
                <w:color w:val="auto"/>
                <w:szCs w:val="24"/>
              </w:rPr>
            </w:pPr>
            <w:ins w:id="2605" w:author="Asad Shah" w:date="2025-01-03T18:20:00Z">
              <w:r w:rsidRPr="00EB610A">
                <w:t>System validates numeric fields for marks.</w:t>
              </w:r>
            </w:ins>
            <w:del w:id="2606" w:author="Asad Shah" w:date="2025-01-03T18:20:00Z">
              <w:r w:rsidRPr="00F11F8B" w:rsidDel="00722DF9">
                <w:delText>User selects their study stream from predefined options.</w:delText>
              </w:r>
            </w:del>
          </w:p>
        </w:tc>
      </w:tr>
      <w:tr w:rsidR="00722DF9" w:rsidRPr="004B78CA" w14:paraId="5A35BD09" w14:textId="77777777" w:rsidTr="00BD30D3">
        <w:trPr>
          <w:trHeight w:val="167"/>
        </w:trPr>
        <w:tc>
          <w:tcPr>
            <w:tcW w:w="2204" w:type="dxa"/>
            <w:vMerge/>
          </w:tcPr>
          <w:p w14:paraId="01352DCC" w14:textId="77777777" w:rsidR="00722DF9" w:rsidRPr="004B78CA" w:rsidDel="00D71D38" w:rsidRDefault="00722DF9" w:rsidP="00722DF9">
            <w:pPr>
              <w:rPr>
                <w:rFonts w:asciiTheme="majorBidi" w:hAnsiTheme="majorBidi" w:cstheme="majorBidi"/>
                <w:b/>
                <w:bCs/>
                <w:color w:val="000000" w:themeColor="text1"/>
                <w:szCs w:val="24"/>
              </w:rPr>
            </w:pPr>
          </w:p>
        </w:tc>
        <w:tc>
          <w:tcPr>
            <w:tcW w:w="1536" w:type="dxa"/>
            <w:vMerge/>
            <w:vAlign w:val="center"/>
          </w:tcPr>
          <w:p w14:paraId="702A9D4F" w14:textId="77777777" w:rsidR="00722DF9" w:rsidRPr="004B78CA" w:rsidDel="00D71D38" w:rsidRDefault="00722DF9" w:rsidP="00722DF9">
            <w:pPr>
              <w:jc w:val="center"/>
              <w:rPr>
                <w:rFonts w:asciiTheme="majorBidi" w:hAnsiTheme="majorBidi" w:cstheme="majorBidi"/>
                <w:bCs/>
                <w:color w:val="000000" w:themeColor="text1"/>
                <w:szCs w:val="24"/>
              </w:rPr>
            </w:pPr>
          </w:p>
        </w:tc>
        <w:tc>
          <w:tcPr>
            <w:tcW w:w="845" w:type="dxa"/>
          </w:tcPr>
          <w:p w14:paraId="2DE1D45D" w14:textId="77777777" w:rsidR="00722DF9" w:rsidRPr="004B78CA" w:rsidRDefault="00722DF9" w:rsidP="00722DF9">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4B9CD21F" w14:textId="4F995678" w:rsidR="00722DF9" w:rsidRPr="004B78CA" w:rsidRDefault="00722DF9" w:rsidP="00722DF9">
            <w:pPr>
              <w:spacing w:before="100" w:beforeAutospacing="1" w:after="100" w:afterAutospacing="1"/>
              <w:rPr>
                <w:rFonts w:eastAsia="Times New Roman" w:cs="Times New Roman"/>
                <w:color w:val="auto"/>
                <w:szCs w:val="24"/>
              </w:rPr>
            </w:pPr>
            <w:ins w:id="2607" w:author="Asad Shah" w:date="2025-01-03T18:20:00Z">
              <w:r w:rsidRPr="00EB610A">
                <w:t>System flags invalid entries for correction.</w:t>
              </w:r>
            </w:ins>
            <w:del w:id="2608" w:author="Asad Shah" w:date="2025-01-03T18:20:00Z">
              <w:r w:rsidRPr="00F11F8B" w:rsidDel="00722DF9">
                <w:delText>System saves the selection.</w:delText>
              </w:r>
            </w:del>
          </w:p>
        </w:tc>
      </w:tr>
      <w:tr w:rsidR="00722DF9" w:rsidRPr="004B78CA" w14:paraId="4CC06144" w14:textId="77777777" w:rsidTr="00BD30D3">
        <w:trPr>
          <w:trHeight w:val="167"/>
          <w:ins w:id="2609" w:author="Asad Shah" w:date="2025-01-03T18:20:00Z"/>
        </w:trPr>
        <w:tc>
          <w:tcPr>
            <w:tcW w:w="2204" w:type="dxa"/>
            <w:vMerge/>
          </w:tcPr>
          <w:p w14:paraId="773894D2" w14:textId="77777777" w:rsidR="00722DF9" w:rsidRPr="004B78CA" w:rsidDel="00D71D38" w:rsidRDefault="00722DF9" w:rsidP="00722DF9">
            <w:pPr>
              <w:rPr>
                <w:ins w:id="2610" w:author="Asad Shah" w:date="2025-01-03T18:20:00Z"/>
                <w:rFonts w:asciiTheme="majorBidi" w:hAnsiTheme="majorBidi" w:cstheme="majorBidi"/>
                <w:b/>
                <w:bCs/>
                <w:color w:val="000000" w:themeColor="text1"/>
                <w:szCs w:val="24"/>
              </w:rPr>
            </w:pPr>
          </w:p>
        </w:tc>
        <w:tc>
          <w:tcPr>
            <w:tcW w:w="1536" w:type="dxa"/>
            <w:vMerge/>
            <w:vAlign w:val="center"/>
          </w:tcPr>
          <w:p w14:paraId="50B22197" w14:textId="77777777" w:rsidR="00722DF9" w:rsidRPr="004B78CA" w:rsidDel="00D71D38" w:rsidRDefault="00722DF9" w:rsidP="00722DF9">
            <w:pPr>
              <w:jc w:val="center"/>
              <w:rPr>
                <w:ins w:id="2611" w:author="Asad Shah" w:date="2025-01-03T18:20:00Z"/>
                <w:rFonts w:asciiTheme="majorBidi" w:hAnsiTheme="majorBidi" w:cstheme="majorBidi"/>
                <w:bCs/>
                <w:color w:val="000000" w:themeColor="text1"/>
                <w:szCs w:val="24"/>
              </w:rPr>
            </w:pPr>
          </w:p>
        </w:tc>
        <w:tc>
          <w:tcPr>
            <w:tcW w:w="845" w:type="dxa"/>
          </w:tcPr>
          <w:p w14:paraId="5CBF8DDF" w14:textId="30B4DE3F" w:rsidR="00722DF9" w:rsidRPr="004B78CA" w:rsidRDefault="00722DF9" w:rsidP="00722DF9">
            <w:pPr>
              <w:rPr>
                <w:ins w:id="2612" w:author="Asad Shah" w:date="2025-01-03T18:20:00Z"/>
                <w:rFonts w:asciiTheme="majorBidi" w:hAnsiTheme="majorBidi" w:cstheme="majorBidi"/>
                <w:bCs/>
                <w:color w:val="000000" w:themeColor="text1"/>
                <w:szCs w:val="24"/>
              </w:rPr>
            </w:pPr>
            <w:ins w:id="2613" w:author="Asad Shah" w:date="2025-01-03T18:20:00Z">
              <w:r>
                <w:rPr>
                  <w:rFonts w:asciiTheme="majorBidi" w:hAnsiTheme="majorBidi" w:cstheme="majorBidi"/>
                  <w:bCs/>
                  <w:color w:val="000000" w:themeColor="text1"/>
                  <w:szCs w:val="24"/>
                </w:rPr>
                <w:t>3</w:t>
              </w:r>
            </w:ins>
          </w:p>
        </w:tc>
        <w:tc>
          <w:tcPr>
            <w:tcW w:w="5220" w:type="dxa"/>
          </w:tcPr>
          <w:p w14:paraId="3BB2930E" w14:textId="48970E1D" w:rsidR="00722DF9" w:rsidRPr="00F11F8B" w:rsidRDefault="00722DF9" w:rsidP="00722DF9">
            <w:pPr>
              <w:spacing w:before="100" w:beforeAutospacing="1" w:after="100" w:afterAutospacing="1"/>
              <w:rPr>
                <w:ins w:id="2614" w:author="Asad Shah" w:date="2025-01-03T18:20:00Z"/>
              </w:rPr>
            </w:pPr>
            <w:ins w:id="2615" w:author="Asad Shah" w:date="2025-01-03T18:20:00Z">
              <w:r w:rsidRPr="00EB610A">
                <w:t>Valid data is stored.</w:t>
              </w:r>
            </w:ins>
          </w:p>
        </w:tc>
      </w:tr>
      <w:tr w:rsidR="006B4169" w:rsidRPr="004B78CA" w14:paraId="5F3F8084" w14:textId="77777777" w:rsidTr="00722DF9">
        <w:tblPrEx>
          <w:tblW w:w="9805" w:type="dxa"/>
          <w:tblPrExChange w:id="2616" w:author="Asad Shah" w:date="2025-01-03T18:21:00Z">
            <w:tblPrEx>
              <w:tblW w:w="9805" w:type="dxa"/>
            </w:tblPrEx>
          </w:tblPrExChange>
        </w:tblPrEx>
        <w:trPr>
          <w:trHeight w:val="332"/>
          <w:trPrChange w:id="2617" w:author="Asad Shah" w:date="2025-01-03T18:21:00Z">
            <w:trPr>
              <w:trHeight w:val="593"/>
            </w:trPr>
          </w:trPrChange>
        </w:trPr>
        <w:tc>
          <w:tcPr>
            <w:tcW w:w="2204" w:type="dxa"/>
            <w:vMerge/>
            <w:tcPrChange w:id="2618" w:author="Asad Shah" w:date="2025-01-03T18:21:00Z">
              <w:tcPr>
                <w:tcW w:w="2204" w:type="dxa"/>
                <w:vMerge/>
              </w:tcPr>
            </w:tcPrChange>
          </w:tcPr>
          <w:p w14:paraId="5AA1F0F0" w14:textId="77777777" w:rsidR="006B4169" w:rsidRPr="004B78CA" w:rsidRDefault="006B4169" w:rsidP="00BD30D3">
            <w:pPr>
              <w:rPr>
                <w:rFonts w:asciiTheme="majorBidi" w:hAnsiTheme="majorBidi" w:cstheme="majorBidi"/>
                <w:b/>
                <w:bCs/>
                <w:color w:val="000000" w:themeColor="text1"/>
                <w:szCs w:val="24"/>
              </w:rPr>
            </w:pPr>
          </w:p>
        </w:tc>
        <w:tc>
          <w:tcPr>
            <w:tcW w:w="1536" w:type="dxa"/>
            <w:vAlign w:val="center"/>
            <w:tcPrChange w:id="2619" w:author="Asad Shah" w:date="2025-01-03T18:21:00Z">
              <w:tcPr>
                <w:tcW w:w="1536" w:type="dxa"/>
                <w:vAlign w:val="center"/>
              </w:tcPr>
            </w:tcPrChange>
          </w:tcPr>
          <w:p w14:paraId="11A50BE5" w14:textId="77777777" w:rsidR="006B4169" w:rsidRPr="004B78CA" w:rsidRDefault="006B4169"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Change w:id="2620" w:author="Asad Shah" w:date="2025-01-03T18:21:00Z">
              <w:tcPr>
                <w:tcW w:w="6065" w:type="dxa"/>
                <w:gridSpan w:val="2"/>
              </w:tcPr>
            </w:tcPrChange>
          </w:tcPr>
          <w:p w14:paraId="03C60877" w14:textId="5396C847" w:rsidR="006B4169" w:rsidRPr="004B78CA" w:rsidRDefault="006B4169" w:rsidP="00BD30D3">
            <w:pPr>
              <w:spacing w:before="100" w:beforeAutospacing="1" w:after="100" w:afterAutospacing="1"/>
              <w:rPr>
                <w:rFonts w:asciiTheme="majorBidi" w:eastAsia="Times New Roman" w:hAnsiTheme="majorBidi" w:cstheme="majorBidi"/>
                <w:color w:val="auto"/>
                <w:szCs w:val="24"/>
              </w:rPr>
            </w:pPr>
            <w:del w:id="2621" w:author="Asad Shah" w:date="2025-01-03T18:21:00Z">
              <w:r w:rsidDel="00722DF9">
                <w:delText>User selects "Other": system prompts for additional details or confirmation.</w:delText>
              </w:r>
            </w:del>
            <w:ins w:id="2622" w:author="Asad Shah" w:date="2025-01-03T18:21:00Z">
              <w:r w:rsidR="00722DF9">
                <w:t>None</w:t>
              </w:r>
            </w:ins>
          </w:p>
        </w:tc>
      </w:tr>
      <w:tr w:rsidR="006B4169" w:rsidRPr="004B78CA" w14:paraId="4929A866" w14:textId="77777777" w:rsidTr="00BD30D3">
        <w:trPr>
          <w:trHeight w:val="56"/>
        </w:trPr>
        <w:tc>
          <w:tcPr>
            <w:tcW w:w="2204" w:type="dxa"/>
            <w:vMerge/>
          </w:tcPr>
          <w:p w14:paraId="22322624" w14:textId="77777777" w:rsidR="006B4169" w:rsidRPr="004B78CA" w:rsidRDefault="006B4169" w:rsidP="00BD30D3">
            <w:pPr>
              <w:rPr>
                <w:rFonts w:asciiTheme="majorBidi" w:hAnsiTheme="majorBidi" w:cstheme="majorBidi"/>
                <w:b/>
                <w:bCs/>
                <w:color w:val="000000" w:themeColor="text1"/>
                <w:szCs w:val="24"/>
              </w:rPr>
            </w:pPr>
          </w:p>
        </w:tc>
        <w:tc>
          <w:tcPr>
            <w:tcW w:w="1536" w:type="dxa"/>
            <w:vAlign w:val="center"/>
          </w:tcPr>
          <w:p w14:paraId="78EDF2EA" w14:textId="77777777" w:rsidR="006B4169" w:rsidRPr="004B78CA" w:rsidRDefault="006B4169"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5B8CF1EB" w14:textId="28BC8542" w:rsidR="006B4169" w:rsidRPr="004B78CA" w:rsidRDefault="00722DF9" w:rsidP="00BD30D3">
            <w:pPr>
              <w:spacing w:before="100" w:beforeAutospacing="1" w:after="100" w:afterAutospacing="1"/>
              <w:rPr>
                <w:rFonts w:asciiTheme="majorBidi" w:eastAsia="Times New Roman" w:hAnsiTheme="majorBidi" w:cstheme="majorBidi"/>
                <w:color w:val="auto"/>
                <w:szCs w:val="24"/>
              </w:rPr>
            </w:pPr>
            <w:ins w:id="2623" w:author="Asad Shah" w:date="2025-01-03T18:21:00Z">
              <w:r>
                <w:t>Invalid data detected: prompts user for correction.</w:t>
              </w:r>
            </w:ins>
            <w:del w:id="2624" w:author="Asad Shah" w:date="2025-01-03T18:21:00Z">
              <w:r w:rsidR="006B4169" w:rsidDel="00722DF9">
                <w:delText>System error: prompts user to reselect the stream.</w:delText>
              </w:r>
            </w:del>
          </w:p>
        </w:tc>
      </w:tr>
    </w:tbl>
    <w:p w14:paraId="56FB483C" w14:textId="4E82C555" w:rsidR="00F766C5" w:rsidDel="003213CF" w:rsidRDefault="00F766C5" w:rsidP="00F766C5">
      <w:pPr>
        <w:rPr>
          <w:del w:id="2625" w:author="Asad Shah" w:date="2025-01-03T18:17:00Z"/>
        </w:rPr>
      </w:pPr>
    </w:p>
    <w:p w14:paraId="09D92972" w14:textId="77777777" w:rsidR="003213CF" w:rsidRDefault="003213CF" w:rsidP="00F766C5">
      <w:pPr>
        <w:rPr>
          <w:ins w:id="2626" w:author="Asad Shah" w:date="2025-01-03T18:21:00Z"/>
        </w:rPr>
      </w:pPr>
    </w:p>
    <w:p w14:paraId="6B17B801" w14:textId="26FD6FAE" w:rsidR="003213CF" w:rsidRDefault="003213CF" w:rsidP="003213CF">
      <w:pPr>
        <w:pStyle w:val="Heading3"/>
        <w:rPr>
          <w:ins w:id="2627" w:author="Asad Shah" w:date="2025-01-03T18:21:00Z"/>
        </w:rPr>
      </w:pPr>
      <w:bookmarkStart w:id="2628" w:name="_Toc187627480"/>
      <w:ins w:id="2629" w:author="Asad Shah" w:date="2025-01-03T18:21:00Z">
        <w:r>
          <w:t>3.3.</w:t>
        </w:r>
      </w:ins>
      <w:ins w:id="2630" w:author="Asad Shah" w:date="2025-01-03T18:22:00Z">
        <w:r>
          <w:t>8</w:t>
        </w:r>
      </w:ins>
      <w:ins w:id="2631" w:author="Asad Shah" w:date="2025-01-03T18:21:00Z">
        <w:r>
          <w:t xml:space="preserve"> Use Case # </w:t>
        </w:r>
      </w:ins>
      <w:ins w:id="2632" w:author="Asad Shah" w:date="2025-01-03T18:22:00Z">
        <w:r>
          <w:t>3.1</w:t>
        </w:r>
      </w:ins>
      <w:bookmarkEnd w:id="2628"/>
    </w:p>
    <w:p w14:paraId="3AFB5926" w14:textId="5797E66A" w:rsidR="00F766C5" w:rsidRDefault="00F766C5" w:rsidP="00F766C5"/>
    <w:tbl>
      <w:tblPr>
        <w:tblStyle w:val="TableGrid"/>
        <w:tblW w:w="9805" w:type="dxa"/>
        <w:tblLook w:val="04A0" w:firstRow="1" w:lastRow="0" w:firstColumn="1" w:lastColumn="0" w:noHBand="0" w:noVBand="1"/>
      </w:tblPr>
      <w:tblGrid>
        <w:gridCol w:w="2204"/>
        <w:gridCol w:w="1536"/>
        <w:gridCol w:w="845"/>
        <w:gridCol w:w="5220"/>
      </w:tblGrid>
      <w:tr w:rsidR="003213CF" w:rsidRPr="004B78CA" w14:paraId="258775A1" w14:textId="77777777" w:rsidTr="00BD30D3">
        <w:tc>
          <w:tcPr>
            <w:tcW w:w="2204" w:type="dxa"/>
            <w:shd w:val="clear" w:color="auto" w:fill="D9D9D9" w:themeFill="background1" w:themeFillShade="D9"/>
          </w:tcPr>
          <w:p w14:paraId="6CBD2761" w14:textId="3E75789E" w:rsidR="003213CF" w:rsidRPr="004B78CA" w:rsidRDefault="00713398"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3.1</w:t>
            </w:r>
          </w:p>
        </w:tc>
        <w:tc>
          <w:tcPr>
            <w:tcW w:w="7601" w:type="dxa"/>
            <w:gridSpan w:val="3"/>
            <w:shd w:val="clear" w:color="auto" w:fill="D9D9D9" w:themeFill="background1" w:themeFillShade="D9"/>
          </w:tcPr>
          <w:p w14:paraId="2F9C9832" w14:textId="07149E8A" w:rsidR="003213CF" w:rsidRPr="004B03CD" w:rsidRDefault="004B03CD" w:rsidP="00BD30D3">
            <w:pPr>
              <w:rPr>
                <w:rFonts w:asciiTheme="majorBidi" w:hAnsiTheme="majorBidi" w:cstheme="majorBidi"/>
                <w:b/>
                <w:bCs/>
                <w:color w:val="000000" w:themeColor="text1"/>
                <w:szCs w:val="24"/>
              </w:rPr>
            </w:pPr>
            <w:r w:rsidRPr="004B03CD">
              <w:rPr>
                <w:b/>
                <w:bCs/>
                <w:rPrChange w:id="2633" w:author="Asad Shah" w:date="2025-01-03T18:23:00Z">
                  <w:rPr/>
                </w:rPrChange>
              </w:rPr>
              <w:t>Recommend Fields Based on Marks and Stream</w:t>
            </w:r>
          </w:p>
        </w:tc>
      </w:tr>
      <w:tr w:rsidR="003213CF" w:rsidRPr="004B78CA" w14:paraId="2E388C3F" w14:textId="77777777" w:rsidTr="00BD30D3">
        <w:tc>
          <w:tcPr>
            <w:tcW w:w="2204" w:type="dxa"/>
          </w:tcPr>
          <w:p w14:paraId="58B8758F" w14:textId="77777777" w:rsidR="003213CF" w:rsidRPr="004B78CA" w:rsidRDefault="003213CF"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lastRenderedPageBreak/>
              <w:t>Author</w:t>
            </w:r>
          </w:p>
        </w:tc>
        <w:tc>
          <w:tcPr>
            <w:tcW w:w="7601" w:type="dxa"/>
            <w:gridSpan w:val="3"/>
          </w:tcPr>
          <w:p w14:paraId="3782C125" w14:textId="77777777" w:rsidR="003213CF" w:rsidRPr="004B78CA" w:rsidRDefault="003213CF" w:rsidP="00BD30D3">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Asad Shah</w:t>
            </w:r>
          </w:p>
        </w:tc>
      </w:tr>
      <w:tr w:rsidR="003213CF" w:rsidRPr="004B78CA" w14:paraId="5B0DB1F9" w14:textId="77777777" w:rsidTr="00BD30D3">
        <w:tc>
          <w:tcPr>
            <w:tcW w:w="2204" w:type="dxa"/>
          </w:tcPr>
          <w:p w14:paraId="4A6924A1" w14:textId="77777777" w:rsidR="003213CF" w:rsidRPr="004B78CA" w:rsidRDefault="003213CF"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3EAF02DD" w14:textId="1AE4B025" w:rsidR="003213CF" w:rsidRPr="004B78CA" w:rsidRDefault="0085627D" w:rsidP="00BD30D3">
            <w:pPr>
              <w:rPr>
                <w:rFonts w:asciiTheme="majorBidi" w:hAnsiTheme="majorBidi" w:cstheme="majorBidi"/>
                <w:bCs/>
                <w:color w:val="000000" w:themeColor="text1"/>
                <w:szCs w:val="24"/>
              </w:rPr>
            </w:pPr>
            <w:r>
              <w:t>Suggest potential fields of study based on the user's entered marks and selected study stream.</w:t>
            </w:r>
          </w:p>
        </w:tc>
      </w:tr>
      <w:tr w:rsidR="003213CF" w:rsidRPr="004B78CA" w14:paraId="1A6215D2" w14:textId="77777777" w:rsidTr="00BD30D3">
        <w:trPr>
          <w:trHeight w:val="167"/>
        </w:trPr>
        <w:tc>
          <w:tcPr>
            <w:tcW w:w="2204" w:type="dxa"/>
          </w:tcPr>
          <w:p w14:paraId="3771878E" w14:textId="77777777" w:rsidR="003213CF" w:rsidRPr="004B78CA" w:rsidRDefault="003213CF"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196A3438" w14:textId="6AD708DD" w:rsidR="003213CF" w:rsidRPr="004B78CA" w:rsidRDefault="003213CF"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sidR="004B03CD">
              <w:rPr>
                <w:rFonts w:asciiTheme="majorBidi" w:hAnsiTheme="majorBidi" w:cstheme="majorBidi"/>
                <w:szCs w:val="24"/>
              </w:rPr>
              <w:t>3.1</w:t>
            </w:r>
          </w:p>
        </w:tc>
      </w:tr>
      <w:tr w:rsidR="003213CF" w:rsidRPr="004B78CA" w14:paraId="4559ED10" w14:textId="77777777" w:rsidTr="00BD30D3">
        <w:trPr>
          <w:trHeight w:val="167"/>
        </w:trPr>
        <w:tc>
          <w:tcPr>
            <w:tcW w:w="2204" w:type="dxa"/>
          </w:tcPr>
          <w:p w14:paraId="3FEBEC16" w14:textId="77777777" w:rsidR="003213CF" w:rsidRPr="004B78CA" w:rsidRDefault="003213CF"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58CCD6D1" w14:textId="77777777" w:rsidR="003213CF" w:rsidRPr="004B78CA" w:rsidRDefault="003213CF" w:rsidP="00BD30D3">
            <w:pPr>
              <w:rPr>
                <w:rFonts w:asciiTheme="majorBidi" w:hAnsiTheme="majorBidi" w:cstheme="majorBidi"/>
                <w:bCs/>
                <w:color w:val="000000" w:themeColor="text1"/>
                <w:szCs w:val="24"/>
              </w:rPr>
            </w:pPr>
            <w:r>
              <w:rPr>
                <w:rFonts w:asciiTheme="majorBidi" w:hAnsiTheme="majorBidi" w:cstheme="majorBidi"/>
                <w:szCs w:val="24"/>
              </w:rPr>
              <w:t>High</w:t>
            </w:r>
          </w:p>
        </w:tc>
      </w:tr>
      <w:tr w:rsidR="003213CF" w:rsidRPr="004B78CA" w14:paraId="5D39B559" w14:textId="77777777" w:rsidTr="00BD30D3">
        <w:tc>
          <w:tcPr>
            <w:tcW w:w="2204" w:type="dxa"/>
          </w:tcPr>
          <w:p w14:paraId="25E85030" w14:textId="77777777" w:rsidR="003213CF" w:rsidRPr="004B78CA" w:rsidRDefault="003213CF"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5C58FEF4" w14:textId="3380D855" w:rsidR="003213CF" w:rsidRPr="0009729F" w:rsidRDefault="0085627D" w:rsidP="00BD30D3">
            <w:pPr>
              <w:rPr>
                <w:rFonts w:asciiTheme="majorBidi" w:hAnsiTheme="majorBidi" w:cstheme="majorBidi"/>
                <w:b/>
                <w:bCs/>
                <w:color w:val="000000" w:themeColor="text1"/>
                <w:szCs w:val="24"/>
              </w:rPr>
            </w:pPr>
            <w:r>
              <w:t>User must have entered valid marks and selected a study stream.</w:t>
            </w:r>
          </w:p>
        </w:tc>
      </w:tr>
      <w:tr w:rsidR="003213CF" w:rsidRPr="004B78CA" w14:paraId="49EF232F" w14:textId="77777777" w:rsidTr="00BD30D3">
        <w:trPr>
          <w:trHeight w:val="305"/>
        </w:trPr>
        <w:tc>
          <w:tcPr>
            <w:tcW w:w="2204" w:type="dxa"/>
          </w:tcPr>
          <w:p w14:paraId="09EF07F4" w14:textId="77777777" w:rsidR="003213CF" w:rsidRPr="004B78CA" w:rsidRDefault="003213CF"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3210CF58" w14:textId="077FB00F" w:rsidR="003213CF" w:rsidRPr="004B78CA" w:rsidRDefault="0085627D" w:rsidP="00BD30D3">
            <w:pPr>
              <w:spacing w:before="100" w:beforeAutospacing="1" w:after="100" w:afterAutospacing="1"/>
              <w:rPr>
                <w:rFonts w:asciiTheme="majorBidi" w:eastAsia="Times New Roman" w:hAnsiTheme="majorBidi" w:cstheme="majorBidi"/>
                <w:color w:val="auto"/>
                <w:szCs w:val="24"/>
              </w:rPr>
            </w:pPr>
            <w:r>
              <w:t>The system displays a list of potential fields tailored to the user’s marks and study stream.</w:t>
            </w:r>
          </w:p>
        </w:tc>
      </w:tr>
      <w:tr w:rsidR="003213CF" w:rsidRPr="004B78CA" w14:paraId="1A04FE60" w14:textId="77777777" w:rsidTr="00BD30D3">
        <w:trPr>
          <w:trHeight w:val="167"/>
        </w:trPr>
        <w:tc>
          <w:tcPr>
            <w:tcW w:w="2204" w:type="dxa"/>
          </w:tcPr>
          <w:p w14:paraId="76258F19" w14:textId="77777777" w:rsidR="003213CF" w:rsidRPr="004B78CA" w:rsidRDefault="003213CF"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19EFA7CC" w14:textId="77777777" w:rsidR="003213CF" w:rsidRPr="004B78CA" w:rsidRDefault="003213CF" w:rsidP="00BD30D3">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User (Student or Father)</w:t>
            </w:r>
          </w:p>
        </w:tc>
      </w:tr>
      <w:tr w:rsidR="0085627D" w:rsidRPr="004B78CA" w14:paraId="3A10EEA8" w14:textId="77777777" w:rsidTr="00BD30D3">
        <w:trPr>
          <w:trHeight w:val="167"/>
        </w:trPr>
        <w:tc>
          <w:tcPr>
            <w:tcW w:w="2204" w:type="dxa"/>
            <w:vMerge w:val="restart"/>
          </w:tcPr>
          <w:p w14:paraId="4C9F645E" w14:textId="77777777" w:rsidR="0085627D" w:rsidRPr="004B78CA" w:rsidRDefault="0085627D" w:rsidP="0085627D">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19DA4C88" w14:textId="77777777" w:rsidR="0085627D" w:rsidRPr="004B78CA" w:rsidRDefault="0085627D" w:rsidP="0085627D">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66B6C3D6" w14:textId="77777777" w:rsidR="0085627D" w:rsidRPr="004B78CA" w:rsidRDefault="0085627D" w:rsidP="0085627D">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0C83DF0F" w14:textId="28ED45D3" w:rsidR="0085627D" w:rsidRPr="004B78CA" w:rsidRDefault="0085627D" w:rsidP="0085627D">
            <w:pPr>
              <w:spacing w:before="100" w:beforeAutospacing="1" w:after="100" w:afterAutospacing="1"/>
              <w:rPr>
                <w:rFonts w:eastAsia="Times New Roman" w:cs="Times New Roman"/>
                <w:color w:val="auto"/>
                <w:szCs w:val="24"/>
              </w:rPr>
            </w:pPr>
            <w:ins w:id="2634" w:author="Asad Shah" w:date="2025-01-03T18:26:00Z">
              <w:r w:rsidRPr="0035641C">
                <w:t>System processes user-entered marks and stream.</w:t>
              </w:r>
            </w:ins>
            <w:del w:id="2635" w:author="Asad Shah" w:date="2025-01-03T18:26:00Z">
              <w:r w:rsidRPr="00F11F8B" w:rsidDel="001E27CE">
                <w:delText>User selects their study stream from predefined options.</w:delText>
              </w:r>
            </w:del>
          </w:p>
        </w:tc>
      </w:tr>
      <w:tr w:rsidR="0085627D" w:rsidRPr="004B78CA" w14:paraId="7900537D" w14:textId="77777777" w:rsidTr="00BD30D3">
        <w:trPr>
          <w:trHeight w:val="167"/>
        </w:trPr>
        <w:tc>
          <w:tcPr>
            <w:tcW w:w="2204" w:type="dxa"/>
            <w:vMerge/>
          </w:tcPr>
          <w:p w14:paraId="36A08351" w14:textId="77777777" w:rsidR="0085627D" w:rsidRPr="004B78CA" w:rsidDel="00D71D38" w:rsidRDefault="0085627D" w:rsidP="0085627D">
            <w:pPr>
              <w:rPr>
                <w:rFonts w:asciiTheme="majorBidi" w:hAnsiTheme="majorBidi" w:cstheme="majorBidi"/>
                <w:b/>
                <w:bCs/>
                <w:color w:val="000000" w:themeColor="text1"/>
                <w:szCs w:val="24"/>
              </w:rPr>
            </w:pPr>
          </w:p>
        </w:tc>
        <w:tc>
          <w:tcPr>
            <w:tcW w:w="1536" w:type="dxa"/>
            <w:vMerge/>
            <w:vAlign w:val="center"/>
          </w:tcPr>
          <w:p w14:paraId="46DA7D90" w14:textId="77777777" w:rsidR="0085627D" w:rsidRPr="004B78CA" w:rsidDel="00D71D38" w:rsidRDefault="0085627D" w:rsidP="0085627D">
            <w:pPr>
              <w:jc w:val="center"/>
              <w:rPr>
                <w:rFonts w:asciiTheme="majorBidi" w:hAnsiTheme="majorBidi" w:cstheme="majorBidi"/>
                <w:bCs/>
                <w:color w:val="000000" w:themeColor="text1"/>
                <w:szCs w:val="24"/>
              </w:rPr>
            </w:pPr>
          </w:p>
        </w:tc>
        <w:tc>
          <w:tcPr>
            <w:tcW w:w="845" w:type="dxa"/>
          </w:tcPr>
          <w:p w14:paraId="470FCD90" w14:textId="77777777" w:rsidR="0085627D" w:rsidRPr="004B78CA" w:rsidRDefault="0085627D" w:rsidP="0085627D">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444DD565" w14:textId="5D75F6E4" w:rsidR="0085627D" w:rsidRPr="004B78CA" w:rsidRDefault="0085627D" w:rsidP="0085627D">
            <w:pPr>
              <w:spacing w:before="100" w:beforeAutospacing="1" w:after="100" w:afterAutospacing="1"/>
              <w:rPr>
                <w:rFonts w:eastAsia="Times New Roman" w:cs="Times New Roman"/>
                <w:color w:val="auto"/>
                <w:szCs w:val="24"/>
              </w:rPr>
            </w:pPr>
            <w:ins w:id="2636" w:author="Asad Shah" w:date="2025-01-03T18:26:00Z">
              <w:r w:rsidRPr="0035641C">
                <w:t>System applies predefined rules or thresholds.</w:t>
              </w:r>
            </w:ins>
            <w:del w:id="2637" w:author="Asad Shah" w:date="2025-01-03T18:26:00Z">
              <w:r w:rsidRPr="00F11F8B" w:rsidDel="001E27CE">
                <w:delText>System saves the selection.</w:delText>
              </w:r>
            </w:del>
          </w:p>
        </w:tc>
      </w:tr>
      <w:tr w:rsidR="0085627D" w:rsidRPr="004B78CA" w14:paraId="0155224B" w14:textId="77777777" w:rsidTr="00BD30D3">
        <w:trPr>
          <w:trHeight w:val="167"/>
          <w:ins w:id="2638" w:author="Asad Shah" w:date="2025-01-03T18:26:00Z"/>
        </w:trPr>
        <w:tc>
          <w:tcPr>
            <w:tcW w:w="2204" w:type="dxa"/>
            <w:vMerge/>
          </w:tcPr>
          <w:p w14:paraId="1ED59095" w14:textId="77777777" w:rsidR="0085627D" w:rsidRPr="004B78CA" w:rsidDel="00D71D38" w:rsidRDefault="0085627D" w:rsidP="0085627D">
            <w:pPr>
              <w:rPr>
                <w:ins w:id="2639" w:author="Asad Shah" w:date="2025-01-03T18:26:00Z"/>
                <w:rFonts w:asciiTheme="majorBidi" w:hAnsiTheme="majorBidi" w:cstheme="majorBidi"/>
                <w:b/>
                <w:bCs/>
                <w:color w:val="000000" w:themeColor="text1"/>
                <w:szCs w:val="24"/>
              </w:rPr>
            </w:pPr>
          </w:p>
        </w:tc>
        <w:tc>
          <w:tcPr>
            <w:tcW w:w="1536" w:type="dxa"/>
            <w:vMerge/>
            <w:vAlign w:val="center"/>
          </w:tcPr>
          <w:p w14:paraId="0218640C" w14:textId="77777777" w:rsidR="0085627D" w:rsidRPr="004B78CA" w:rsidDel="00D71D38" w:rsidRDefault="0085627D" w:rsidP="0085627D">
            <w:pPr>
              <w:jc w:val="center"/>
              <w:rPr>
                <w:ins w:id="2640" w:author="Asad Shah" w:date="2025-01-03T18:26:00Z"/>
                <w:rFonts w:asciiTheme="majorBidi" w:hAnsiTheme="majorBidi" w:cstheme="majorBidi"/>
                <w:bCs/>
                <w:color w:val="000000" w:themeColor="text1"/>
                <w:szCs w:val="24"/>
              </w:rPr>
            </w:pPr>
          </w:p>
        </w:tc>
        <w:tc>
          <w:tcPr>
            <w:tcW w:w="845" w:type="dxa"/>
          </w:tcPr>
          <w:p w14:paraId="7CC2D182" w14:textId="0A1C2D0C" w:rsidR="0085627D" w:rsidRPr="004B78CA" w:rsidRDefault="0085627D" w:rsidP="0085627D">
            <w:pPr>
              <w:rPr>
                <w:ins w:id="2641" w:author="Asad Shah" w:date="2025-01-03T18:26:00Z"/>
                <w:rFonts w:asciiTheme="majorBidi" w:hAnsiTheme="majorBidi" w:cstheme="majorBidi"/>
                <w:bCs/>
                <w:color w:val="000000" w:themeColor="text1"/>
                <w:szCs w:val="24"/>
              </w:rPr>
            </w:pPr>
            <w:ins w:id="2642" w:author="Asad Shah" w:date="2025-01-03T18:26:00Z">
              <w:r>
                <w:rPr>
                  <w:rFonts w:asciiTheme="majorBidi" w:hAnsiTheme="majorBidi" w:cstheme="majorBidi"/>
                  <w:bCs/>
                  <w:color w:val="000000" w:themeColor="text1"/>
                  <w:szCs w:val="24"/>
                </w:rPr>
                <w:t>3</w:t>
              </w:r>
            </w:ins>
          </w:p>
        </w:tc>
        <w:tc>
          <w:tcPr>
            <w:tcW w:w="5220" w:type="dxa"/>
          </w:tcPr>
          <w:p w14:paraId="58EC6E6D" w14:textId="118D7D7F" w:rsidR="0085627D" w:rsidRPr="00F11F8B" w:rsidRDefault="0085627D" w:rsidP="0085627D">
            <w:pPr>
              <w:spacing w:before="100" w:beforeAutospacing="1" w:after="100" w:afterAutospacing="1"/>
              <w:rPr>
                <w:ins w:id="2643" w:author="Asad Shah" w:date="2025-01-03T18:26:00Z"/>
              </w:rPr>
            </w:pPr>
            <w:ins w:id="2644" w:author="Asad Shah" w:date="2025-01-03T18:26:00Z">
              <w:r w:rsidRPr="0035641C">
                <w:t>System displays suitable fields to the user.</w:t>
              </w:r>
            </w:ins>
          </w:p>
        </w:tc>
      </w:tr>
      <w:tr w:rsidR="003213CF" w:rsidRPr="004B78CA" w14:paraId="4C11A749" w14:textId="77777777" w:rsidTr="00BD30D3">
        <w:trPr>
          <w:trHeight w:val="593"/>
        </w:trPr>
        <w:tc>
          <w:tcPr>
            <w:tcW w:w="2204" w:type="dxa"/>
            <w:vMerge/>
          </w:tcPr>
          <w:p w14:paraId="1C8FCD69" w14:textId="77777777" w:rsidR="003213CF" w:rsidRPr="004B78CA" w:rsidRDefault="003213CF" w:rsidP="00BD30D3">
            <w:pPr>
              <w:rPr>
                <w:rFonts w:asciiTheme="majorBidi" w:hAnsiTheme="majorBidi" w:cstheme="majorBidi"/>
                <w:b/>
                <w:bCs/>
                <w:color w:val="000000" w:themeColor="text1"/>
                <w:szCs w:val="24"/>
              </w:rPr>
            </w:pPr>
          </w:p>
        </w:tc>
        <w:tc>
          <w:tcPr>
            <w:tcW w:w="1536" w:type="dxa"/>
            <w:vAlign w:val="center"/>
          </w:tcPr>
          <w:p w14:paraId="53C7F74E" w14:textId="77777777" w:rsidR="003213CF" w:rsidRPr="004B78CA" w:rsidRDefault="003213CF"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39675416" w14:textId="1A277C6C" w:rsidR="003213CF" w:rsidRPr="004B78CA" w:rsidRDefault="0085627D" w:rsidP="00BD30D3">
            <w:pPr>
              <w:spacing w:before="100" w:beforeAutospacing="1" w:after="100" w:afterAutospacing="1"/>
              <w:rPr>
                <w:rFonts w:asciiTheme="majorBidi" w:eastAsia="Times New Roman" w:hAnsiTheme="majorBidi" w:cstheme="majorBidi"/>
                <w:color w:val="auto"/>
                <w:szCs w:val="24"/>
              </w:rPr>
            </w:pPr>
            <w:ins w:id="2645" w:author="Asad Shah" w:date="2025-01-03T18:26:00Z">
              <w:r>
                <w:t>User’s marks are insufficient for most fields: system suggests alternate pathways or preparatory options.</w:t>
              </w:r>
            </w:ins>
            <w:del w:id="2646" w:author="Asad Shah" w:date="2025-01-03T18:26:00Z">
              <w:r w:rsidR="003213CF" w:rsidDel="0085627D">
                <w:delText>User selects "Other": system prompts for additional details or confirmation.</w:delText>
              </w:r>
            </w:del>
          </w:p>
        </w:tc>
      </w:tr>
      <w:tr w:rsidR="003213CF" w:rsidRPr="004B78CA" w14:paraId="11D80E0D" w14:textId="77777777" w:rsidTr="00BD30D3">
        <w:trPr>
          <w:trHeight w:val="56"/>
        </w:trPr>
        <w:tc>
          <w:tcPr>
            <w:tcW w:w="2204" w:type="dxa"/>
            <w:vMerge/>
          </w:tcPr>
          <w:p w14:paraId="5C4B6672" w14:textId="77777777" w:rsidR="003213CF" w:rsidRPr="004B78CA" w:rsidRDefault="003213CF" w:rsidP="00BD30D3">
            <w:pPr>
              <w:rPr>
                <w:rFonts w:asciiTheme="majorBidi" w:hAnsiTheme="majorBidi" w:cstheme="majorBidi"/>
                <w:b/>
                <w:bCs/>
                <w:color w:val="000000" w:themeColor="text1"/>
                <w:szCs w:val="24"/>
              </w:rPr>
            </w:pPr>
          </w:p>
        </w:tc>
        <w:tc>
          <w:tcPr>
            <w:tcW w:w="1536" w:type="dxa"/>
            <w:vAlign w:val="center"/>
          </w:tcPr>
          <w:p w14:paraId="53A615D4" w14:textId="77777777" w:rsidR="003213CF" w:rsidRPr="004B78CA" w:rsidRDefault="003213CF"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25A04DDE" w14:textId="39584C6E" w:rsidR="003213CF" w:rsidRPr="004B78CA" w:rsidRDefault="0085627D" w:rsidP="00BD30D3">
            <w:pPr>
              <w:spacing w:before="100" w:beforeAutospacing="1" w:after="100" w:afterAutospacing="1"/>
              <w:rPr>
                <w:rFonts w:asciiTheme="majorBidi" w:eastAsia="Times New Roman" w:hAnsiTheme="majorBidi" w:cstheme="majorBidi"/>
                <w:color w:val="auto"/>
                <w:szCs w:val="24"/>
              </w:rPr>
            </w:pPr>
            <w:ins w:id="2647" w:author="Asad Shah" w:date="2025-01-03T18:26:00Z">
              <w:r>
                <w:t>System cannot calculate eligibility due to missing data: prompts user to provide required inputs.</w:t>
              </w:r>
            </w:ins>
            <w:del w:id="2648" w:author="Asad Shah" w:date="2025-01-03T18:26:00Z">
              <w:r w:rsidR="003213CF" w:rsidDel="0085627D">
                <w:delText>System error: prompts user to reselect the stream.</w:delText>
              </w:r>
            </w:del>
          </w:p>
        </w:tc>
      </w:tr>
    </w:tbl>
    <w:p w14:paraId="796F4D1E" w14:textId="380F821A" w:rsidR="00F766C5" w:rsidRDefault="00F766C5" w:rsidP="00F766C5">
      <w:pPr>
        <w:rPr>
          <w:ins w:id="2649" w:author="Asad Shah" w:date="2025-01-03T18:27:00Z"/>
        </w:rPr>
      </w:pPr>
    </w:p>
    <w:p w14:paraId="45FEE8F3" w14:textId="0B88EE94" w:rsidR="0039753D" w:rsidRDefault="0039753D">
      <w:pPr>
        <w:pStyle w:val="Heading3"/>
        <w:rPr>
          <w:ins w:id="2650" w:author="Asad Shah" w:date="2025-01-03T18:27:00Z"/>
        </w:rPr>
        <w:pPrChange w:id="2651" w:author="Asad Shah" w:date="2025-01-03T18:27:00Z">
          <w:pPr/>
        </w:pPrChange>
      </w:pPr>
      <w:bookmarkStart w:id="2652" w:name="_Toc187627481"/>
      <w:ins w:id="2653" w:author="Asad Shah" w:date="2025-01-03T18:27:00Z">
        <w:r>
          <w:t>3.3.9 Use Case # 3.2</w:t>
        </w:r>
        <w:bookmarkEnd w:id="2652"/>
      </w:ins>
    </w:p>
    <w:p w14:paraId="45148681" w14:textId="3F78D669" w:rsidR="0039753D" w:rsidRDefault="0039753D" w:rsidP="00F766C5">
      <w:pPr>
        <w:rPr>
          <w:ins w:id="2654" w:author="Asad Shah" w:date="2025-01-03T18:27:00Z"/>
        </w:rPr>
      </w:pPr>
    </w:p>
    <w:tbl>
      <w:tblPr>
        <w:tblStyle w:val="TableGrid"/>
        <w:tblW w:w="9805" w:type="dxa"/>
        <w:tblLook w:val="04A0" w:firstRow="1" w:lastRow="0" w:firstColumn="1" w:lastColumn="0" w:noHBand="0" w:noVBand="1"/>
      </w:tblPr>
      <w:tblGrid>
        <w:gridCol w:w="2204"/>
        <w:gridCol w:w="1536"/>
        <w:gridCol w:w="845"/>
        <w:gridCol w:w="5220"/>
      </w:tblGrid>
      <w:tr w:rsidR="0039753D" w:rsidRPr="004B78CA" w14:paraId="36863EA8" w14:textId="77777777" w:rsidTr="00BD30D3">
        <w:trPr>
          <w:ins w:id="2655" w:author="Asad Shah" w:date="2025-01-03T18:27:00Z"/>
        </w:trPr>
        <w:tc>
          <w:tcPr>
            <w:tcW w:w="2204" w:type="dxa"/>
            <w:shd w:val="clear" w:color="auto" w:fill="D9D9D9" w:themeFill="background1" w:themeFillShade="D9"/>
          </w:tcPr>
          <w:p w14:paraId="65DBFB62" w14:textId="44243B6A" w:rsidR="0039753D" w:rsidRPr="004B78CA" w:rsidRDefault="0039753D" w:rsidP="00BD30D3">
            <w:pPr>
              <w:rPr>
                <w:ins w:id="2656" w:author="Asad Shah" w:date="2025-01-03T18:27:00Z"/>
                <w:rFonts w:asciiTheme="majorBidi" w:hAnsiTheme="majorBidi" w:cstheme="majorBidi"/>
                <w:b/>
                <w:bCs/>
                <w:color w:val="000000" w:themeColor="text1"/>
                <w:szCs w:val="24"/>
              </w:rPr>
            </w:pPr>
            <w:ins w:id="2657" w:author="Asad Shah" w:date="2025-01-03T18:27:00Z">
              <w:r>
                <w:rPr>
                  <w:rFonts w:asciiTheme="majorBidi" w:hAnsiTheme="majorBidi" w:cstheme="majorBidi"/>
                  <w:b/>
                  <w:bCs/>
                  <w:color w:val="000000" w:themeColor="text1"/>
                  <w:szCs w:val="24"/>
                </w:rPr>
                <w:t>3.</w:t>
              </w:r>
            </w:ins>
            <w:ins w:id="2658" w:author="Asad Shah" w:date="2025-01-03T18:28:00Z">
              <w:r>
                <w:rPr>
                  <w:rFonts w:asciiTheme="majorBidi" w:hAnsiTheme="majorBidi" w:cstheme="majorBidi"/>
                  <w:b/>
                  <w:bCs/>
                  <w:color w:val="000000" w:themeColor="text1"/>
                  <w:szCs w:val="24"/>
                </w:rPr>
                <w:t>2</w:t>
              </w:r>
            </w:ins>
          </w:p>
        </w:tc>
        <w:tc>
          <w:tcPr>
            <w:tcW w:w="7601" w:type="dxa"/>
            <w:gridSpan w:val="3"/>
            <w:shd w:val="clear" w:color="auto" w:fill="D9D9D9" w:themeFill="background1" w:themeFillShade="D9"/>
          </w:tcPr>
          <w:p w14:paraId="4347DA15" w14:textId="2258DEA0" w:rsidR="0039753D" w:rsidRPr="0039753D" w:rsidRDefault="0039753D" w:rsidP="00BD30D3">
            <w:pPr>
              <w:rPr>
                <w:ins w:id="2659" w:author="Asad Shah" w:date="2025-01-03T18:27:00Z"/>
                <w:rFonts w:asciiTheme="majorBidi" w:hAnsiTheme="majorBidi" w:cstheme="majorBidi"/>
                <w:b/>
                <w:bCs/>
                <w:color w:val="000000" w:themeColor="text1"/>
                <w:szCs w:val="24"/>
              </w:rPr>
            </w:pPr>
            <w:ins w:id="2660" w:author="Asad Shah" w:date="2025-01-03T18:28:00Z">
              <w:r w:rsidRPr="0039753D">
                <w:rPr>
                  <w:b/>
                  <w:bCs/>
                  <w:rPrChange w:id="2661" w:author="Asad Shah" w:date="2025-01-03T18:28:00Z">
                    <w:rPr/>
                  </w:rPrChange>
                </w:rPr>
                <w:t>Recommend Fields Based on Stated Interests</w:t>
              </w:r>
            </w:ins>
          </w:p>
        </w:tc>
      </w:tr>
      <w:tr w:rsidR="0039753D" w:rsidRPr="004B78CA" w14:paraId="67D116A1" w14:textId="77777777" w:rsidTr="00BD30D3">
        <w:trPr>
          <w:ins w:id="2662" w:author="Asad Shah" w:date="2025-01-03T18:27:00Z"/>
        </w:trPr>
        <w:tc>
          <w:tcPr>
            <w:tcW w:w="2204" w:type="dxa"/>
          </w:tcPr>
          <w:p w14:paraId="571E8381" w14:textId="77777777" w:rsidR="0039753D" w:rsidRPr="004B78CA" w:rsidRDefault="0039753D" w:rsidP="00BD30D3">
            <w:pPr>
              <w:rPr>
                <w:ins w:id="2663" w:author="Asad Shah" w:date="2025-01-03T18:27:00Z"/>
                <w:rFonts w:asciiTheme="majorBidi" w:hAnsiTheme="majorBidi" w:cstheme="majorBidi"/>
                <w:b/>
                <w:bCs/>
                <w:color w:val="000000" w:themeColor="text1"/>
                <w:szCs w:val="24"/>
              </w:rPr>
            </w:pPr>
            <w:ins w:id="2664" w:author="Asad Shah" w:date="2025-01-03T18:27:00Z">
              <w:r w:rsidRPr="004B78CA">
                <w:rPr>
                  <w:rFonts w:asciiTheme="majorBidi" w:hAnsiTheme="majorBidi" w:cstheme="majorBidi"/>
                  <w:b/>
                  <w:bCs/>
                  <w:color w:val="000000" w:themeColor="text1"/>
                  <w:szCs w:val="24"/>
                </w:rPr>
                <w:t>Author</w:t>
              </w:r>
            </w:ins>
          </w:p>
        </w:tc>
        <w:tc>
          <w:tcPr>
            <w:tcW w:w="7601" w:type="dxa"/>
            <w:gridSpan w:val="3"/>
          </w:tcPr>
          <w:p w14:paraId="48A7C8D9" w14:textId="77777777" w:rsidR="0039753D" w:rsidRPr="004B78CA" w:rsidRDefault="0039753D" w:rsidP="00BD30D3">
            <w:pPr>
              <w:rPr>
                <w:ins w:id="2665" w:author="Asad Shah" w:date="2025-01-03T18:27:00Z"/>
                <w:rFonts w:asciiTheme="majorBidi" w:hAnsiTheme="majorBidi" w:cstheme="majorBidi"/>
                <w:bCs/>
                <w:color w:val="000000" w:themeColor="text1"/>
                <w:szCs w:val="24"/>
              </w:rPr>
            </w:pPr>
            <w:ins w:id="2666" w:author="Asad Shah" w:date="2025-01-03T18:27:00Z">
              <w:r w:rsidRPr="004B78CA">
                <w:rPr>
                  <w:rFonts w:asciiTheme="majorBidi" w:hAnsiTheme="majorBidi" w:cstheme="majorBidi"/>
                  <w:bCs/>
                  <w:color w:val="000000" w:themeColor="text1"/>
                  <w:szCs w:val="24"/>
                </w:rPr>
                <w:t>Asad Shah</w:t>
              </w:r>
            </w:ins>
          </w:p>
        </w:tc>
      </w:tr>
      <w:tr w:rsidR="0039753D" w:rsidRPr="004B78CA" w14:paraId="78BB7825" w14:textId="77777777" w:rsidTr="00BD30D3">
        <w:trPr>
          <w:ins w:id="2667" w:author="Asad Shah" w:date="2025-01-03T18:27:00Z"/>
        </w:trPr>
        <w:tc>
          <w:tcPr>
            <w:tcW w:w="2204" w:type="dxa"/>
          </w:tcPr>
          <w:p w14:paraId="5B5E0A9C" w14:textId="77777777" w:rsidR="0039753D" w:rsidRPr="004B78CA" w:rsidRDefault="0039753D" w:rsidP="00BD30D3">
            <w:pPr>
              <w:rPr>
                <w:ins w:id="2668" w:author="Asad Shah" w:date="2025-01-03T18:27:00Z"/>
                <w:rFonts w:asciiTheme="majorBidi" w:hAnsiTheme="majorBidi" w:cstheme="majorBidi"/>
                <w:b/>
                <w:bCs/>
                <w:color w:val="000000" w:themeColor="text1"/>
                <w:szCs w:val="24"/>
              </w:rPr>
            </w:pPr>
            <w:ins w:id="2669" w:author="Asad Shah" w:date="2025-01-03T18:27:00Z">
              <w:r w:rsidRPr="004B78CA">
                <w:rPr>
                  <w:rFonts w:asciiTheme="majorBidi" w:hAnsiTheme="majorBidi" w:cstheme="majorBidi"/>
                  <w:b/>
                  <w:bCs/>
                  <w:color w:val="000000" w:themeColor="text1"/>
                  <w:szCs w:val="24"/>
                </w:rPr>
                <w:t>Purpose</w:t>
              </w:r>
            </w:ins>
          </w:p>
        </w:tc>
        <w:tc>
          <w:tcPr>
            <w:tcW w:w="7601" w:type="dxa"/>
            <w:gridSpan w:val="3"/>
          </w:tcPr>
          <w:p w14:paraId="41C9E0A2" w14:textId="23217874" w:rsidR="0039753D" w:rsidRPr="004B78CA" w:rsidRDefault="0039753D" w:rsidP="00BD30D3">
            <w:pPr>
              <w:rPr>
                <w:ins w:id="2670" w:author="Asad Shah" w:date="2025-01-03T18:27:00Z"/>
                <w:rFonts w:asciiTheme="majorBidi" w:hAnsiTheme="majorBidi" w:cstheme="majorBidi"/>
                <w:bCs/>
                <w:color w:val="000000" w:themeColor="text1"/>
                <w:szCs w:val="24"/>
              </w:rPr>
            </w:pPr>
            <w:ins w:id="2671" w:author="Asad Shah" w:date="2025-01-03T18:29:00Z">
              <w:r>
                <w:t>Provide personalized field recommendations based on the user’s stated interests.</w:t>
              </w:r>
            </w:ins>
          </w:p>
        </w:tc>
      </w:tr>
      <w:tr w:rsidR="0039753D" w:rsidRPr="004B78CA" w14:paraId="14484FF2" w14:textId="77777777" w:rsidTr="00BD30D3">
        <w:trPr>
          <w:trHeight w:val="167"/>
          <w:ins w:id="2672" w:author="Asad Shah" w:date="2025-01-03T18:27:00Z"/>
        </w:trPr>
        <w:tc>
          <w:tcPr>
            <w:tcW w:w="2204" w:type="dxa"/>
          </w:tcPr>
          <w:p w14:paraId="4AFD26B7" w14:textId="77777777" w:rsidR="0039753D" w:rsidRPr="004B78CA" w:rsidRDefault="0039753D" w:rsidP="00BD30D3">
            <w:pPr>
              <w:rPr>
                <w:ins w:id="2673" w:author="Asad Shah" w:date="2025-01-03T18:27:00Z"/>
                <w:rFonts w:asciiTheme="majorBidi" w:hAnsiTheme="majorBidi" w:cstheme="majorBidi"/>
                <w:b/>
                <w:bCs/>
                <w:color w:val="000000" w:themeColor="text1"/>
                <w:szCs w:val="24"/>
              </w:rPr>
            </w:pPr>
            <w:ins w:id="2674" w:author="Asad Shah" w:date="2025-01-03T18:27:00Z">
              <w:r w:rsidRPr="004B78CA">
                <w:rPr>
                  <w:rFonts w:asciiTheme="majorBidi" w:eastAsia="Times New Roman" w:hAnsiTheme="majorBidi" w:cstheme="majorBidi"/>
                  <w:b/>
                  <w:szCs w:val="24"/>
                </w:rPr>
                <w:t>Requirements Traceability</w:t>
              </w:r>
            </w:ins>
          </w:p>
        </w:tc>
        <w:tc>
          <w:tcPr>
            <w:tcW w:w="7601" w:type="dxa"/>
            <w:gridSpan w:val="3"/>
            <w:vAlign w:val="center"/>
          </w:tcPr>
          <w:p w14:paraId="6CC31D4F" w14:textId="71334DEE" w:rsidR="0039753D" w:rsidRPr="004B78CA" w:rsidRDefault="0039753D" w:rsidP="00BD30D3">
            <w:pPr>
              <w:rPr>
                <w:ins w:id="2675" w:author="Asad Shah" w:date="2025-01-03T18:27:00Z"/>
                <w:rFonts w:asciiTheme="majorBidi" w:hAnsiTheme="majorBidi" w:cstheme="majorBidi"/>
                <w:bCs/>
                <w:color w:val="000000" w:themeColor="text1"/>
                <w:szCs w:val="24"/>
              </w:rPr>
            </w:pPr>
            <w:ins w:id="2676" w:author="Asad Shah" w:date="2025-01-03T18:27:00Z">
              <w:r w:rsidRPr="004B78CA">
                <w:rPr>
                  <w:rFonts w:asciiTheme="majorBidi" w:hAnsiTheme="majorBidi" w:cstheme="majorBidi"/>
                  <w:szCs w:val="24"/>
                </w:rPr>
                <w:t>F</w:t>
              </w:r>
              <w:r>
                <w:rPr>
                  <w:rFonts w:asciiTheme="majorBidi" w:hAnsiTheme="majorBidi" w:cstheme="majorBidi"/>
                  <w:szCs w:val="24"/>
                </w:rPr>
                <w:t>3.</w:t>
              </w:r>
            </w:ins>
            <w:ins w:id="2677" w:author="Asad Shah" w:date="2025-01-03T18:29:00Z">
              <w:r>
                <w:rPr>
                  <w:rFonts w:asciiTheme="majorBidi" w:hAnsiTheme="majorBidi" w:cstheme="majorBidi"/>
                  <w:szCs w:val="24"/>
                </w:rPr>
                <w:t>2</w:t>
              </w:r>
            </w:ins>
          </w:p>
        </w:tc>
      </w:tr>
      <w:tr w:rsidR="0039753D" w:rsidRPr="004B78CA" w14:paraId="43F6ABB4" w14:textId="77777777" w:rsidTr="00BD30D3">
        <w:trPr>
          <w:trHeight w:val="167"/>
          <w:ins w:id="2678" w:author="Asad Shah" w:date="2025-01-03T18:27:00Z"/>
        </w:trPr>
        <w:tc>
          <w:tcPr>
            <w:tcW w:w="2204" w:type="dxa"/>
          </w:tcPr>
          <w:p w14:paraId="352FAE49" w14:textId="77777777" w:rsidR="0039753D" w:rsidRPr="004B78CA" w:rsidRDefault="0039753D" w:rsidP="00BD30D3">
            <w:pPr>
              <w:rPr>
                <w:ins w:id="2679" w:author="Asad Shah" w:date="2025-01-03T18:27:00Z"/>
                <w:rFonts w:asciiTheme="majorBidi" w:hAnsiTheme="majorBidi" w:cstheme="majorBidi"/>
                <w:b/>
                <w:bCs/>
                <w:color w:val="000000" w:themeColor="text1"/>
                <w:szCs w:val="24"/>
              </w:rPr>
            </w:pPr>
            <w:ins w:id="2680" w:author="Asad Shah" w:date="2025-01-03T18:27:00Z">
              <w:r w:rsidRPr="004B78CA">
                <w:rPr>
                  <w:rFonts w:asciiTheme="majorBidi" w:hAnsiTheme="majorBidi" w:cstheme="majorBidi"/>
                  <w:b/>
                  <w:bCs/>
                  <w:color w:val="000000" w:themeColor="text1"/>
                  <w:szCs w:val="24"/>
                </w:rPr>
                <w:t>Priority</w:t>
              </w:r>
            </w:ins>
          </w:p>
        </w:tc>
        <w:tc>
          <w:tcPr>
            <w:tcW w:w="7601" w:type="dxa"/>
            <w:gridSpan w:val="3"/>
            <w:vAlign w:val="center"/>
          </w:tcPr>
          <w:p w14:paraId="013E0947" w14:textId="5C72CEF7" w:rsidR="0039753D" w:rsidRPr="004B78CA" w:rsidRDefault="0039753D" w:rsidP="00BD30D3">
            <w:pPr>
              <w:rPr>
                <w:ins w:id="2681" w:author="Asad Shah" w:date="2025-01-03T18:27:00Z"/>
                <w:rFonts w:asciiTheme="majorBidi" w:hAnsiTheme="majorBidi" w:cstheme="majorBidi"/>
                <w:bCs/>
                <w:color w:val="000000" w:themeColor="text1"/>
                <w:szCs w:val="24"/>
              </w:rPr>
            </w:pPr>
            <w:ins w:id="2682" w:author="Asad Shah" w:date="2025-01-03T18:29:00Z">
              <w:r>
                <w:rPr>
                  <w:rFonts w:asciiTheme="majorBidi" w:hAnsiTheme="majorBidi" w:cstheme="majorBidi"/>
                  <w:szCs w:val="24"/>
                </w:rPr>
                <w:t>Medium</w:t>
              </w:r>
            </w:ins>
          </w:p>
        </w:tc>
      </w:tr>
      <w:tr w:rsidR="0039753D" w:rsidRPr="004B78CA" w14:paraId="061386EF" w14:textId="77777777" w:rsidTr="00BD30D3">
        <w:trPr>
          <w:ins w:id="2683" w:author="Asad Shah" w:date="2025-01-03T18:27:00Z"/>
        </w:trPr>
        <w:tc>
          <w:tcPr>
            <w:tcW w:w="2204" w:type="dxa"/>
          </w:tcPr>
          <w:p w14:paraId="6925FA19" w14:textId="77777777" w:rsidR="0039753D" w:rsidRPr="004B78CA" w:rsidRDefault="0039753D" w:rsidP="00BD30D3">
            <w:pPr>
              <w:rPr>
                <w:ins w:id="2684" w:author="Asad Shah" w:date="2025-01-03T18:27:00Z"/>
                <w:rFonts w:asciiTheme="majorBidi" w:hAnsiTheme="majorBidi" w:cstheme="majorBidi"/>
                <w:b/>
                <w:bCs/>
                <w:color w:val="000000" w:themeColor="text1"/>
                <w:szCs w:val="24"/>
              </w:rPr>
            </w:pPr>
            <w:ins w:id="2685" w:author="Asad Shah" w:date="2025-01-03T18:27:00Z">
              <w:r w:rsidRPr="004B78CA">
                <w:rPr>
                  <w:rFonts w:asciiTheme="majorBidi" w:hAnsiTheme="majorBidi" w:cstheme="majorBidi"/>
                  <w:b/>
                  <w:bCs/>
                  <w:color w:val="000000" w:themeColor="text1"/>
                  <w:szCs w:val="24"/>
                </w:rPr>
                <w:t>Preconditions</w:t>
              </w:r>
            </w:ins>
          </w:p>
        </w:tc>
        <w:tc>
          <w:tcPr>
            <w:tcW w:w="7601" w:type="dxa"/>
            <w:gridSpan w:val="3"/>
          </w:tcPr>
          <w:p w14:paraId="70F870FD" w14:textId="303208C4" w:rsidR="0039753D" w:rsidRPr="0009729F" w:rsidRDefault="0039753D" w:rsidP="00BD30D3">
            <w:pPr>
              <w:rPr>
                <w:ins w:id="2686" w:author="Asad Shah" w:date="2025-01-03T18:27:00Z"/>
                <w:rFonts w:asciiTheme="majorBidi" w:hAnsiTheme="majorBidi" w:cstheme="majorBidi"/>
                <w:b/>
                <w:bCs/>
                <w:color w:val="000000" w:themeColor="text1"/>
                <w:szCs w:val="24"/>
              </w:rPr>
            </w:pPr>
            <w:ins w:id="2687" w:author="Asad Shah" w:date="2025-01-03T18:29:00Z">
              <w:r>
                <w:t>User must have interacted with the chatbot or directly entered their interests.</w:t>
              </w:r>
            </w:ins>
          </w:p>
        </w:tc>
      </w:tr>
      <w:tr w:rsidR="0039753D" w:rsidRPr="004B78CA" w14:paraId="48D31C26" w14:textId="77777777" w:rsidTr="00BD30D3">
        <w:trPr>
          <w:trHeight w:val="305"/>
          <w:ins w:id="2688" w:author="Asad Shah" w:date="2025-01-03T18:27:00Z"/>
        </w:trPr>
        <w:tc>
          <w:tcPr>
            <w:tcW w:w="2204" w:type="dxa"/>
          </w:tcPr>
          <w:p w14:paraId="362C3D64" w14:textId="77777777" w:rsidR="0039753D" w:rsidRPr="004B78CA" w:rsidRDefault="0039753D" w:rsidP="00BD30D3">
            <w:pPr>
              <w:rPr>
                <w:ins w:id="2689" w:author="Asad Shah" w:date="2025-01-03T18:27:00Z"/>
                <w:rFonts w:asciiTheme="majorBidi" w:hAnsiTheme="majorBidi" w:cstheme="majorBidi"/>
                <w:b/>
                <w:bCs/>
                <w:color w:val="000000" w:themeColor="text1"/>
                <w:szCs w:val="24"/>
              </w:rPr>
            </w:pPr>
            <w:ins w:id="2690" w:author="Asad Shah" w:date="2025-01-03T18:27:00Z">
              <w:r w:rsidRPr="004B78CA">
                <w:rPr>
                  <w:rFonts w:asciiTheme="majorBidi" w:hAnsiTheme="majorBidi" w:cstheme="majorBidi"/>
                  <w:b/>
                  <w:bCs/>
                  <w:color w:val="000000" w:themeColor="text1"/>
                  <w:szCs w:val="24"/>
                </w:rPr>
                <w:t>Postconditions</w:t>
              </w:r>
            </w:ins>
          </w:p>
        </w:tc>
        <w:tc>
          <w:tcPr>
            <w:tcW w:w="7601" w:type="dxa"/>
            <w:gridSpan w:val="3"/>
            <w:vAlign w:val="center"/>
          </w:tcPr>
          <w:p w14:paraId="5A3BF281" w14:textId="025DA855" w:rsidR="0039753D" w:rsidRPr="004B78CA" w:rsidRDefault="0030250E" w:rsidP="00BD30D3">
            <w:pPr>
              <w:spacing w:before="100" w:beforeAutospacing="1" w:after="100" w:afterAutospacing="1"/>
              <w:rPr>
                <w:ins w:id="2691" w:author="Asad Shah" w:date="2025-01-03T18:27:00Z"/>
                <w:rFonts w:asciiTheme="majorBidi" w:eastAsia="Times New Roman" w:hAnsiTheme="majorBidi" w:cstheme="majorBidi"/>
                <w:color w:val="auto"/>
                <w:szCs w:val="24"/>
              </w:rPr>
            </w:pPr>
            <w:ins w:id="2692" w:author="Asad Shah" w:date="2025-01-03T18:29:00Z">
              <w:r>
                <w:t>The system displays a list of potential fields aligned with the user’s stated interests.</w:t>
              </w:r>
            </w:ins>
          </w:p>
        </w:tc>
      </w:tr>
      <w:tr w:rsidR="0039753D" w:rsidRPr="004B78CA" w14:paraId="11ABC072" w14:textId="77777777" w:rsidTr="00BD30D3">
        <w:trPr>
          <w:trHeight w:val="167"/>
          <w:ins w:id="2693" w:author="Asad Shah" w:date="2025-01-03T18:27:00Z"/>
        </w:trPr>
        <w:tc>
          <w:tcPr>
            <w:tcW w:w="2204" w:type="dxa"/>
          </w:tcPr>
          <w:p w14:paraId="65EBBD1D" w14:textId="77777777" w:rsidR="0039753D" w:rsidRPr="004B78CA" w:rsidRDefault="0039753D" w:rsidP="00BD30D3">
            <w:pPr>
              <w:rPr>
                <w:ins w:id="2694" w:author="Asad Shah" w:date="2025-01-03T18:27:00Z"/>
                <w:rFonts w:asciiTheme="majorBidi" w:hAnsiTheme="majorBidi" w:cstheme="majorBidi"/>
                <w:b/>
                <w:bCs/>
                <w:color w:val="000000" w:themeColor="text1"/>
                <w:szCs w:val="24"/>
              </w:rPr>
            </w:pPr>
            <w:ins w:id="2695" w:author="Asad Shah" w:date="2025-01-03T18:27:00Z">
              <w:r w:rsidRPr="004B78CA">
                <w:rPr>
                  <w:rFonts w:asciiTheme="majorBidi" w:hAnsiTheme="majorBidi" w:cstheme="majorBidi"/>
                  <w:b/>
                  <w:bCs/>
                  <w:color w:val="000000" w:themeColor="text1"/>
                  <w:szCs w:val="24"/>
                </w:rPr>
                <w:t>Actors</w:t>
              </w:r>
            </w:ins>
          </w:p>
        </w:tc>
        <w:tc>
          <w:tcPr>
            <w:tcW w:w="7601" w:type="dxa"/>
            <w:gridSpan w:val="3"/>
            <w:vAlign w:val="center"/>
          </w:tcPr>
          <w:p w14:paraId="1FC2DD2D" w14:textId="77777777" w:rsidR="0039753D" w:rsidRPr="004B78CA" w:rsidRDefault="0039753D" w:rsidP="00BD30D3">
            <w:pPr>
              <w:rPr>
                <w:ins w:id="2696" w:author="Asad Shah" w:date="2025-01-03T18:27:00Z"/>
                <w:rFonts w:asciiTheme="majorBidi" w:hAnsiTheme="majorBidi" w:cstheme="majorBidi"/>
                <w:bCs/>
                <w:color w:val="000000" w:themeColor="text1"/>
                <w:szCs w:val="24"/>
              </w:rPr>
            </w:pPr>
            <w:ins w:id="2697" w:author="Asad Shah" w:date="2025-01-03T18:27:00Z">
              <w:r w:rsidRPr="004B78CA">
                <w:rPr>
                  <w:rFonts w:asciiTheme="majorBidi" w:hAnsiTheme="majorBidi" w:cstheme="majorBidi"/>
                  <w:bCs/>
                  <w:color w:val="000000" w:themeColor="text1"/>
                  <w:szCs w:val="24"/>
                </w:rPr>
                <w:t>User (Student or Father)</w:t>
              </w:r>
            </w:ins>
          </w:p>
        </w:tc>
      </w:tr>
      <w:tr w:rsidR="0030250E" w:rsidRPr="004B78CA" w14:paraId="1AEA7855" w14:textId="77777777" w:rsidTr="00BD30D3">
        <w:trPr>
          <w:trHeight w:val="167"/>
          <w:ins w:id="2698" w:author="Asad Shah" w:date="2025-01-03T18:27:00Z"/>
        </w:trPr>
        <w:tc>
          <w:tcPr>
            <w:tcW w:w="2204" w:type="dxa"/>
            <w:vMerge w:val="restart"/>
          </w:tcPr>
          <w:p w14:paraId="050298A1" w14:textId="77777777" w:rsidR="0030250E" w:rsidRPr="004B78CA" w:rsidRDefault="0030250E" w:rsidP="0030250E">
            <w:pPr>
              <w:rPr>
                <w:ins w:id="2699" w:author="Asad Shah" w:date="2025-01-03T18:27:00Z"/>
                <w:rFonts w:asciiTheme="majorBidi" w:hAnsiTheme="majorBidi" w:cstheme="majorBidi"/>
                <w:b/>
                <w:bCs/>
                <w:color w:val="000000" w:themeColor="text1"/>
                <w:szCs w:val="24"/>
              </w:rPr>
            </w:pPr>
            <w:ins w:id="2700" w:author="Asad Shah" w:date="2025-01-03T18:27:00Z">
              <w:r w:rsidRPr="004B78CA">
                <w:rPr>
                  <w:rFonts w:asciiTheme="majorBidi" w:hAnsiTheme="majorBidi" w:cstheme="majorBidi"/>
                  <w:b/>
                  <w:bCs/>
                  <w:color w:val="000000" w:themeColor="text1"/>
                  <w:szCs w:val="24"/>
                </w:rPr>
                <w:t xml:space="preserve">Flow of Events </w:t>
              </w:r>
            </w:ins>
          </w:p>
        </w:tc>
        <w:tc>
          <w:tcPr>
            <w:tcW w:w="1536" w:type="dxa"/>
            <w:vMerge w:val="restart"/>
            <w:vAlign w:val="center"/>
          </w:tcPr>
          <w:p w14:paraId="4FA60957" w14:textId="77777777" w:rsidR="0030250E" w:rsidRPr="004B78CA" w:rsidRDefault="0030250E" w:rsidP="0030250E">
            <w:pPr>
              <w:jc w:val="center"/>
              <w:rPr>
                <w:ins w:id="2701" w:author="Asad Shah" w:date="2025-01-03T18:27:00Z"/>
                <w:rFonts w:asciiTheme="majorBidi" w:hAnsiTheme="majorBidi" w:cstheme="majorBidi"/>
                <w:bCs/>
                <w:color w:val="000000" w:themeColor="text1"/>
                <w:szCs w:val="24"/>
              </w:rPr>
            </w:pPr>
            <w:ins w:id="2702" w:author="Asad Shah" w:date="2025-01-03T18:27:00Z">
              <w:r w:rsidRPr="004B78CA">
                <w:rPr>
                  <w:rFonts w:asciiTheme="majorBidi" w:hAnsiTheme="majorBidi" w:cstheme="majorBidi"/>
                  <w:bCs/>
                  <w:color w:val="000000" w:themeColor="text1"/>
                  <w:szCs w:val="24"/>
                </w:rPr>
                <w:t>Basic</w:t>
              </w:r>
            </w:ins>
          </w:p>
        </w:tc>
        <w:tc>
          <w:tcPr>
            <w:tcW w:w="845" w:type="dxa"/>
          </w:tcPr>
          <w:p w14:paraId="2FC138EE" w14:textId="77777777" w:rsidR="0030250E" w:rsidRPr="004B78CA" w:rsidRDefault="0030250E" w:rsidP="0030250E">
            <w:pPr>
              <w:rPr>
                <w:ins w:id="2703" w:author="Asad Shah" w:date="2025-01-03T18:27:00Z"/>
                <w:rFonts w:asciiTheme="majorBidi" w:hAnsiTheme="majorBidi" w:cstheme="majorBidi"/>
                <w:bCs/>
                <w:color w:val="000000" w:themeColor="text1"/>
                <w:szCs w:val="24"/>
              </w:rPr>
            </w:pPr>
            <w:ins w:id="2704" w:author="Asad Shah" w:date="2025-01-03T18:27:00Z">
              <w:r w:rsidRPr="004B78CA">
                <w:rPr>
                  <w:rFonts w:asciiTheme="majorBidi" w:hAnsiTheme="majorBidi" w:cstheme="majorBidi"/>
                  <w:bCs/>
                  <w:color w:val="000000" w:themeColor="text1"/>
                  <w:szCs w:val="24"/>
                </w:rPr>
                <w:t>1</w:t>
              </w:r>
            </w:ins>
          </w:p>
        </w:tc>
        <w:tc>
          <w:tcPr>
            <w:tcW w:w="5220" w:type="dxa"/>
          </w:tcPr>
          <w:p w14:paraId="22B1D2A3" w14:textId="59F7C1E7" w:rsidR="0030250E" w:rsidRPr="004B78CA" w:rsidRDefault="0030250E" w:rsidP="0030250E">
            <w:pPr>
              <w:spacing w:before="100" w:beforeAutospacing="1" w:after="100" w:afterAutospacing="1"/>
              <w:rPr>
                <w:ins w:id="2705" w:author="Asad Shah" w:date="2025-01-03T18:27:00Z"/>
                <w:rFonts w:eastAsia="Times New Roman" w:cs="Times New Roman"/>
                <w:color w:val="auto"/>
                <w:szCs w:val="24"/>
              </w:rPr>
            </w:pPr>
            <w:ins w:id="2706" w:author="Asad Shah" w:date="2025-01-03T18:30:00Z">
              <w:r w:rsidRPr="00A356C9">
                <w:t>User states interests via chatbot or input.</w:t>
              </w:r>
            </w:ins>
          </w:p>
        </w:tc>
      </w:tr>
      <w:tr w:rsidR="0030250E" w:rsidRPr="004B78CA" w14:paraId="5CC20794" w14:textId="77777777" w:rsidTr="00BD30D3">
        <w:trPr>
          <w:trHeight w:val="167"/>
          <w:ins w:id="2707" w:author="Asad Shah" w:date="2025-01-03T18:27:00Z"/>
        </w:trPr>
        <w:tc>
          <w:tcPr>
            <w:tcW w:w="2204" w:type="dxa"/>
            <w:vMerge/>
          </w:tcPr>
          <w:p w14:paraId="30170270" w14:textId="77777777" w:rsidR="0030250E" w:rsidRPr="004B78CA" w:rsidDel="00D71D38" w:rsidRDefault="0030250E" w:rsidP="0030250E">
            <w:pPr>
              <w:rPr>
                <w:ins w:id="2708" w:author="Asad Shah" w:date="2025-01-03T18:27:00Z"/>
                <w:rFonts w:asciiTheme="majorBidi" w:hAnsiTheme="majorBidi" w:cstheme="majorBidi"/>
                <w:b/>
                <w:bCs/>
                <w:color w:val="000000" w:themeColor="text1"/>
                <w:szCs w:val="24"/>
              </w:rPr>
            </w:pPr>
          </w:p>
        </w:tc>
        <w:tc>
          <w:tcPr>
            <w:tcW w:w="1536" w:type="dxa"/>
            <w:vMerge/>
            <w:vAlign w:val="center"/>
          </w:tcPr>
          <w:p w14:paraId="7DC546F2" w14:textId="77777777" w:rsidR="0030250E" w:rsidRPr="004B78CA" w:rsidDel="00D71D38" w:rsidRDefault="0030250E" w:rsidP="0030250E">
            <w:pPr>
              <w:jc w:val="center"/>
              <w:rPr>
                <w:ins w:id="2709" w:author="Asad Shah" w:date="2025-01-03T18:27:00Z"/>
                <w:rFonts w:asciiTheme="majorBidi" w:hAnsiTheme="majorBidi" w:cstheme="majorBidi"/>
                <w:bCs/>
                <w:color w:val="000000" w:themeColor="text1"/>
                <w:szCs w:val="24"/>
              </w:rPr>
            </w:pPr>
          </w:p>
        </w:tc>
        <w:tc>
          <w:tcPr>
            <w:tcW w:w="845" w:type="dxa"/>
          </w:tcPr>
          <w:p w14:paraId="143F9DF7" w14:textId="77777777" w:rsidR="0030250E" w:rsidRPr="004B78CA" w:rsidRDefault="0030250E" w:rsidP="0030250E">
            <w:pPr>
              <w:rPr>
                <w:ins w:id="2710" w:author="Asad Shah" w:date="2025-01-03T18:27:00Z"/>
                <w:rFonts w:asciiTheme="majorBidi" w:hAnsiTheme="majorBidi" w:cstheme="majorBidi"/>
                <w:bCs/>
                <w:color w:val="000000" w:themeColor="text1"/>
                <w:szCs w:val="24"/>
              </w:rPr>
            </w:pPr>
            <w:ins w:id="2711" w:author="Asad Shah" w:date="2025-01-03T18:27:00Z">
              <w:r w:rsidRPr="004B78CA">
                <w:rPr>
                  <w:rFonts w:asciiTheme="majorBidi" w:hAnsiTheme="majorBidi" w:cstheme="majorBidi"/>
                  <w:bCs/>
                  <w:color w:val="000000" w:themeColor="text1"/>
                  <w:szCs w:val="24"/>
                </w:rPr>
                <w:t>2</w:t>
              </w:r>
            </w:ins>
          </w:p>
        </w:tc>
        <w:tc>
          <w:tcPr>
            <w:tcW w:w="5220" w:type="dxa"/>
          </w:tcPr>
          <w:p w14:paraId="679BBD82" w14:textId="16C47DBB" w:rsidR="0030250E" w:rsidRPr="004B78CA" w:rsidRDefault="0030250E" w:rsidP="0030250E">
            <w:pPr>
              <w:spacing w:before="100" w:beforeAutospacing="1" w:after="100" w:afterAutospacing="1"/>
              <w:rPr>
                <w:ins w:id="2712" w:author="Asad Shah" w:date="2025-01-03T18:27:00Z"/>
                <w:rFonts w:eastAsia="Times New Roman" w:cs="Times New Roman"/>
                <w:color w:val="auto"/>
                <w:szCs w:val="24"/>
              </w:rPr>
            </w:pPr>
            <w:ins w:id="2713" w:author="Asad Shah" w:date="2025-01-03T18:30:00Z">
              <w:r w:rsidRPr="00A356C9">
                <w:t>System maps interests to field options.</w:t>
              </w:r>
            </w:ins>
          </w:p>
        </w:tc>
      </w:tr>
      <w:tr w:rsidR="0030250E" w:rsidRPr="004B78CA" w14:paraId="1ED4B7BC" w14:textId="77777777" w:rsidTr="00BD30D3">
        <w:trPr>
          <w:trHeight w:val="167"/>
          <w:ins w:id="2714" w:author="Asad Shah" w:date="2025-01-03T18:27:00Z"/>
        </w:trPr>
        <w:tc>
          <w:tcPr>
            <w:tcW w:w="2204" w:type="dxa"/>
            <w:vMerge/>
          </w:tcPr>
          <w:p w14:paraId="1AA9B36D" w14:textId="77777777" w:rsidR="0030250E" w:rsidRPr="004B78CA" w:rsidDel="00D71D38" w:rsidRDefault="0030250E" w:rsidP="0030250E">
            <w:pPr>
              <w:rPr>
                <w:ins w:id="2715" w:author="Asad Shah" w:date="2025-01-03T18:27:00Z"/>
                <w:rFonts w:asciiTheme="majorBidi" w:hAnsiTheme="majorBidi" w:cstheme="majorBidi"/>
                <w:b/>
                <w:bCs/>
                <w:color w:val="000000" w:themeColor="text1"/>
                <w:szCs w:val="24"/>
              </w:rPr>
            </w:pPr>
          </w:p>
        </w:tc>
        <w:tc>
          <w:tcPr>
            <w:tcW w:w="1536" w:type="dxa"/>
            <w:vMerge/>
            <w:vAlign w:val="center"/>
          </w:tcPr>
          <w:p w14:paraId="7B551D55" w14:textId="77777777" w:rsidR="0030250E" w:rsidRPr="004B78CA" w:rsidDel="00D71D38" w:rsidRDefault="0030250E" w:rsidP="0030250E">
            <w:pPr>
              <w:jc w:val="center"/>
              <w:rPr>
                <w:ins w:id="2716" w:author="Asad Shah" w:date="2025-01-03T18:27:00Z"/>
                <w:rFonts w:asciiTheme="majorBidi" w:hAnsiTheme="majorBidi" w:cstheme="majorBidi"/>
                <w:bCs/>
                <w:color w:val="000000" w:themeColor="text1"/>
                <w:szCs w:val="24"/>
              </w:rPr>
            </w:pPr>
          </w:p>
        </w:tc>
        <w:tc>
          <w:tcPr>
            <w:tcW w:w="845" w:type="dxa"/>
          </w:tcPr>
          <w:p w14:paraId="0B5343B0" w14:textId="77777777" w:rsidR="0030250E" w:rsidRPr="004B78CA" w:rsidRDefault="0030250E" w:rsidP="0030250E">
            <w:pPr>
              <w:rPr>
                <w:ins w:id="2717" w:author="Asad Shah" w:date="2025-01-03T18:27:00Z"/>
                <w:rFonts w:asciiTheme="majorBidi" w:hAnsiTheme="majorBidi" w:cstheme="majorBidi"/>
                <w:bCs/>
                <w:color w:val="000000" w:themeColor="text1"/>
                <w:szCs w:val="24"/>
              </w:rPr>
            </w:pPr>
            <w:ins w:id="2718" w:author="Asad Shah" w:date="2025-01-03T18:27:00Z">
              <w:r>
                <w:rPr>
                  <w:rFonts w:asciiTheme="majorBidi" w:hAnsiTheme="majorBidi" w:cstheme="majorBidi"/>
                  <w:bCs/>
                  <w:color w:val="000000" w:themeColor="text1"/>
                  <w:szCs w:val="24"/>
                </w:rPr>
                <w:t>3</w:t>
              </w:r>
            </w:ins>
          </w:p>
        </w:tc>
        <w:tc>
          <w:tcPr>
            <w:tcW w:w="5220" w:type="dxa"/>
          </w:tcPr>
          <w:p w14:paraId="14586984" w14:textId="3C4275E6" w:rsidR="0030250E" w:rsidRPr="00F11F8B" w:rsidRDefault="0030250E" w:rsidP="0030250E">
            <w:pPr>
              <w:spacing w:before="100" w:beforeAutospacing="1" w:after="100" w:afterAutospacing="1"/>
              <w:rPr>
                <w:ins w:id="2719" w:author="Asad Shah" w:date="2025-01-03T18:27:00Z"/>
              </w:rPr>
            </w:pPr>
            <w:ins w:id="2720" w:author="Asad Shah" w:date="2025-01-03T18:30:00Z">
              <w:r w:rsidRPr="00A356C9">
                <w:t>System displays matching fields to the user.</w:t>
              </w:r>
            </w:ins>
          </w:p>
        </w:tc>
      </w:tr>
      <w:tr w:rsidR="0039753D" w:rsidRPr="004B78CA" w14:paraId="7A9D2E42" w14:textId="77777777" w:rsidTr="00BD30D3">
        <w:trPr>
          <w:trHeight w:val="593"/>
          <w:ins w:id="2721" w:author="Asad Shah" w:date="2025-01-03T18:27:00Z"/>
        </w:trPr>
        <w:tc>
          <w:tcPr>
            <w:tcW w:w="2204" w:type="dxa"/>
            <w:vMerge/>
          </w:tcPr>
          <w:p w14:paraId="61996569" w14:textId="77777777" w:rsidR="0039753D" w:rsidRPr="004B78CA" w:rsidRDefault="0039753D" w:rsidP="00BD30D3">
            <w:pPr>
              <w:rPr>
                <w:ins w:id="2722" w:author="Asad Shah" w:date="2025-01-03T18:27:00Z"/>
                <w:rFonts w:asciiTheme="majorBidi" w:hAnsiTheme="majorBidi" w:cstheme="majorBidi"/>
                <w:b/>
                <w:bCs/>
                <w:color w:val="000000" w:themeColor="text1"/>
                <w:szCs w:val="24"/>
              </w:rPr>
            </w:pPr>
          </w:p>
        </w:tc>
        <w:tc>
          <w:tcPr>
            <w:tcW w:w="1536" w:type="dxa"/>
            <w:vAlign w:val="center"/>
          </w:tcPr>
          <w:p w14:paraId="54D45D3C" w14:textId="77777777" w:rsidR="0039753D" w:rsidRPr="004B78CA" w:rsidRDefault="0039753D" w:rsidP="00BD30D3">
            <w:pPr>
              <w:jc w:val="center"/>
              <w:rPr>
                <w:ins w:id="2723" w:author="Asad Shah" w:date="2025-01-03T18:27:00Z"/>
                <w:rFonts w:asciiTheme="majorBidi" w:hAnsiTheme="majorBidi" w:cstheme="majorBidi"/>
                <w:bCs/>
                <w:color w:val="000000" w:themeColor="text1"/>
                <w:szCs w:val="24"/>
              </w:rPr>
            </w:pPr>
            <w:ins w:id="2724" w:author="Asad Shah" w:date="2025-01-03T18:27:00Z">
              <w:r w:rsidRPr="004B78CA">
                <w:rPr>
                  <w:rFonts w:asciiTheme="majorBidi" w:hAnsiTheme="majorBidi" w:cstheme="majorBidi"/>
                  <w:bCs/>
                  <w:color w:val="000000" w:themeColor="text1"/>
                  <w:szCs w:val="24"/>
                </w:rPr>
                <w:t>Alternative</w:t>
              </w:r>
            </w:ins>
          </w:p>
        </w:tc>
        <w:tc>
          <w:tcPr>
            <w:tcW w:w="6065" w:type="dxa"/>
            <w:gridSpan w:val="2"/>
          </w:tcPr>
          <w:p w14:paraId="7209BCCE" w14:textId="28C5320D" w:rsidR="0039753D" w:rsidRPr="004B78CA" w:rsidRDefault="0030250E" w:rsidP="00BD30D3">
            <w:pPr>
              <w:spacing w:before="100" w:beforeAutospacing="1" w:after="100" w:afterAutospacing="1"/>
              <w:rPr>
                <w:ins w:id="2725" w:author="Asad Shah" w:date="2025-01-03T18:27:00Z"/>
                <w:rFonts w:asciiTheme="majorBidi" w:eastAsia="Times New Roman" w:hAnsiTheme="majorBidi" w:cstheme="majorBidi"/>
                <w:color w:val="auto"/>
                <w:szCs w:val="24"/>
              </w:rPr>
            </w:pPr>
            <w:ins w:id="2726" w:author="Asad Shah" w:date="2025-01-03T18:31:00Z">
              <w:r>
                <w:t>User’s stated interests do not map directly to predefined fields: system prompts for refinement.</w:t>
              </w:r>
            </w:ins>
          </w:p>
        </w:tc>
      </w:tr>
      <w:tr w:rsidR="0039753D" w:rsidRPr="004B78CA" w14:paraId="5F1B8EF8" w14:textId="77777777" w:rsidTr="00BD30D3">
        <w:trPr>
          <w:trHeight w:val="56"/>
          <w:ins w:id="2727" w:author="Asad Shah" w:date="2025-01-03T18:27:00Z"/>
        </w:trPr>
        <w:tc>
          <w:tcPr>
            <w:tcW w:w="2204" w:type="dxa"/>
            <w:vMerge/>
          </w:tcPr>
          <w:p w14:paraId="7B048AE4" w14:textId="77777777" w:rsidR="0039753D" w:rsidRPr="004B78CA" w:rsidRDefault="0039753D" w:rsidP="00BD30D3">
            <w:pPr>
              <w:rPr>
                <w:ins w:id="2728" w:author="Asad Shah" w:date="2025-01-03T18:27:00Z"/>
                <w:rFonts w:asciiTheme="majorBidi" w:hAnsiTheme="majorBidi" w:cstheme="majorBidi"/>
                <w:b/>
                <w:bCs/>
                <w:color w:val="000000" w:themeColor="text1"/>
                <w:szCs w:val="24"/>
              </w:rPr>
            </w:pPr>
          </w:p>
        </w:tc>
        <w:tc>
          <w:tcPr>
            <w:tcW w:w="1536" w:type="dxa"/>
            <w:vAlign w:val="center"/>
          </w:tcPr>
          <w:p w14:paraId="785142D6" w14:textId="77777777" w:rsidR="0039753D" w:rsidRPr="004B78CA" w:rsidRDefault="0039753D" w:rsidP="00BD30D3">
            <w:pPr>
              <w:jc w:val="center"/>
              <w:rPr>
                <w:ins w:id="2729" w:author="Asad Shah" w:date="2025-01-03T18:27:00Z"/>
                <w:rFonts w:asciiTheme="majorBidi" w:hAnsiTheme="majorBidi" w:cstheme="majorBidi"/>
                <w:bCs/>
                <w:color w:val="000000" w:themeColor="text1"/>
                <w:szCs w:val="24"/>
              </w:rPr>
            </w:pPr>
            <w:ins w:id="2730" w:author="Asad Shah" w:date="2025-01-03T18:27:00Z">
              <w:r w:rsidRPr="004B78CA">
                <w:rPr>
                  <w:rFonts w:asciiTheme="majorBidi" w:hAnsiTheme="majorBidi" w:cstheme="majorBidi"/>
                  <w:bCs/>
                  <w:color w:val="000000" w:themeColor="text1"/>
                  <w:szCs w:val="24"/>
                </w:rPr>
                <w:t>Exceptions</w:t>
              </w:r>
            </w:ins>
          </w:p>
        </w:tc>
        <w:tc>
          <w:tcPr>
            <w:tcW w:w="6065" w:type="dxa"/>
            <w:gridSpan w:val="2"/>
          </w:tcPr>
          <w:p w14:paraId="607E0F3D" w14:textId="0FE7EE42" w:rsidR="0039753D" w:rsidRPr="004B78CA" w:rsidRDefault="0030250E" w:rsidP="00BD30D3">
            <w:pPr>
              <w:spacing w:before="100" w:beforeAutospacing="1" w:after="100" w:afterAutospacing="1"/>
              <w:rPr>
                <w:ins w:id="2731" w:author="Asad Shah" w:date="2025-01-03T18:27:00Z"/>
                <w:rFonts w:asciiTheme="majorBidi" w:eastAsia="Times New Roman" w:hAnsiTheme="majorBidi" w:cstheme="majorBidi"/>
                <w:color w:val="auto"/>
                <w:szCs w:val="24"/>
              </w:rPr>
            </w:pPr>
            <w:ins w:id="2732" w:author="Asad Shah" w:date="2025-01-03T18:31:00Z">
              <w:r>
                <w:t>User provides vague or incomplete interests: system suggests common fields based on trends.</w:t>
              </w:r>
            </w:ins>
          </w:p>
        </w:tc>
      </w:tr>
    </w:tbl>
    <w:p w14:paraId="19C641EE" w14:textId="77777777" w:rsidR="0039753D" w:rsidRDefault="0039753D" w:rsidP="00F766C5"/>
    <w:p w14:paraId="274EAD86" w14:textId="455CBE87" w:rsidR="009C0D92" w:rsidRDefault="009C0D92" w:rsidP="009C0D92">
      <w:pPr>
        <w:pStyle w:val="Heading3"/>
        <w:rPr>
          <w:ins w:id="2733" w:author="Asad Shah" w:date="2025-01-03T18:32:00Z"/>
        </w:rPr>
      </w:pPr>
      <w:bookmarkStart w:id="2734" w:name="_Toc187627482"/>
      <w:ins w:id="2735" w:author="Asad Shah" w:date="2025-01-03T18:32:00Z">
        <w:r>
          <w:t>3.3.10 Use Case # 4</w:t>
        </w:r>
        <w:bookmarkEnd w:id="2734"/>
      </w:ins>
    </w:p>
    <w:p w14:paraId="7DADEFC7" w14:textId="64905985" w:rsidR="00F766C5" w:rsidRDefault="00F766C5" w:rsidP="00F766C5">
      <w:pPr>
        <w:rPr>
          <w:ins w:id="2736" w:author="Asad Shah" w:date="2025-01-03T18:32:00Z"/>
        </w:rPr>
      </w:pPr>
    </w:p>
    <w:tbl>
      <w:tblPr>
        <w:tblStyle w:val="TableGrid"/>
        <w:tblW w:w="9805" w:type="dxa"/>
        <w:tblLook w:val="04A0" w:firstRow="1" w:lastRow="0" w:firstColumn="1" w:lastColumn="0" w:noHBand="0" w:noVBand="1"/>
      </w:tblPr>
      <w:tblGrid>
        <w:gridCol w:w="2204"/>
        <w:gridCol w:w="1536"/>
        <w:gridCol w:w="845"/>
        <w:gridCol w:w="5220"/>
      </w:tblGrid>
      <w:tr w:rsidR="009C0D92" w:rsidRPr="004B78CA" w14:paraId="55D51E5E" w14:textId="77777777" w:rsidTr="00BD30D3">
        <w:trPr>
          <w:ins w:id="2737" w:author="Asad Shah" w:date="2025-01-03T18:32:00Z"/>
        </w:trPr>
        <w:tc>
          <w:tcPr>
            <w:tcW w:w="2204" w:type="dxa"/>
            <w:shd w:val="clear" w:color="auto" w:fill="D9D9D9" w:themeFill="background1" w:themeFillShade="D9"/>
          </w:tcPr>
          <w:p w14:paraId="18CBC480" w14:textId="0DA15487" w:rsidR="009C0D92" w:rsidRPr="004B78CA" w:rsidRDefault="009C0D92" w:rsidP="00BD30D3">
            <w:pPr>
              <w:rPr>
                <w:ins w:id="2738" w:author="Asad Shah" w:date="2025-01-03T18:32:00Z"/>
                <w:rFonts w:asciiTheme="majorBidi" w:hAnsiTheme="majorBidi" w:cstheme="majorBidi"/>
                <w:b/>
                <w:bCs/>
                <w:color w:val="000000" w:themeColor="text1"/>
                <w:szCs w:val="24"/>
              </w:rPr>
            </w:pPr>
            <w:ins w:id="2739" w:author="Asad Shah" w:date="2025-01-03T18:32:00Z">
              <w:r>
                <w:rPr>
                  <w:rFonts w:asciiTheme="majorBidi" w:hAnsiTheme="majorBidi" w:cstheme="majorBidi"/>
                  <w:b/>
                  <w:bCs/>
                  <w:color w:val="000000" w:themeColor="text1"/>
                  <w:szCs w:val="24"/>
                </w:rPr>
                <w:lastRenderedPageBreak/>
                <w:t>4</w:t>
              </w:r>
            </w:ins>
          </w:p>
        </w:tc>
        <w:tc>
          <w:tcPr>
            <w:tcW w:w="7601" w:type="dxa"/>
            <w:gridSpan w:val="3"/>
            <w:shd w:val="clear" w:color="auto" w:fill="D9D9D9" w:themeFill="background1" w:themeFillShade="D9"/>
          </w:tcPr>
          <w:p w14:paraId="5C3E1C6B" w14:textId="54EE5B03" w:rsidR="009C0D92" w:rsidRPr="00ED5CBD" w:rsidRDefault="00ED5CBD" w:rsidP="00BD30D3">
            <w:pPr>
              <w:rPr>
                <w:ins w:id="2740" w:author="Asad Shah" w:date="2025-01-03T18:32:00Z"/>
                <w:rFonts w:asciiTheme="majorBidi" w:hAnsiTheme="majorBidi" w:cstheme="majorBidi"/>
                <w:b/>
                <w:bCs/>
                <w:color w:val="000000" w:themeColor="text1"/>
                <w:szCs w:val="24"/>
              </w:rPr>
            </w:pPr>
            <w:ins w:id="2741" w:author="Asad Shah" w:date="2025-01-03T18:34:00Z">
              <w:r w:rsidRPr="00ED5CBD">
                <w:rPr>
                  <w:b/>
                  <w:bCs/>
                  <w:rPrChange w:id="2742" w:author="Asad Shah" w:date="2025-01-03T18:34:00Z">
                    <w:rPr/>
                  </w:rPrChange>
                </w:rPr>
                <w:t>Chat with Interest Finding Chatbot</w:t>
              </w:r>
            </w:ins>
          </w:p>
        </w:tc>
      </w:tr>
      <w:tr w:rsidR="009C0D92" w:rsidRPr="004B78CA" w14:paraId="50242FAF" w14:textId="77777777" w:rsidTr="00BD30D3">
        <w:trPr>
          <w:ins w:id="2743" w:author="Asad Shah" w:date="2025-01-03T18:32:00Z"/>
        </w:trPr>
        <w:tc>
          <w:tcPr>
            <w:tcW w:w="2204" w:type="dxa"/>
          </w:tcPr>
          <w:p w14:paraId="6BFAF2C2" w14:textId="77777777" w:rsidR="009C0D92" w:rsidRPr="004B78CA" w:rsidRDefault="009C0D92" w:rsidP="00BD30D3">
            <w:pPr>
              <w:rPr>
                <w:ins w:id="2744" w:author="Asad Shah" w:date="2025-01-03T18:32:00Z"/>
                <w:rFonts w:asciiTheme="majorBidi" w:hAnsiTheme="majorBidi" w:cstheme="majorBidi"/>
                <w:b/>
                <w:bCs/>
                <w:color w:val="000000" w:themeColor="text1"/>
                <w:szCs w:val="24"/>
              </w:rPr>
            </w:pPr>
            <w:ins w:id="2745" w:author="Asad Shah" w:date="2025-01-03T18:32:00Z">
              <w:r w:rsidRPr="004B78CA">
                <w:rPr>
                  <w:rFonts w:asciiTheme="majorBidi" w:hAnsiTheme="majorBidi" w:cstheme="majorBidi"/>
                  <w:b/>
                  <w:bCs/>
                  <w:color w:val="000000" w:themeColor="text1"/>
                  <w:szCs w:val="24"/>
                </w:rPr>
                <w:t>Author</w:t>
              </w:r>
            </w:ins>
          </w:p>
        </w:tc>
        <w:tc>
          <w:tcPr>
            <w:tcW w:w="7601" w:type="dxa"/>
            <w:gridSpan w:val="3"/>
          </w:tcPr>
          <w:p w14:paraId="153FEAEC" w14:textId="77777777" w:rsidR="009C0D92" w:rsidRPr="004B78CA" w:rsidRDefault="009C0D92" w:rsidP="00BD30D3">
            <w:pPr>
              <w:rPr>
                <w:ins w:id="2746" w:author="Asad Shah" w:date="2025-01-03T18:32:00Z"/>
                <w:rFonts w:asciiTheme="majorBidi" w:hAnsiTheme="majorBidi" w:cstheme="majorBidi"/>
                <w:bCs/>
                <w:color w:val="000000" w:themeColor="text1"/>
                <w:szCs w:val="24"/>
              </w:rPr>
            </w:pPr>
            <w:ins w:id="2747" w:author="Asad Shah" w:date="2025-01-03T18:32:00Z">
              <w:r w:rsidRPr="004B78CA">
                <w:rPr>
                  <w:rFonts w:asciiTheme="majorBidi" w:hAnsiTheme="majorBidi" w:cstheme="majorBidi"/>
                  <w:bCs/>
                  <w:color w:val="000000" w:themeColor="text1"/>
                  <w:szCs w:val="24"/>
                </w:rPr>
                <w:t>Asad Shah</w:t>
              </w:r>
            </w:ins>
          </w:p>
        </w:tc>
      </w:tr>
      <w:tr w:rsidR="009C0D92" w:rsidRPr="004B78CA" w14:paraId="58ACD8B4" w14:textId="77777777" w:rsidTr="00BD30D3">
        <w:trPr>
          <w:ins w:id="2748" w:author="Asad Shah" w:date="2025-01-03T18:32:00Z"/>
        </w:trPr>
        <w:tc>
          <w:tcPr>
            <w:tcW w:w="2204" w:type="dxa"/>
          </w:tcPr>
          <w:p w14:paraId="17461F26" w14:textId="77777777" w:rsidR="009C0D92" w:rsidRPr="004B78CA" w:rsidRDefault="009C0D92" w:rsidP="00BD30D3">
            <w:pPr>
              <w:rPr>
                <w:ins w:id="2749" w:author="Asad Shah" w:date="2025-01-03T18:32:00Z"/>
                <w:rFonts w:asciiTheme="majorBidi" w:hAnsiTheme="majorBidi" w:cstheme="majorBidi"/>
                <w:b/>
                <w:bCs/>
                <w:color w:val="000000" w:themeColor="text1"/>
                <w:szCs w:val="24"/>
              </w:rPr>
            </w:pPr>
            <w:ins w:id="2750" w:author="Asad Shah" w:date="2025-01-03T18:32:00Z">
              <w:r w:rsidRPr="004B78CA">
                <w:rPr>
                  <w:rFonts w:asciiTheme="majorBidi" w:hAnsiTheme="majorBidi" w:cstheme="majorBidi"/>
                  <w:b/>
                  <w:bCs/>
                  <w:color w:val="000000" w:themeColor="text1"/>
                  <w:szCs w:val="24"/>
                </w:rPr>
                <w:t>Purpose</w:t>
              </w:r>
            </w:ins>
          </w:p>
        </w:tc>
        <w:tc>
          <w:tcPr>
            <w:tcW w:w="7601" w:type="dxa"/>
            <w:gridSpan w:val="3"/>
          </w:tcPr>
          <w:p w14:paraId="7825AEB9" w14:textId="0AF24423" w:rsidR="009C0D92" w:rsidRPr="004B78CA" w:rsidRDefault="00ED5CBD" w:rsidP="00BD30D3">
            <w:pPr>
              <w:rPr>
                <w:ins w:id="2751" w:author="Asad Shah" w:date="2025-01-03T18:32:00Z"/>
                <w:rFonts w:asciiTheme="majorBidi" w:hAnsiTheme="majorBidi" w:cstheme="majorBidi"/>
                <w:bCs/>
                <w:color w:val="000000" w:themeColor="text1"/>
                <w:szCs w:val="24"/>
              </w:rPr>
            </w:pPr>
            <w:ins w:id="2752" w:author="Asad Shah" w:date="2025-01-03T18:34:00Z">
              <w:r>
                <w:t>Help users discover their interests by interacting with a chatbot that analyzes their input.</w:t>
              </w:r>
            </w:ins>
          </w:p>
        </w:tc>
      </w:tr>
      <w:tr w:rsidR="009C0D92" w:rsidRPr="004B78CA" w14:paraId="04D0035E" w14:textId="77777777" w:rsidTr="00BD30D3">
        <w:trPr>
          <w:trHeight w:val="167"/>
          <w:ins w:id="2753" w:author="Asad Shah" w:date="2025-01-03T18:32:00Z"/>
        </w:trPr>
        <w:tc>
          <w:tcPr>
            <w:tcW w:w="2204" w:type="dxa"/>
          </w:tcPr>
          <w:p w14:paraId="7A026800" w14:textId="77777777" w:rsidR="009C0D92" w:rsidRPr="004B78CA" w:rsidRDefault="009C0D92" w:rsidP="00BD30D3">
            <w:pPr>
              <w:rPr>
                <w:ins w:id="2754" w:author="Asad Shah" w:date="2025-01-03T18:32:00Z"/>
                <w:rFonts w:asciiTheme="majorBidi" w:hAnsiTheme="majorBidi" w:cstheme="majorBidi"/>
                <w:b/>
                <w:bCs/>
                <w:color w:val="000000" w:themeColor="text1"/>
                <w:szCs w:val="24"/>
              </w:rPr>
            </w:pPr>
            <w:ins w:id="2755" w:author="Asad Shah" w:date="2025-01-03T18:32:00Z">
              <w:r w:rsidRPr="004B78CA">
                <w:rPr>
                  <w:rFonts w:asciiTheme="majorBidi" w:eastAsia="Times New Roman" w:hAnsiTheme="majorBidi" w:cstheme="majorBidi"/>
                  <w:b/>
                  <w:szCs w:val="24"/>
                </w:rPr>
                <w:t>Requirements Traceability</w:t>
              </w:r>
            </w:ins>
          </w:p>
        </w:tc>
        <w:tc>
          <w:tcPr>
            <w:tcW w:w="7601" w:type="dxa"/>
            <w:gridSpan w:val="3"/>
            <w:vAlign w:val="center"/>
          </w:tcPr>
          <w:p w14:paraId="495CB672" w14:textId="71D5019D" w:rsidR="009C0D92" w:rsidRPr="004B78CA" w:rsidRDefault="009C0D92" w:rsidP="00BD30D3">
            <w:pPr>
              <w:rPr>
                <w:ins w:id="2756" w:author="Asad Shah" w:date="2025-01-03T18:32:00Z"/>
                <w:rFonts w:asciiTheme="majorBidi" w:hAnsiTheme="majorBidi" w:cstheme="majorBidi"/>
                <w:bCs/>
                <w:color w:val="000000" w:themeColor="text1"/>
                <w:szCs w:val="24"/>
              </w:rPr>
            </w:pPr>
            <w:ins w:id="2757" w:author="Asad Shah" w:date="2025-01-03T18:32:00Z">
              <w:r w:rsidRPr="004B78CA">
                <w:rPr>
                  <w:rFonts w:asciiTheme="majorBidi" w:hAnsiTheme="majorBidi" w:cstheme="majorBidi"/>
                  <w:szCs w:val="24"/>
                </w:rPr>
                <w:t>F</w:t>
              </w:r>
            </w:ins>
            <w:ins w:id="2758" w:author="Asad Shah" w:date="2025-01-03T18:34:00Z">
              <w:r w:rsidR="00ED5CBD">
                <w:rPr>
                  <w:rFonts w:asciiTheme="majorBidi" w:hAnsiTheme="majorBidi" w:cstheme="majorBidi"/>
                  <w:szCs w:val="24"/>
                </w:rPr>
                <w:t>4</w:t>
              </w:r>
            </w:ins>
          </w:p>
        </w:tc>
      </w:tr>
      <w:tr w:rsidR="009C0D92" w:rsidRPr="004B78CA" w14:paraId="3DD1EB1B" w14:textId="77777777" w:rsidTr="00BD30D3">
        <w:trPr>
          <w:trHeight w:val="167"/>
          <w:ins w:id="2759" w:author="Asad Shah" w:date="2025-01-03T18:32:00Z"/>
        </w:trPr>
        <w:tc>
          <w:tcPr>
            <w:tcW w:w="2204" w:type="dxa"/>
          </w:tcPr>
          <w:p w14:paraId="3B1DD95B" w14:textId="77777777" w:rsidR="009C0D92" w:rsidRPr="004B78CA" w:rsidRDefault="009C0D92" w:rsidP="00BD30D3">
            <w:pPr>
              <w:rPr>
                <w:ins w:id="2760" w:author="Asad Shah" w:date="2025-01-03T18:32:00Z"/>
                <w:rFonts w:asciiTheme="majorBidi" w:hAnsiTheme="majorBidi" w:cstheme="majorBidi"/>
                <w:b/>
                <w:bCs/>
                <w:color w:val="000000" w:themeColor="text1"/>
                <w:szCs w:val="24"/>
              </w:rPr>
            </w:pPr>
            <w:ins w:id="2761" w:author="Asad Shah" w:date="2025-01-03T18:32:00Z">
              <w:r w:rsidRPr="004B78CA">
                <w:rPr>
                  <w:rFonts w:asciiTheme="majorBidi" w:hAnsiTheme="majorBidi" w:cstheme="majorBidi"/>
                  <w:b/>
                  <w:bCs/>
                  <w:color w:val="000000" w:themeColor="text1"/>
                  <w:szCs w:val="24"/>
                </w:rPr>
                <w:t>Priority</w:t>
              </w:r>
            </w:ins>
          </w:p>
        </w:tc>
        <w:tc>
          <w:tcPr>
            <w:tcW w:w="7601" w:type="dxa"/>
            <w:gridSpan w:val="3"/>
            <w:vAlign w:val="center"/>
          </w:tcPr>
          <w:p w14:paraId="03285858" w14:textId="77777777" w:rsidR="009C0D92" w:rsidRPr="004B78CA" w:rsidRDefault="009C0D92" w:rsidP="00BD30D3">
            <w:pPr>
              <w:rPr>
                <w:ins w:id="2762" w:author="Asad Shah" w:date="2025-01-03T18:32:00Z"/>
                <w:rFonts w:asciiTheme="majorBidi" w:hAnsiTheme="majorBidi" w:cstheme="majorBidi"/>
                <w:bCs/>
                <w:color w:val="000000" w:themeColor="text1"/>
                <w:szCs w:val="24"/>
              </w:rPr>
            </w:pPr>
            <w:ins w:id="2763" w:author="Asad Shah" w:date="2025-01-03T18:32:00Z">
              <w:r>
                <w:rPr>
                  <w:rFonts w:asciiTheme="majorBidi" w:hAnsiTheme="majorBidi" w:cstheme="majorBidi"/>
                  <w:szCs w:val="24"/>
                </w:rPr>
                <w:t>Medium</w:t>
              </w:r>
            </w:ins>
          </w:p>
        </w:tc>
      </w:tr>
      <w:tr w:rsidR="009C0D92" w:rsidRPr="004B78CA" w14:paraId="6A6D8780" w14:textId="77777777" w:rsidTr="00BD30D3">
        <w:trPr>
          <w:ins w:id="2764" w:author="Asad Shah" w:date="2025-01-03T18:32:00Z"/>
        </w:trPr>
        <w:tc>
          <w:tcPr>
            <w:tcW w:w="2204" w:type="dxa"/>
          </w:tcPr>
          <w:p w14:paraId="39353B0F" w14:textId="77777777" w:rsidR="009C0D92" w:rsidRPr="004B78CA" w:rsidRDefault="009C0D92" w:rsidP="00BD30D3">
            <w:pPr>
              <w:rPr>
                <w:ins w:id="2765" w:author="Asad Shah" w:date="2025-01-03T18:32:00Z"/>
                <w:rFonts w:asciiTheme="majorBidi" w:hAnsiTheme="majorBidi" w:cstheme="majorBidi"/>
                <w:b/>
                <w:bCs/>
                <w:color w:val="000000" w:themeColor="text1"/>
                <w:szCs w:val="24"/>
              </w:rPr>
            </w:pPr>
            <w:ins w:id="2766" w:author="Asad Shah" w:date="2025-01-03T18:32:00Z">
              <w:r w:rsidRPr="004B78CA">
                <w:rPr>
                  <w:rFonts w:asciiTheme="majorBidi" w:hAnsiTheme="majorBidi" w:cstheme="majorBidi"/>
                  <w:b/>
                  <w:bCs/>
                  <w:color w:val="000000" w:themeColor="text1"/>
                  <w:szCs w:val="24"/>
                </w:rPr>
                <w:t>Preconditions</w:t>
              </w:r>
            </w:ins>
          </w:p>
        </w:tc>
        <w:tc>
          <w:tcPr>
            <w:tcW w:w="7601" w:type="dxa"/>
            <w:gridSpan w:val="3"/>
          </w:tcPr>
          <w:p w14:paraId="4A278D88" w14:textId="396EF4BB" w:rsidR="009C0D92" w:rsidRPr="0009729F" w:rsidRDefault="000018CC" w:rsidP="00BD30D3">
            <w:pPr>
              <w:rPr>
                <w:ins w:id="2767" w:author="Asad Shah" w:date="2025-01-03T18:32:00Z"/>
                <w:rFonts w:asciiTheme="majorBidi" w:hAnsiTheme="majorBidi" w:cstheme="majorBidi"/>
                <w:b/>
                <w:bCs/>
                <w:color w:val="000000" w:themeColor="text1"/>
                <w:szCs w:val="24"/>
              </w:rPr>
            </w:pPr>
            <w:ins w:id="2768" w:author="Asad Shah" w:date="2025-01-03T18:35:00Z">
              <w:r>
                <w:t>User must be logged in and must have basic familiarity with using a chatbot interface.</w:t>
              </w:r>
            </w:ins>
          </w:p>
        </w:tc>
      </w:tr>
      <w:tr w:rsidR="009C0D92" w:rsidRPr="004B78CA" w14:paraId="00AB3CF2" w14:textId="77777777" w:rsidTr="00BD30D3">
        <w:trPr>
          <w:trHeight w:val="305"/>
          <w:ins w:id="2769" w:author="Asad Shah" w:date="2025-01-03T18:32:00Z"/>
        </w:trPr>
        <w:tc>
          <w:tcPr>
            <w:tcW w:w="2204" w:type="dxa"/>
          </w:tcPr>
          <w:p w14:paraId="06F42553" w14:textId="77777777" w:rsidR="009C0D92" w:rsidRPr="004B78CA" w:rsidRDefault="009C0D92" w:rsidP="00BD30D3">
            <w:pPr>
              <w:rPr>
                <w:ins w:id="2770" w:author="Asad Shah" w:date="2025-01-03T18:32:00Z"/>
                <w:rFonts w:asciiTheme="majorBidi" w:hAnsiTheme="majorBidi" w:cstheme="majorBidi"/>
                <w:b/>
                <w:bCs/>
                <w:color w:val="000000" w:themeColor="text1"/>
                <w:szCs w:val="24"/>
              </w:rPr>
            </w:pPr>
            <w:ins w:id="2771" w:author="Asad Shah" w:date="2025-01-03T18:32:00Z">
              <w:r w:rsidRPr="004B78CA">
                <w:rPr>
                  <w:rFonts w:asciiTheme="majorBidi" w:hAnsiTheme="majorBidi" w:cstheme="majorBidi"/>
                  <w:b/>
                  <w:bCs/>
                  <w:color w:val="000000" w:themeColor="text1"/>
                  <w:szCs w:val="24"/>
                </w:rPr>
                <w:t>Postconditions</w:t>
              </w:r>
            </w:ins>
          </w:p>
        </w:tc>
        <w:tc>
          <w:tcPr>
            <w:tcW w:w="7601" w:type="dxa"/>
            <w:gridSpan w:val="3"/>
            <w:vAlign w:val="center"/>
          </w:tcPr>
          <w:p w14:paraId="5F48A33D" w14:textId="3738B2BC" w:rsidR="009C0D92" w:rsidRPr="004B78CA" w:rsidRDefault="000018CC" w:rsidP="00BD30D3">
            <w:pPr>
              <w:spacing w:before="100" w:beforeAutospacing="1" w:after="100" w:afterAutospacing="1"/>
              <w:rPr>
                <w:ins w:id="2772" w:author="Asad Shah" w:date="2025-01-03T18:32:00Z"/>
                <w:rFonts w:asciiTheme="majorBidi" w:eastAsia="Times New Roman" w:hAnsiTheme="majorBidi" w:cstheme="majorBidi"/>
                <w:color w:val="auto"/>
                <w:szCs w:val="24"/>
              </w:rPr>
            </w:pPr>
            <w:ins w:id="2773" w:author="Asad Shah" w:date="2025-01-03T18:35:00Z">
              <w:r>
                <w:t>The chatbot captures and saves the user’s interests for use in recommending relevant fields.</w:t>
              </w:r>
            </w:ins>
          </w:p>
        </w:tc>
      </w:tr>
      <w:tr w:rsidR="009C0D92" w:rsidRPr="004B78CA" w14:paraId="2786858F" w14:textId="77777777" w:rsidTr="00BD30D3">
        <w:trPr>
          <w:trHeight w:val="167"/>
          <w:ins w:id="2774" w:author="Asad Shah" w:date="2025-01-03T18:32:00Z"/>
        </w:trPr>
        <w:tc>
          <w:tcPr>
            <w:tcW w:w="2204" w:type="dxa"/>
          </w:tcPr>
          <w:p w14:paraId="444DC4F7" w14:textId="77777777" w:rsidR="009C0D92" w:rsidRPr="004B78CA" w:rsidRDefault="009C0D92" w:rsidP="00BD30D3">
            <w:pPr>
              <w:rPr>
                <w:ins w:id="2775" w:author="Asad Shah" w:date="2025-01-03T18:32:00Z"/>
                <w:rFonts w:asciiTheme="majorBidi" w:hAnsiTheme="majorBidi" w:cstheme="majorBidi"/>
                <w:b/>
                <w:bCs/>
                <w:color w:val="000000" w:themeColor="text1"/>
                <w:szCs w:val="24"/>
              </w:rPr>
            </w:pPr>
            <w:ins w:id="2776" w:author="Asad Shah" w:date="2025-01-03T18:32:00Z">
              <w:r w:rsidRPr="004B78CA">
                <w:rPr>
                  <w:rFonts w:asciiTheme="majorBidi" w:hAnsiTheme="majorBidi" w:cstheme="majorBidi"/>
                  <w:b/>
                  <w:bCs/>
                  <w:color w:val="000000" w:themeColor="text1"/>
                  <w:szCs w:val="24"/>
                </w:rPr>
                <w:t>Actors</w:t>
              </w:r>
            </w:ins>
          </w:p>
        </w:tc>
        <w:tc>
          <w:tcPr>
            <w:tcW w:w="7601" w:type="dxa"/>
            <w:gridSpan w:val="3"/>
            <w:vAlign w:val="center"/>
          </w:tcPr>
          <w:p w14:paraId="768A0248" w14:textId="612F21B5" w:rsidR="009C0D92" w:rsidRPr="004B78CA" w:rsidRDefault="009C0D92" w:rsidP="00BD30D3">
            <w:pPr>
              <w:rPr>
                <w:ins w:id="2777" w:author="Asad Shah" w:date="2025-01-03T18:32:00Z"/>
                <w:rFonts w:asciiTheme="majorBidi" w:hAnsiTheme="majorBidi" w:cstheme="majorBidi"/>
                <w:bCs/>
                <w:color w:val="000000" w:themeColor="text1"/>
                <w:szCs w:val="24"/>
              </w:rPr>
            </w:pPr>
            <w:ins w:id="2778" w:author="Asad Shah" w:date="2025-01-03T18:32:00Z">
              <w:r w:rsidRPr="004B78CA">
                <w:rPr>
                  <w:rFonts w:asciiTheme="majorBidi" w:hAnsiTheme="majorBidi" w:cstheme="majorBidi"/>
                  <w:bCs/>
                  <w:color w:val="000000" w:themeColor="text1"/>
                  <w:szCs w:val="24"/>
                </w:rPr>
                <w:t>User (Student or Father)</w:t>
              </w:r>
            </w:ins>
            <w:ins w:id="2779" w:author="Asad Shah" w:date="2025-01-03T18:35:00Z">
              <w:r w:rsidR="000018CC">
                <w:rPr>
                  <w:rFonts w:asciiTheme="majorBidi" w:hAnsiTheme="majorBidi" w:cstheme="majorBidi"/>
                  <w:bCs/>
                  <w:color w:val="000000" w:themeColor="text1"/>
                  <w:szCs w:val="24"/>
                </w:rPr>
                <w:t>, chatbot</w:t>
              </w:r>
            </w:ins>
          </w:p>
        </w:tc>
      </w:tr>
      <w:tr w:rsidR="000018CC" w:rsidRPr="004B78CA" w14:paraId="7A31E7D4" w14:textId="77777777" w:rsidTr="00BD30D3">
        <w:trPr>
          <w:trHeight w:val="167"/>
          <w:ins w:id="2780" w:author="Asad Shah" w:date="2025-01-03T18:32:00Z"/>
        </w:trPr>
        <w:tc>
          <w:tcPr>
            <w:tcW w:w="2204" w:type="dxa"/>
            <w:vMerge w:val="restart"/>
          </w:tcPr>
          <w:p w14:paraId="6EBE8D19" w14:textId="77777777" w:rsidR="000018CC" w:rsidRPr="004B78CA" w:rsidRDefault="000018CC" w:rsidP="000018CC">
            <w:pPr>
              <w:rPr>
                <w:ins w:id="2781" w:author="Asad Shah" w:date="2025-01-03T18:32:00Z"/>
                <w:rFonts w:asciiTheme="majorBidi" w:hAnsiTheme="majorBidi" w:cstheme="majorBidi"/>
                <w:b/>
                <w:bCs/>
                <w:color w:val="000000" w:themeColor="text1"/>
                <w:szCs w:val="24"/>
              </w:rPr>
            </w:pPr>
            <w:ins w:id="2782" w:author="Asad Shah" w:date="2025-01-03T18:32:00Z">
              <w:r w:rsidRPr="004B78CA">
                <w:rPr>
                  <w:rFonts w:asciiTheme="majorBidi" w:hAnsiTheme="majorBidi" w:cstheme="majorBidi"/>
                  <w:b/>
                  <w:bCs/>
                  <w:color w:val="000000" w:themeColor="text1"/>
                  <w:szCs w:val="24"/>
                </w:rPr>
                <w:t xml:space="preserve">Flow of Events </w:t>
              </w:r>
            </w:ins>
          </w:p>
        </w:tc>
        <w:tc>
          <w:tcPr>
            <w:tcW w:w="1536" w:type="dxa"/>
            <w:vMerge w:val="restart"/>
            <w:vAlign w:val="center"/>
          </w:tcPr>
          <w:p w14:paraId="1F37E33B" w14:textId="77777777" w:rsidR="000018CC" w:rsidRPr="004B78CA" w:rsidRDefault="000018CC" w:rsidP="000018CC">
            <w:pPr>
              <w:jc w:val="center"/>
              <w:rPr>
                <w:ins w:id="2783" w:author="Asad Shah" w:date="2025-01-03T18:32:00Z"/>
                <w:rFonts w:asciiTheme="majorBidi" w:hAnsiTheme="majorBidi" w:cstheme="majorBidi"/>
                <w:bCs/>
                <w:color w:val="000000" w:themeColor="text1"/>
                <w:szCs w:val="24"/>
              </w:rPr>
            </w:pPr>
            <w:ins w:id="2784" w:author="Asad Shah" w:date="2025-01-03T18:32:00Z">
              <w:r w:rsidRPr="004B78CA">
                <w:rPr>
                  <w:rFonts w:asciiTheme="majorBidi" w:hAnsiTheme="majorBidi" w:cstheme="majorBidi"/>
                  <w:bCs/>
                  <w:color w:val="000000" w:themeColor="text1"/>
                  <w:szCs w:val="24"/>
                </w:rPr>
                <w:t>Basic</w:t>
              </w:r>
            </w:ins>
          </w:p>
        </w:tc>
        <w:tc>
          <w:tcPr>
            <w:tcW w:w="845" w:type="dxa"/>
          </w:tcPr>
          <w:p w14:paraId="3E151EAF" w14:textId="77777777" w:rsidR="000018CC" w:rsidRPr="004B78CA" w:rsidRDefault="000018CC" w:rsidP="000018CC">
            <w:pPr>
              <w:rPr>
                <w:ins w:id="2785" w:author="Asad Shah" w:date="2025-01-03T18:32:00Z"/>
                <w:rFonts w:asciiTheme="majorBidi" w:hAnsiTheme="majorBidi" w:cstheme="majorBidi"/>
                <w:bCs/>
                <w:color w:val="000000" w:themeColor="text1"/>
                <w:szCs w:val="24"/>
              </w:rPr>
            </w:pPr>
            <w:ins w:id="2786" w:author="Asad Shah" w:date="2025-01-03T18:32:00Z">
              <w:r w:rsidRPr="004B78CA">
                <w:rPr>
                  <w:rFonts w:asciiTheme="majorBidi" w:hAnsiTheme="majorBidi" w:cstheme="majorBidi"/>
                  <w:bCs/>
                  <w:color w:val="000000" w:themeColor="text1"/>
                  <w:szCs w:val="24"/>
                </w:rPr>
                <w:t>1</w:t>
              </w:r>
            </w:ins>
          </w:p>
        </w:tc>
        <w:tc>
          <w:tcPr>
            <w:tcW w:w="5220" w:type="dxa"/>
          </w:tcPr>
          <w:p w14:paraId="4B46E7A8" w14:textId="7B81FF3A" w:rsidR="000018CC" w:rsidRPr="004B78CA" w:rsidRDefault="000018CC" w:rsidP="000018CC">
            <w:pPr>
              <w:spacing w:before="100" w:beforeAutospacing="1" w:after="100" w:afterAutospacing="1"/>
              <w:rPr>
                <w:ins w:id="2787" w:author="Asad Shah" w:date="2025-01-03T18:32:00Z"/>
                <w:rFonts w:eastAsia="Times New Roman" w:cs="Times New Roman"/>
                <w:color w:val="auto"/>
                <w:szCs w:val="24"/>
              </w:rPr>
            </w:pPr>
            <w:ins w:id="2788" w:author="Asad Shah" w:date="2025-01-03T18:36:00Z">
              <w:r w:rsidRPr="008F76CC">
                <w:t>User initiates a chat with the chatbot.</w:t>
              </w:r>
            </w:ins>
          </w:p>
        </w:tc>
      </w:tr>
      <w:tr w:rsidR="000018CC" w:rsidRPr="004B78CA" w14:paraId="4A439EFE" w14:textId="77777777" w:rsidTr="00BD30D3">
        <w:trPr>
          <w:trHeight w:val="167"/>
          <w:ins w:id="2789" w:author="Asad Shah" w:date="2025-01-03T18:32:00Z"/>
        </w:trPr>
        <w:tc>
          <w:tcPr>
            <w:tcW w:w="2204" w:type="dxa"/>
            <w:vMerge/>
          </w:tcPr>
          <w:p w14:paraId="67979B03" w14:textId="77777777" w:rsidR="000018CC" w:rsidRPr="004B78CA" w:rsidDel="00D71D38" w:rsidRDefault="000018CC" w:rsidP="000018CC">
            <w:pPr>
              <w:rPr>
                <w:ins w:id="2790" w:author="Asad Shah" w:date="2025-01-03T18:32:00Z"/>
                <w:rFonts w:asciiTheme="majorBidi" w:hAnsiTheme="majorBidi" w:cstheme="majorBidi"/>
                <w:b/>
                <w:bCs/>
                <w:color w:val="000000" w:themeColor="text1"/>
                <w:szCs w:val="24"/>
              </w:rPr>
            </w:pPr>
          </w:p>
        </w:tc>
        <w:tc>
          <w:tcPr>
            <w:tcW w:w="1536" w:type="dxa"/>
            <w:vMerge/>
            <w:vAlign w:val="center"/>
          </w:tcPr>
          <w:p w14:paraId="3E22AA9E" w14:textId="77777777" w:rsidR="000018CC" w:rsidRPr="004B78CA" w:rsidDel="00D71D38" w:rsidRDefault="000018CC" w:rsidP="000018CC">
            <w:pPr>
              <w:jc w:val="center"/>
              <w:rPr>
                <w:ins w:id="2791" w:author="Asad Shah" w:date="2025-01-03T18:32:00Z"/>
                <w:rFonts w:asciiTheme="majorBidi" w:hAnsiTheme="majorBidi" w:cstheme="majorBidi"/>
                <w:bCs/>
                <w:color w:val="000000" w:themeColor="text1"/>
                <w:szCs w:val="24"/>
              </w:rPr>
            </w:pPr>
          </w:p>
        </w:tc>
        <w:tc>
          <w:tcPr>
            <w:tcW w:w="845" w:type="dxa"/>
          </w:tcPr>
          <w:p w14:paraId="52F831C9" w14:textId="77777777" w:rsidR="000018CC" w:rsidRPr="004B78CA" w:rsidRDefault="000018CC" w:rsidP="000018CC">
            <w:pPr>
              <w:rPr>
                <w:ins w:id="2792" w:author="Asad Shah" w:date="2025-01-03T18:32:00Z"/>
                <w:rFonts w:asciiTheme="majorBidi" w:hAnsiTheme="majorBidi" w:cstheme="majorBidi"/>
                <w:bCs/>
                <w:color w:val="000000" w:themeColor="text1"/>
                <w:szCs w:val="24"/>
              </w:rPr>
            </w:pPr>
            <w:ins w:id="2793" w:author="Asad Shah" w:date="2025-01-03T18:32:00Z">
              <w:r w:rsidRPr="004B78CA">
                <w:rPr>
                  <w:rFonts w:asciiTheme="majorBidi" w:hAnsiTheme="majorBidi" w:cstheme="majorBidi"/>
                  <w:bCs/>
                  <w:color w:val="000000" w:themeColor="text1"/>
                  <w:szCs w:val="24"/>
                </w:rPr>
                <w:t>2</w:t>
              </w:r>
            </w:ins>
          </w:p>
        </w:tc>
        <w:tc>
          <w:tcPr>
            <w:tcW w:w="5220" w:type="dxa"/>
          </w:tcPr>
          <w:p w14:paraId="169AC350" w14:textId="5A17BB44" w:rsidR="000018CC" w:rsidRPr="004B78CA" w:rsidRDefault="000018CC" w:rsidP="000018CC">
            <w:pPr>
              <w:spacing w:before="100" w:beforeAutospacing="1" w:after="100" w:afterAutospacing="1"/>
              <w:rPr>
                <w:ins w:id="2794" w:author="Asad Shah" w:date="2025-01-03T18:32:00Z"/>
                <w:rFonts w:eastAsia="Times New Roman" w:cs="Times New Roman"/>
                <w:color w:val="auto"/>
                <w:szCs w:val="24"/>
              </w:rPr>
            </w:pPr>
            <w:ins w:id="2795" w:author="Asad Shah" w:date="2025-01-03T18:36:00Z">
              <w:r w:rsidRPr="008F76CC">
                <w:t>Chatbot prompts user with questions about their study and game preferences.</w:t>
              </w:r>
            </w:ins>
          </w:p>
        </w:tc>
      </w:tr>
      <w:tr w:rsidR="000018CC" w:rsidRPr="004B78CA" w14:paraId="643D957A" w14:textId="77777777" w:rsidTr="00BD30D3">
        <w:trPr>
          <w:trHeight w:val="167"/>
          <w:ins w:id="2796" w:author="Asad Shah" w:date="2025-01-03T18:32:00Z"/>
        </w:trPr>
        <w:tc>
          <w:tcPr>
            <w:tcW w:w="2204" w:type="dxa"/>
            <w:vMerge/>
          </w:tcPr>
          <w:p w14:paraId="1F374254" w14:textId="77777777" w:rsidR="000018CC" w:rsidRPr="004B78CA" w:rsidDel="00D71D38" w:rsidRDefault="000018CC" w:rsidP="000018CC">
            <w:pPr>
              <w:rPr>
                <w:ins w:id="2797" w:author="Asad Shah" w:date="2025-01-03T18:32:00Z"/>
                <w:rFonts w:asciiTheme="majorBidi" w:hAnsiTheme="majorBidi" w:cstheme="majorBidi"/>
                <w:b/>
                <w:bCs/>
                <w:color w:val="000000" w:themeColor="text1"/>
                <w:szCs w:val="24"/>
              </w:rPr>
            </w:pPr>
          </w:p>
        </w:tc>
        <w:tc>
          <w:tcPr>
            <w:tcW w:w="1536" w:type="dxa"/>
            <w:vMerge/>
            <w:vAlign w:val="center"/>
          </w:tcPr>
          <w:p w14:paraId="25F85201" w14:textId="77777777" w:rsidR="000018CC" w:rsidRPr="004B78CA" w:rsidDel="00D71D38" w:rsidRDefault="000018CC" w:rsidP="000018CC">
            <w:pPr>
              <w:jc w:val="center"/>
              <w:rPr>
                <w:ins w:id="2798" w:author="Asad Shah" w:date="2025-01-03T18:32:00Z"/>
                <w:rFonts w:asciiTheme="majorBidi" w:hAnsiTheme="majorBidi" w:cstheme="majorBidi"/>
                <w:bCs/>
                <w:color w:val="000000" w:themeColor="text1"/>
                <w:szCs w:val="24"/>
              </w:rPr>
            </w:pPr>
          </w:p>
        </w:tc>
        <w:tc>
          <w:tcPr>
            <w:tcW w:w="845" w:type="dxa"/>
          </w:tcPr>
          <w:p w14:paraId="426EC0C3" w14:textId="77777777" w:rsidR="000018CC" w:rsidRPr="004B78CA" w:rsidRDefault="000018CC" w:rsidP="000018CC">
            <w:pPr>
              <w:rPr>
                <w:ins w:id="2799" w:author="Asad Shah" w:date="2025-01-03T18:32:00Z"/>
                <w:rFonts w:asciiTheme="majorBidi" w:hAnsiTheme="majorBidi" w:cstheme="majorBidi"/>
                <w:bCs/>
                <w:color w:val="000000" w:themeColor="text1"/>
                <w:szCs w:val="24"/>
              </w:rPr>
            </w:pPr>
            <w:ins w:id="2800" w:author="Asad Shah" w:date="2025-01-03T18:32:00Z">
              <w:r>
                <w:rPr>
                  <w:rFonts w:asciiTheme="majorBidi" w:hAnsiTheme="majorBidi" w:cstheme="majorBidi"/>
                  <w:bCs/>
                  <w:color w:val="000000" w:themeColor="text1"/>
                  <w:szCs w:val="24"/>
                </w:rPr>
                <w:t>3</w:t>
              </w:r>
            </w:ins>
          </w:p>
        </w:tc>
        <w:tc>
          <w:tcPr>
            <w:tcW w:w="5220" w:type="dxa"/>
          </w:tcPr>
          <w:p w14:paraId="2DE5CEDC" w14:textId="2761DC01" w:rsidR="000018CC" w:rsidRPr="00F11F8B" w:rsidRDefault="000018CC" w:rsidP="000018CC">
            <w:pPr>
              <w:spacing w:before="100" w:beforeAutospacing="1" w:after="100" w:afterAutospacing="1"/>
              <w:rPr>
                <w:ins w:id="2801" w:author="Asad Shah" w:date="2025-01-03T18:32:00Z"/>
              </w:rPr>
            </w:pPr>
            <w:ins w:id="2802" w:author="Asad Shah" w:date="2025-01-03T18:36:00Z">
              <w:r w:rsidRPr="008F76CC">
                <w:t>User provides responses.</w:t>
              </w:r>
            </w:ins>
          </w:p>
        </w:tc>
      </w:tr>
      <w:tr w:rsidR="000018CC" w:rsidRPr="004B78CA" w14:paraId="4EB4D19A" w14:textId="77777777" w:rsidTr="00BD30D3">
        <w:trPr>
          <w:trHeight w:val="167"/>
          <w:ins w:id="2803" w:author="Asad Shah" w:date="2025-01-03T18:36:00Z"/>
        </w:trPr>
        <w:tc>
          <w:tcPr>
            <w:tcW w:w="2204" w:type="dxa"/>
            <w:vMerge/>
          </w:tcPr>
          <w:p w14:paraId="2BF1A427" w14:textId="77777777" w:rsidR="000018CC" w:rsidRPr="004B78CA" w:rsidDel="00D71D38" w:rsidRDefault="000018CC" w:rsidP="000018CC">
            <w:pPr>
              <w:rPr>
                <w:ins w:id="2804" w:author="Asad Shah" w:date="2025-01-03T18:36:00Z"/>
                <w:rFonts w:asciiTheme="majorBidi" w:hAnsiTheme="majorBidi" w:cstheme="majorBidi"/>
                <w:b/>
                <w:bCs/>
                <w:color w:val="000000" w:themeColor="text1"/>
                <w:szCs w:val="24"/>
              </w:rPr>
            </w:pPr>
          </w:p>
        </w:tc>
        <w:tc>
          <w:tcPr>
            <w:tcW w:w="1536" w:type="dxa"/>
            <w:vMerge/>
            <w:vAlign w:val="center"/>
          </w:tcPr>
          <w:p w14:paraId="70332B68" w14:textId="77777777" w:rsidR="000018CC" w:rsidRPr="004B78CA" w:rsidDel="00D71D38" w:rsidRDefault="000018CC" w:rsidP="000018CC">
            <w:pPr>
              <w:jc w:val="center"/>
              <w:rPr>
                <w:ins w:id="2805" w:author="Asad Shah" w:date="2025-01-03T18:36:00Z"/>
                <w:rFonts w:asciiTheme="majorBidi" w:hAnsiTheme="majorBidi" w:cstheme="majorBidi"/>
                <w:bCs/>
                <w:color w:val="000000" w:themeColor="text1"/>
                <w:szCs w:val="24"/>
              </w:rPr>
            </w:pPr>
          </w:p>
        </w:tc>
        <w:tc>
          <w:tcPr>
            <w:tcW w:w="845" w:type="dxa"/>
          </w:tcPr>
          <w:p w14:paraId="76151A4E" w14:textId="6AA6941B" w:rsidR="000018CC" w:rsidRDefault="000018CC" w:rsidP="000018CC">
            <w:pPr>
              <w:rPr>
                <w:ins w:id="2806" w:author="Asad Shah" w:date="2025-01-03T18:36:00Z"/>
                <w:rFonts w:asciiTheme="majorBidi" w:hAnsiTheme="majorBidi" w:cstheme="majorBidi"/>
                <w:bCs/>
                <w:color w:val="000000" w:themeColor="text1"/>
                <w:szCs w:val="24"/>
              </w:rPr>
            </w:pPr>
            <w:ins w:id="2807" w:author="Asad Shah" w:date="2025-01-03T18:36:00Z">
              <w:r>
                <w:rPr>
                  <w:rFonts w:asciiTheme="majorBidi" w:hAnsiTheme="majorBidi" w:cstheme="majorBidi"/>
                  <w:bCs/>
                  <w:color w:val="000000" w:themeColor="text1"/>
                  <w:szCs w:val="24"/>
                </w:rPr>
                <w:t>4</w:t>
              </w:r>
            </w:ins>
          </w:p>
        </w:tc>
        <w:tc>
          <w:tcPr>
            <w:tcW w:w="5220" w:type="dxa"/>
          </w:tcPr>
          <w:p w14:paraId="229F2756" w14:textId="7041C9A8" w:rsidR="000018CC" w:rsidRPr="00A356C9" w:rsidRDefault="000018CC" w:rsidP="000018CC">
            <w:pPr>
              <w:spacing w:before="100" w:beforeAutospacing="1" w:after="100" w:afterAutospacing="1"/>
              <w:rPr>
                <w:ins w:id="2808" w:author="Asad Shah" w:date="2025-01-03T18:36:00Z"/>
              </w:rPr>
            </w:pPr>
            <w:ins w:id="2809" w:author="Asad Shah" w:date="2025-01-03T18:36:00Z">
              <w:r w:rsidRPr="008F76CC">
                <w:t>Chatbot analyzes responses and identifies potential interests.</w:t>
              </w:r>
            </w:ins>
          </w:p>
        </w:tc>
      </w:tr>
      <w:tr w:rsidR="000018CC" w:rsidRPr="004B78CA" w14:paraId="50B5D483" w14:textId="77777777" w:rsidTr="00BD30D3">
        <w:trPr>
          <w:trHeight w:val="167"/>
          <w:ins w:id="2810" w:author="Asad Shah" w:date="2025-01-03T18:36:00Z"/>
        </w:trPr>
        <w:tc>
          <w:tcPr>
            <w:tcW w:w="2204" w:type="dxa"/>
            <w:vMerge/>
          </w:tcPr>
          <w:p w14:paraId="09D9E61A" w14:textId="77777777" w:rsidR="000018CC" w:rsidRPr="004B78CA" w:rsidDel="00D71D38" w:rsidRDefault="000018CC" w:rsidP="000018CC">
            <w:pPr>
              <w:rPr>
                <w:ins w:id="2811" w:author="Asad Shah" w:date="2025-01-03T18:36:00Z"/>
                <w:rFonts w:asciiTheme="majorBidi" w:hAnsiTheme="majorBidi" w:cstheme="majorBidi"/>
                <w:b/>
                <w:bCs/>
                <w:color w:val="000000" w:themeColor="text1"/>
                <w:szCs w:val="24"/>
              </w:rPr>
            </w:pPr>
          </w:p>
        </w:tc>
        <w:tc>
          <w:tcPr>
            <w:tcW w:w="1536" w:type="dxa"/>
            <w:vMerge/>
            <w:vAlign w:val="center"/>
          </w:tcPr>
          <w:p w14:paraId="075D2F2B" w14:textId="77777777" w:rsidR="000018CC" w:rsidRPr="004B78CA" w:rsidDel="00D71D38" w:rsidRDefault="000018CC" w:rsidP="000018CC">
            <w:pPr>
              <w:jc w:val="center"/>
              <w:rPr>
                <w:ins w:id="2812" w:author="Asad Shah" w:date="2025-01-03T18:36:00Z"/>
                <w:rFonts w:asciiTheme="majorBidi" w:hAnsiTheme="majorBidi" w:cstheme="majorBidi"/>
                <w:bCs/>
                <w:color w:val="000000" w:themeColor="text1"/>
                <w:szCs w:val="24"/>
              </w:rPr>
            </w:pPr>
          </w:p>
        </w:tc>
        <w:tc>
          <w:tcPr>
            <w:tcW w:w="845" w:type="dxa"/>
          </w:tcPr>
          <w:p w14:paraId="1CE72F2F" w14:textId="3CEC20B6" w:rsidR="000018CC" w:rsidRDefault="000018CC" w:rsidP="000018CC">
            <w:pPr>
              <w:rPr>
                <w:ins w:id="2813" w:author="Asad Shah" w:date="2025-01-03T18:36:00Z"/>
                <w:rFonts w:asciiTheme="majorBidi" w:hAnsiTheme="majorBidi" w:cstheme="majorBidi"/>
                <w:bCs/>
                <w:color w:val="000000" w:themeColor="text1"/>
                <w:szCs w:val="24"/>
              </w:rPr>
            </w:pPr>
            <w:ins w:id="2814" w:author="Asad Shah" w:date="2025-01-03T18:36:00Z">
              <w:r>
                <w:rPr>
                  <w:rFonts w:asciiTheme="majorBidi" w:hAnsiTheme="majorBidi" w:cstheme="majorBidi"/>
                  <w:bCs/>
                  <w:color w:val="000000" w:themeColor="text1"/>
                  <w:szCs w:val="24"/>
                </w:rPr>
                <w:t>5</w:t>
              </w:r>
            </w:ins>
          </w:p>
        </w:tc>
        <w:tc>
          <w:tcPr>
            <w:tcW w:w="5220" w:type="dxa"/>
          </w:tcPr>
          <w:p w14:paraId="6C09D824" w14:textId="26E2342F" w:rsidR="000018CC" w:rsidRPr="00A356C9" w:rsidRDefault="000018CC" w:rsidP="000018CC">
            <w:pPr>
              <w:spacing w:before="100" w:beforeAutospacing="1" w:after="100" w:afterAutospacing="1"/>
              <w:rPr>
                <w:ins w:id="2815" w:author="Asad Shah" w:date="2025-01-03T18:36:00Z"/>
              </w:rPr>
            </w:pPr>
            <w:ins w:id="2816" w:author="Asad Shah" w:date="2025-01-03T18:36:00Z">
              <w:r w:rsidRPr="008F76CC">
                <w:t>Chatbot saves the interests for further processing.</w:t>
              </w:r>
            </w:ins>
          </w:p>
        </w:tc>
      </w:tr>
      <w:tr w:rsidR="009C0D92" w:rsidRPr="004B78CA" w14:paraId="15BC73DD" w14:textId="77777777" w:rsidTr="00BD30D3">
        <w:trPr>
          <w:trHeight w:val="593"/>
          <w:ins w:id="2817" w:author="Asad Shah" w:date="2025-01-03T18:32:00Z"/>
        </w:trPr>
        <w:tc>
          <w:tcPr>
            <w:tcW w:w="2204" w:type="dxa"/>
            <w:vMerge/>
          </w:tcPr>
          <w:p w14:paraId="299C5512" w14:textId="77777777" w:rsidR="009C0D92" w:rsidRPr="004B78CA" w:rsidRDefault="009C0D92" w:rsidP="00BD30D3">
            <w:pPr>
              <w:rPr>
                <w:ins w:id="2818" w:author="Asad Shah" w:date="2025-01-03T18:32:00Z"/>
                <w:rFonts w:asciiTheme="majorBidi" w:hAnsiTheme="majorBidi" w:cstheme="majorBidi"/>
                <w:b/>
                <w:bCs/>
                <w:color w:val="000000" w:themeColor="text1"/>
                <w:szCs w:val="24"/>
              </w:rPr>
            </w:pPr>
          </w:p>
        </w:tc>
        <w:tc>
          <w:tcPr>
            <w:tcW w:w="1536" w:type="dxa"/>
            <w:vAlign w:val="center"/>
          </w:tcPr>
          <w:p w14:paraId="6D784EA8" w14:textId="77777777" w:rsidR="009C0D92" w:rsidRPr="004B78CA" w:rsidRDefault="009C0D92" w:rsidP="00BD30D3">
            <w:pPr>
              <w:jc w:val="center"/>
              <w:rPr>
                <w:ins w:id="2819" w:author="Asad Shah" w:date="2025-01-03T18:32:00Z"/>
                <w:rFonts w:asciiTheme="majorBidi" w:hAnsiTheme="majorBidi" w:cstheme="majorBidi"/>
                <w:bCs/>
                <w:color w:val="000000" w:themeColor="text1"/>
                <w:szCs w:val="24"/>
              </w:rPr>
            </w:pPr>
            <w:ins w:id="2820" w:author="Asad Shah" w:date="2025-01-03T18:32:00Z">
              <w:r w:rsidRPr="004B78CA">
                <w:rPr>
                  <w:rFonts w:asciiTheme="majorBidi" w:hAnsiTheme="majorBidi" w:cstheme="majorBidi"/>
                  <w:bCs/>
                  <w:color w:val="000000" w:themeColor="text1"/>
                  <w:szCs w:val="24"/>
                </w:rPr>
                <w:t>Alternative</w:t>
              </w:r>
            </w:ins>
          </w:p>
        </w:tc>
        <w:tc>
          <w:tcPr>
            <w:tcW w:w="6065" w:type="dxa"/>
            <w:gridSpan w:val="2"/>
          </w:tcPr>
          <w:p w14:paraId="3B6E68EF" w14:textId="18BF893A" w:rsidR="009C0D92" w:rsidRPr="004B78CA" w:rsidRDefault="000018CC" w:rsidP="00BD30D3">
            <w:pPr>
              <w:spacing w:before="100" w:beforeAutospacing="1" w:after="100" w:afterAutospacing="1"/>
              <w:rPr>
                <w:ins w:id="2821" w:author="Asad Shah" w:date="2025-01-03T18:32:00Z"/>
                <w:rFonts w:asciiTheme="majorBidi" w:eastAsia="Times New Roman" w:hAnsiTheme="majorBidi" w:cstheme="majorBidi"/>
                <w:color w:val="auto"/>
                <w:szCs w:val="24"/>
              </w:rPr>
            </w:pPr>
            <w:ins w:id="2822" w:author="Asad Shah" w:date="2025-01-03T18:36:00Z">
              <w:r>
                <w:t>User skips chatbot interaction: system defaults to general interest-based recommendations or prompts to try later.</w:t>
              </w:r>
            </w:ins>
          </w:p>
        </w:tc>
      </w:tr>
      <w:tr w:rsidR="009C0D92" w:rsidRPr="004B78CA" w14:paraId="35A0A743" w14:textId="77777777" w:rsidTr="00BD30D3">
        <w:trPr>
          <w:trHeight w:val="56"/>
          <w:ins w:id="2823" w:author="Asad Shah" w:date="2025-01-03T18:32:00Z"/>
        </w:trPr>
        <w:tc>
          <w:tcPr>
            <w:tcW w:w="2204" w:type="dxa"/>
            <w:vMerge/>
          </w:tcPr>
          <w:p w14:paraId="79B5B35B" w14:textId="77777777" w:rsidR="009C0D92" w:rsidRPr="004B78CA" w:rsidRDefault="009C0D92" w:rsidP="00BD30D3">
            <w:pPr>
              <w:rPr>
                <w:ins w:id="2824" w:author="Asad Shah" w:date="2025-01-03T18:32:00Z"/>
                <w:rFonts w:asciiTheme="majorBidi" w:hAnsiTheme="majorBidi" w:cstheme="majorBidi"/>
                <w:b/>
                <w:bCs/>
                <w:color w:val="000000" w:themeColor="text1"/>
                <w:szCs w:val="24"/>
              </w:rPr>
            </w:pPr>
          </w:p>
        </w:tc>
        <w:tc>
          <w:tcPr>
            <w:tcW w:w="1536" w:type="dxa"/>
            <w:vAlign w:val="center"/>
          </w:tcPr>
          <w:p w14:paraId="4AAEB49A" w14:textId="77777777" w:rsidR="009C0D92" w:rsidRPr="004B78CA" w:rsidRDefault="009C0D92" w:rsidP="00BD30D3">
            <w:pPr>
              <w:jc w:val="center"/>
              <w:rPr>
                <w:ins w:id="2825" w:author="Asad Shah" w:date="2025-01-03T18:32:00Z"/>
                <w:rFonts w:asciiTheme="majorBidi" w:hAnsiTheme="majorBidi" w:cstheme="majorBidi"/>
                <w:bCs/>
                <w:color w:val="000000" w:themeColor="text1"/>
                <w:szCs w:val="24"/>
              </w:rPr>
            </w:pPr>
            <w:ins w:id="2826" w:author="Asad Shah" w:date="2025-01-03T18:32:00Z">
              <w:r w:rsidRPr="004B78CA">
                <w:rPr>
                  <w:rFonts w:asciiTheme="majorBidi" w:hAnsiTheme="majorBidi" w:cstheme="majorBidi"/>
                  <w:bCs/>
                  <w:color w:val="000000" w:themeColor="text1"/>
                  <w:szCs w:val="24"/>
                </w:rPr>
                <w:t>Exceptions</w:t>
              </w:r>
            </w:ins>
          </w:p>
        </w:tc>
        <w:tc>
          <w:tcPr>
            <w:tcW w:w="6065" w:type="dxa"/>
            <w:gridSpan w:val="2"/>
          </w:tcPr>
          <w:p w14:paraId="2B534C3E" w14:textId="277F80C6" w:rsidR="009C0D92" w:rsidRPr="004B78CA" w:rsidRDefault="000018CC" w:rsidP="00BD30D3">
            <w:pPr>
              <w:spacing w:before="100" w:beforeAutospacing="1" w:after="100" w:afterAutospacing="1"/>
              <w:rPr>
                <w:ins w:id="2827" w:author="Asad Shah" w:date="2025-01-03T18:32:00Z"/>
                <w:rFonts w:asciiTheme="majorBidi" w:eastAsia="Times New Roman" w:hAnsiTheme="majorBidi" w:cstheme="majorBidi"/>
                <w:color w:val="auto"/>
                <w:szCs w:val="24"/>
              </w:rPr>
            </w:pPr>
            <w:ins w:id="2828" w:author="Asad Shah" w:date="2025-01-03T18:36:00Z">
              <w:r>
                <w:t>Chatbot fails to analyze input: prompts user to re-enter responses or suggests manual entry.</w:t>
              </w:r>
            </w:ins>
          </w:p>
        </w:tc>
      </w:tr>
    </w:tbl>
    <w:p w14:paraId="26E420D1" w14:textId="7E4EDB6F" w:rsidR="009C0D92" w:rsidRPr="00F766C5" w:rsidDel="0025604F" w:rsidRDefault="009C0D92">
      <w:pPr>
        <w:rPr>
          <w:del w:id="2829" w:author="Asad Shah" w:date="2025-01-03T18:38:00Z"/>
        </w:rPr>
      </w:pPr>
    </w:p>
    <w:tbl>
      <w:tblPr>
        <w:tblStyle w:val="TableGrid"/>
        <w:tblW w:w="9805" w:type="dxa"/>
        <w:tblLook w:val="04A0" w:firstRow="1" w:lastRow="0" w:firstColumn="1" w:lastColumn="0" w:noHBand="0" w:noVBand="1"/>
      </w:tblPr>
      <w:tblGrid>
        <w:gridCol w:w="2204"/>
        <w:gridCol w:w="1536"/>
        <w:gridCol w:w="845"/>
        <w:gridCol w:w="5220"/>
      </w:tblGrid>
      <w:tr w:rsidR="0009729F" w:rsidRPr="004B78CA" w:rsidDel="0025604F" w14:paraId="7748F51A" w14:textId="7102C5AD" w:rsidTr="004B78CA">
        <w:trPr>
          <w:del w:id="2830" w:author="Asad Shah" w:date="2025-01-03T18:38:00Z"/>
        </w:trPr>
        <w:tc>
          <w:tcPr>
            <w:tcW w:w="2204" w:type="dxa"/>
            <w:shd w:val="clear" w:color="auto" w:fill="D9D9D9" w:themeFill="background1" w:themeFillShade="D9"/>
          </w:tcPr>
          <w:p w14:paraId="5BEF1ADF" w14:textId="32451FFF" w:rsidR="0009729F" w:rsidRPr="004B78CA" w:rsidDel="0025604F" w:rsidRDefault="0009729F">
            <w:pPr>
              <w:rPr>
                <w:del w:id="2831" w:author="Asad Shah" w:date="2025-01-03T18:38:00Z"/>
                <w:rFonts w:asciiTheme="majorBidi" w:hAnsiTheme="majorBidi" w:cstheme="majorBidi"/>
                <w:b/>
                <w:bCs/>
                <w:color w:val="000000" w:themeColor="text1"/>
                <w:szCs w:val="24"/>
              </w:rPr>
            </w:pPr>
            <w:del w:id="2832" w:author="Asad Shah" w:date="2025-01-03T18:38:00Z">
              <w:r w:rsidRPr="004B78CA" w:rsidDel="0025604F">
                <w:rPr>
                  <w:rFonts w:asciiTheme="majorBidi" w:hAnsiTheme="majorBidi" w:cstheme="majorBidi"/>
                  <w:b/>
                  <w:bCs/>
                  <w:color w:val="000000" w:themeColor="text1"/>
                  <w:szCs w:val="24"/>
                </w:rPr>
                <w:delText>1.</w:delText>
              </w:r>
              <w:r w:rsidDel="0025604F">
                <w:rPr>
                  <w:rFonts w:asciiTheme="majorBidi" w:hAnsiTheme="majorBidi" w:cstheme="majorBidi"/>
                  <w:b/>
                  <w:bCs/>
                  <w:color w:val="000000" w:themeColor="text1"/>
                  <w:szCs w:val="24"/>
                </w:rPr>
                <w:delText>2</w:delText>
              </w:r>
            </w:del>
          </w:p>
        </w:tc>
        <w:tc>
          <w:tcPr>
            <w:tcW w:w="7601" w:type="dxa"/>
            <w:gridSpan w:val="3"/>
            <w:shd w:val="clear" w:color="auto" w:fill="D9D9D9" w:themeFill="background1" w:themeFillShade="D9"/>
          </w:tcPr>
          <w:p w14:paraId="7EE6CCBA" w14:textId="2E183054" w:rsidR="0009729F" w:rsidRPr="004B78CA" w:rsidDel="0025604F" w:rsidRDefault="0009729F">
            <w:pPr>
              <w:rPr>
                <w:del w:id="2833" w:author="Asad Shah" w:date="2025-01-03T18:38:00Z"/>
                <w:rFonts w:asciiTheme="majorBidi" w:hAnsiTheme="majorBidi" w:cstheme="majorBidi"/>
                <w:b/>
                <w:bCs/>
                <w:color w:val="000000" w:themeColor="text1"/>
                <w:szCs w:val="24"/>
              </w:rPr>
            </w:pPr>
            <w:del w:id="2834" w:author="Asad Shah" w:date="2025-01-03T18:38:00Z">
              <w:r w:rsidRPr="004B78CA" w:rsidDel="0025604F">
                <w:rPr>
                  <w:rFonts w:asciiTheme="majorBidi" w:hAnsiTheme="majorBidi" w:cstheme="majorBidi"/>
                  <w:b/>
                  <w:bCs/>
                  <w:color w:val="000000" w:themeColor="text1"/>
                  <w:szCs w:val="24"/>
                </w:rPr>
                <w:delText>Register New User</w:delText>
              </w:r>
            </w:del>
          </w:p>
        </w:tc>
      </w:tr>
      <w:tr w:rsidR="0009729F" w:rsidRPr="004B78CA" w:rsidDel="0025604F" w14:paraId="3286A813" w14:textId="71B36A69" w:rsidTr="004B78CA">
        <w:trPr>
          <w:del w:id="2835" w:author="Asad Shah" w:date="2025-01-03T18:38:00Z"/>
        </w:trPr>
        <w:tc>
          <w:tcPr>
            <w:tcW w:w="2204" w:type="dxa"/>
          </w:tcPr>
          <w:p w14:paraId="44EFD843" w14:textId="126682C6" w:rsidR="0009729F" w:rsidRPr="004B78CA" w:rsidDel="0025604F" w:rsidRDefault="0009729F">
            <w:pPr>
              <w:rPr>
                <w:del w:id="2836" w:author="Asad Shah" w:date="2025-01-03T18:38:00Z"/>
                <w:rFonts w:asciiTheme="majorBidi" w:hAnsiTheme="majorBidi" w:cstheme="majorBidi"/>
                <w:b/>
                <w:bCs/>
                <w:color w:val="000000" w:themeColor="text1"/>
                <w:szCs w:val="24"/>
              </w:rPr>
            </w:pPr>
            <w:del w:id="2837" w:author="Asad Shah" w:date="2025-01-03T18:38:00Z">
              <w:r w:rsidRPr="004B78CA" w:rsidDel="0025604F">
                <w:rPr>
                  <w:rFonts w:asciiTheme="majorBidi" w:hAnsiTheme="majorBidi" w:cstheme="majorBidi"/>
                  <w:b/>
                  <w:bCs/>
                  <w:color w:val="000000" w:themeColor="text1"/>
                  <w:szCs w:val="24"/>
                </w:rPr>
                <w:delText>Author</w:delText>
              </w:r>
            </w:del>
          </w:p>
        </w:tc>
        <w:tc>
          <w:tcPr>
            <w:tcW w:w="7601" w:type="dxa"/>
            <w:gridSpan w:val="3"/>
          </w:tcPr>
          <w:p w14:paraId="404858E2" w14:textId="6369ECEF" w:rsidR="0009729F" w:rsidRPr="004B78CA" w:rsidDel="0025604F" w:rsidRDefault="0009729F">
            <w:pPr>
              <w:rPr>
                <w:del w:id="2838" w:author="Asad Shah" w:date="2025-01-03T18:38:00Z"/>
                <w:rFonts w:asciiTheme="majorBidi" w:hAnsiTheme="majorBidi" w:cstheme="majorBidi"/>
                <w:bCs/>
                <w:color w:val="000000" w:themeColor="text1"/>
                <w:szCs w:val="24"/>
              </w:rPr>
            </w:pPr>
            <w:del w:id="2839" w:author="Asad Shah" w:date="2025-01-03T18:38:00Z">
              <w:r w:rsidRPr="004B78CA" w:rsidDel="0025604F">
                <w:rPr>
                  <w:rFonts w:asciiTheme="majorBidi" w:hAnsiTheme="majorBidi" w:cstheme="majorBidi"/>
                  <w:bCs/>
                  <w:color w:val="000000" w:themeColor="text1"/>
                  <w:szCs w:val="24"/>
                </w:rPr>
                <w:delText>Asad Shah</w:delText>
              </w:r>
            </w:del>
          </w:p>
        </w:tc>
      </w:tr>
      <w:tr w:rsidR="0009729F" w:rsidRPr="004B78CA" w:rsidDel="0025604F" w14:paraId="01990E05" w14:textId="6B8A8031" w:rsidTr="004B78CA">
        <w:trPr>
          <w:del w:id="2840" w:author="Asad Shah" w:date="2025-01-03T18:38:00Z"/>
        </w:trPr>
        <w:tc>
          <w:tcPr>
            <w:tcW w:w="2204" w:type="dxa"/>
          </w:tcPr>
          <w:p w14:paraId="72EAAFCD" w14:textId="0B0629F8" w:rsidR="0009729F" w:rsidRPr="004B78CA" w:rsidDel="0025604F" w:rsidRDefault="0009729F">
            <w:pPr>
              <w:rPr>
                <w:del w:id="2841" w:author="Asad Shah" w:date="2025-01-03T18:38:00Z"/>
                <w:rFonts w:asciiTheme="majorBidi" w:hAnsiTheme="majorBidi" w:cstheme="majorBidi"/>
                <w:b/>
                <w:bCs/>
                <w:color w:val="000000" w:themeColor="text1"/>
                <w:szCs w:val="24"/>
              </w:rPr>
            </w:pPr>
            <w:del w:id="2842" w:author="Asad Shah" w:date="2025-01-03T18:38:00Z">
              <w:r w:rsidRPr="004B78CA" w:rsidDel="0025604F">
                <w:rPr>
                  <w:rFonts w:asciiTheme="majorBidi" w:hAnsiTheme="majorBidi" w:cstheme="majorBidi"/>
                  <w:b/>
                  <w:bCs/>
                  <w:color w:val="000000" w:themeColor="text1"/>
                  <w:szCs w:val="24"/>
                </w:rPr>
                <w:delText>Purpose</w:delText>
              </w:r>
            </w:del>
          </w:p>
        </w:tc>
        <w:tc>
          <w:tcPr>
            <w:tcW w:w="7601" w:type="dxa"/>
            <w:gridSpan w:val="3"/>
          </w:tcPr>
          <w:p w14:paraId="30672F94" w14:textId="6A8E2E13" w:rsidR="0009729F" w:rsidRPr="004B78CA" w:rsidDel="0025604F" w:rsidRDefault="0009729F">
            <w:pPr>
              <w:rPr>
                <w:del w:id="2843" w:author="Asad Shah" w:date="2025-01-03T18:38:00Z"/>
                <w:rFonts w:asciiTheme="majorBidi" w:hAnsiTheme="majorBidi" w:cstheme="majorBidi"/>
                <w:bCs/>
                <w:color w:val="000000" w:themeColor="text1"/>
                <w:szCs w:val="24"/>
              </w:rPr>
            </w:pPr>
            <w:del w:id="2844" w:author="Asad Shah" w:date="2025-01-03T18:38:00Z">
              <w:r w:rsidRPr="004B78CA" w:rsidDel="0025604F">
                <w:rPr>
                  <w:rFonts w:asciiTheme="majorBidi" w:hAnsiTheme="majorBidi" w:cstheme="majorBidi"/>
                  <w:szCs w:val="24"/>
                </w:rPr>
                <w:delText>Allows a user to create an account by providing an email address and password.</w:delText>
              </w:r>
            </w:del>
          </w:p>
        </w:tc>
      </w:tr>
      <w:tr w:rsidR="0009729F" w:rsidRPr="004B78CA" w:rsidDel="0025604F" w14:paraId="02A04208" w14:textId="6C260033" w:rsidTr="004B78CA">
        <w:trPr>
          <w:trHeight w:val="167"/>
          <w:del w:id="2845" w:author="Asad Shah" w:date="2025-01-03T18:38:00Z"/>
        </w:trPr>
        <w:tc>
          <w:tcPr>
            <w:tcW w:w="2204" w:type="dxa"/>
          </w:tcPr>
          <w:p w14:paraId="67BB93B5" w14:textId="3B64CA38" w:rsidR="0009729F" w:rsidRPr="004B78CA" w:rsidDel="0025604F" w:rsidRDefault="0009729F">
            <w:pPr>
              <w:rPr>
                <w:del w:id="2846" w:author="Asad Shah" w:date="2025-01-03T18:38:00Z"/>
                <w:rFonts w:asciiTheme="majorBidi" w:hAnsiTheme="majorBidi" w:cstheme="majorBidi"/>
                <w:b/>
                <w:bCs/>
                <w:color w:val="000000" w:themeColor="text1"/>
                <w:szCs w:val="24"/>
              </w:rPr>
            </w:pPr>
            <w:del w:id="2847" w:author="Asad Shah" w:date="2025-01-03T18:38:00Z">
              <w:r w:rsidRPr="004B78CA" w:rsidDel="0025604F">
                <w:rPr>
                  <w:rFonts w:asciiTheme="majorBidi" w:eastAsia="Times New Roman" w:hAnsiTheme="majorBidi" w:cstheme="majorBidi"/>
                  <w:b/>
                  <w:szCs w:val="24"/>
                </w:rPr>
                <w:delText>Requirements Traceability</w:delText>
              </w:r>
            </w:del>
          </w:p>
        </w:tc>
        <w:tc>
          <w:tcPr>
            <w:tcW w:w="7601" w:type="dxa"/>
            <w:gridSpan w:val="3"/>
            <w:vAlign w:val="center"/>
          </w:tcPr>
          <w:p w14:paraId="221E61F2" w14:textId="56A0A6A6" w:rsidR="0009729F" w:rsidRPr="004B78CA" w:rsidDel="0025604F" w:rsidRDefault="0009729F">
            <w:pPr>
              <w:rPr>
                <w:del w:id="2848" w:author="Asad Shah" w:date="2025-01-03T18:38:00Z"/>
                <w:rFonts w:asciiTheme="majorBidi" w:hAnsiTheme="majorBidi" w:cstheme="majorBidi"/>
                <w:bCs/>
                <w:color w:val="000000" w:themeColor="text1"/>
                <w:szCs w:val="24"/>
              </w:rPr>
            </w:pPr>
            <w:del w:id="2849" w:author="Asad Shah" w:date="2025-01-03T18:38:00Z">
              <w:r w:rsidRPr="004B78CA" w:rsidDel="0025604F">
                <w:rPr>
                  <w:rFonts w:asciiTheme="majorBidi" w:hAnsiTheme="majorBidi" w:cstheme="majorBidi"/>
                  <w:szCs w:val="24"/>
                </w:rPr>
                <w:delText>F1.1, F1.2 (User Registration and Login requirements in the system specification).</w:delText>
              </w:r>
            </w:del>
          </w:p>
        </w:tc>
      </w:tr>
      <w:tr w:rsidR="0009729F" w:rsidRPr="004B78CA" w:rsidDel="0025604F" w14:paraId="42E97D76" w14:textId="092EAAF2" w:rsidTr="004B78CA">
        <w:trPr>
          <w:trHeight w:val="167"/>
          <w:del w:id="2850" w:author="Asad Shah" w:date="2025-01-03T18:38:00Z"/>
        </w:trPr>
        <w:tc>
          <w:tcPr>
            <w:tcW w:w="2204" w:type="dxa"/>
          </w:tcPr>
          <w:p w14:paraId="5911DA76" w14:textId="08E292D3" w:rsidR="0009729F" w:rsidRPr="004B78CA" w:rsidDel="0025604F" w:rsidRDefault="0009729F">
            <w:pPr>
              <w:rPr>
                <w:del w:id="2851" w:author="Asad Shah" w:date="2025-01-03T18:38:00Z"/>
                <w:rFonts w:asciiTheme="majorBidi" w:hAnsiTheme="majorBidi" w:cstheme="majorBidi"/>
                <w:b/>
                <w:bCs/>
                <w:color w:val="000000" w:themeColor="text1"/>
                <w:szCs w:val="24"/>
              </w:rPr>
            </w:pPr>
            <w:del w:id="2852" w:author="Asad Shah" w:date="2025-01-03T18:38:00Z">
              <w:r w:rsidRPr="004B78CA" w:rsidDel="0025604F">
                <w:rPr>
                  <w:rFonts w:asciiTheme="majorBidi" w:hAnsiTheme="majorBidi" w:cstheme="majorBidi"/>
                  <w:b/>
                  <w:bCs/>
                  <w:color w:val="000000" w:themeColor="text1"/>
                  <w:szCs w:val="24"/>
                </w:rPr>
                <w:delText>Priority</w:delText>
              </w:r>
            </w:del>
          </w:p>
        </w:tc>
        <w:tc>
          <w:tcPr>
            <w:tcW w:w="7601" w:type="dxa"/>
            <w:gridSpan w:val="3"/>
            <w:vAlign w:val="center"/>
          </w:tcPr>
          <w:p w14:paraId="1CF6CB7F" w14:textId="3E2E16D4" w:rsidR="0009729F" w:rsidRPr="004B78CA" w:rsidDel="0025604F" w:rsidRDefault="0009729F">
            <w:pPr>
              <w:rPr>
                <w:del w:id="2853" w:author="Asad Shah" w:date="2025-01-03T18:38:00Z"/>
                <w:rFonts w:asciiTheme="majorBidi" w:hAnsiTheme="majorBidi" w:cstheme="majorBidi"/>
                <w:bCs/>
                <w:color w:val="000000" w:themeColor="text1"/>
                <w:szCs w:val="24"/>
              </w:rPr>
            </w:pPr>
            <w:del w:id="2854" w:author="Asad Shah" w:date="2025-01-03T18:38:00Z">
              <w:r w:rsidRPr="004B78CA" w:rsidDel="0025604F">
                <w:rPr>
                  <w:rFonts w:asciiTheme="majorBidi" w:hAnsiTheme="majorBidi" w:cstheme="majorBidi"/>
                  <w:szCs w:val="24"/>
                </w:rPr>
                <w:delText>High</w:delText>
              </w:r>
            </w:del>
          </w:p>
        </w:tc>
      </w:tr>
      <w:tr w:rsidR="0009729F" w:rsidRPr="004B78CA" w:rsidDel="0025604F" w14:paraId="07468BE6" w14:textId="55D666AB" w:rsidTr="004B78CA">
        <w:trPr>
          <w:del w:id="2855" w:author="Asad Shah" w:date="2025-01-03T18:38:00Z"/>
        </w:trPr>
        <w:tc>
          <w:tcPr>
            <w:tcW w:w="2204" w:type="dxa"/>
            <w:vMerge w:val="restart"/>
          </w:tcPr>
          <w:p w14:paraId="127EE5CC" w14:textId="5E60B6EA" w:rsidR="0009729F" w:rsidRPr="004B78CA" w:rsidDel="0025604F" w:rsidRDefault="0009729F">
            <w:pPr>
              <w:rPr>
                <w:del w:id="2856" w:author="Asad Shah" w:date="2025-01-03T18:38:00Z"/>
                <w:rFonts w:asciiTheme="majorBidi" w:hAnsiTheme="majorBidi" w:cstheme="majorBidi"/>
                <w:b/>
                <w:bCs/>
                <w:color w:val="000000" w:themeColor="text1"/>
                <w:szCs w:val="24"/>
              </w:rPr>
            </w:pPr>
            <w:del w:id="2857" w:author="Asad Shah" w:date="2025-01-03T18:38:00Z">
              <w:r w:rsidRPr="004B78CA" w:rsidDel="0025604F">
                <w:rPr>
                  <w:rFonts w:asciiTheme="majorBidi" w:hAnsiTheme="majorBidi" w:cstheme="majorBidi"/>
                  <w:b/>
                  <w:bCs/>
                  <w:color w:val="000000" w:themeColor="text1"/>
                  <w:szCs w:val="24"/>
                </w:rPr>
                <w:delText>Preconditions</w:delText>
              </w:r>
            </w:del>
          </w:p>
        </w:tc>
        <w:tc>
          <w:tcPr>
            <w:tcW w:w="1536" w:type="dxa"/>
          </w:tcPr>
          <w:p w14:paraId="294272FE" w14:textId="672D49FF" w:rsidR="0009729F" w:rsidRPr="004B78CA" w:rsidDel="0025604F" w:rsidRDefault="0009729F">
            <w:pPr>
              <w:rPr>
                <w:del w:id="2858" w:author="Asad Shah" w:date="2025-01-03T18:38:00Z"/>
                <w:rFonts w:asciiTheme="majorBidi" w:hAnsiTheme="majorBidi" w:cstheme="majorBidi"/>
                <w:b/>
                <w:bCs/>
                <w:color w:val="000000" w:themeColor="text1"/>
                <w:szCs w:val="24"/>
              </w:rPr>
            </w:pPr>
            <w:del w:id="2859" w:author="Asad Shah" w:date="2025-01-03T18:38:00Z">
              <w:r w:rsidRPr="004B78CA" w:rsidDel="0025604F">
                <w:rPr>
                  <w:rFonts w:asciiTheme="majorBidi" w:hAnsiTheme="majorBidi" w:cstheme="majorBidi"/>
                  <w:b/>
                  <w:bCs/>
                  <w:color w:val="000000" w:themeColor="text1"/>
                  <w:szCs w:val="24"/>
                </w:rPr>
                <w:delText>Step</w:delText>
              </w:r>
            </w:del>
          </w:p>
        </w:tc>
        <w:tc>
          <w:tcPr>
            <w:tcW w:w="6065" w:type="dxa"/>
            <w:gridSpan w:val="2"/>
          </w:tcPr>
          <w:p w14:paraId="7542305E" w14:textId="7BA72229" w:rsidR="0009729F" w:rsidRPr="004B78CA" w:rsidDel="0025604F" w:rsidRDefault="0009729F">
            <w:pPr>
              <w:rPr>
                <w:del w:id="2860" w:author="Asad Shah" w:date="2025-01-03T18:38:00Z"/>
                <w:rFonts w:asciiTheme="majorBidi" w:hAnsiTheme="majorBidi" w:cstheme="majorBidi"/>
                <w:b/>
                <w:bCs/>
                <w:color w:val="000000" w:themeColor="text1"/>
                <w:szCs w:val="24"/>
              </w:rPr>
            </w:pPr>
            <w:del w:id="2861" w:author="Asad Shah" w:date="2025-01-03T18:38:00Z">
              <w:r w:rsidRPr="004B78CA" w:rsidDel="0025604F">
                <w:rPr>
                  <w:rFonts w:asciiTheme="majorBidi" w:hAnsiTheme="majorBidi" w:cstheme="majorBidi"/>
                  <w:b/>
                  <w:bCs/>
                  <w:color w:val="000000" w:themeColor="text1"/>
                  <w:szCs w:val="24"/>
                </w:rPr>
                <w:delText>Action</w:delText>
              </w:r>
            </w:del>
          </w:p>
        </w:tc>
      </w:tr>
      <w:tr w:rsidR="0009729F" w:rsidRPr="004B78CA" w:rsidDel="0025604F" w14:paraId="4700C5C2" w14:textId="4346BC22" w:rsidTr="004B78CA">
        <w:trPr>
          <w:del w:id="2862" w:author="Asad Shah" w:date="2025-01-03T18:38:00Z"/>
        </w:trPr>
        <w:tc>
          <w:tcPr>
            <w:tcW w:w="2204" w:type="dxa"/>
            <w:vMerge/>
          </w:tcPr>
          <w:p w14:paraId="3871B2DF" w14:textId="1D2D9DFE" w:rsidR="0009729F" w:rsidRPr="004B78CA" w:rsidDel="0025604F" w:rsidRDefault="0009729F">
            <w:pPr>
              <w:rPr>
                <w:del w:id="2863" w:author="Asad Shah" w:date="2025-01-03T18:38:00Z"/>
                <w:rFonts w:asciiTheme="majorBidi" w:hAnsiTheme="majorBidi" w:cstheme="majorBidi"/>
                <w:b/>
                <w:bCs/>
                <w:color w:val="000000" w:themeColor="text1"/>
                <w:szCs w:val="24"/>
              </w:rPr>
            </w:pPr>
          </w:p>
        </w:tc>
        <w:tc>
          <w:tcPr>
            <w:tcW w:w="1536" w:type="dxa"/>
            <w:vAlign w:val="center"/>
          </w:tcPr>
          <w:p w14:paraId="7CE7F750" w14:textId="3F5C86E1" w:rsidR="0009729F" w:rsidRPr="004B78CA" w:rsidDel="0025604F" w:rsidRDefault="0009729F">
            <w:pPr>
              <w:rPr>
                <w:del w:id="2864" w:author="Asad Shah" w:date="2025-01-03T18:38:00Z"/>
                <w:rFonts w:asciiTheme="majorBidi" w:hAnsiTheme="majorBidi" w:cstheme="majorBidi"/>
                <w:bCs/>
                <w:color w:val="000000" w:themeColor="text1"/>
                <w:szCs w:val="24"/>
              </w:rPr>
              <w:pPrChange w:id="2865" w:author="Asad Shah" w:date="2025-01-03T18:38:00Z">
                <w:pPr>
                  <w:jc w:val="center"/>
                </w:pPr>
              </w:pPrChange>
            </w:pPr>
            <w:del w:id="2866" w:author="Asad Shah" w:date="2025-01-03T18:38:00Z">
              <w:r w:rsidRPr="004B78CA" w:rsidDel="0025604F">
                <w:rPr>
                  <w:rFonts w:asciiTheme="majorBidi" w:hAnsiTheme="majorBidi" w:cstheme="majorBidi"/>
                  <w:bCs/>
                  <w:color w:val="000000" w:themeColor="text1"/>
                  <w:szCs w:val="24"/>
                </w:rPr>
                <w:delText>01</w:delText>
              </w:r>
            </w:del>
          </w:p>
        </w:tc>
        <w:tc>
          <w:tcPr>
            <w:tcW w:w="6065" w:type="dxa"/>
            <w:gridSpan w:val="2"/>
          </w:tcPr>
          <w:p w14:paraId="6A07C440" w14:textId="6AAE7EE3" w:rsidR="0009729F" w:rsidRPr="004B78CA" w:rsidDel="0025604F" w:rsidRDefault="0009729F">
            <w:pPr>
              <w:rPr>
                <w:del w:id="2867" w:author="Asad Shah" w:date="2025-01-03T18:38:00Z"/>
                <w:rFonts w:asciiTheme="majorBidi" w:hAnsiTheme="majorBidi" w:cstheme="majorBidi"/>
                <w:szCs w:val="24"/>
              </w:rPr>
            </w:pPr>
            <w:del w:id="2868" w:author="Asad Shah" w:date="2025-01-03T18:38:00Z">
              <w:r w:rsidRPr="004B78CA" w:rsidDel="0025604F">
                <w:rPr>
                  <w:rFonts w:asciiTheme="majorBidi" w:hAnsiTheme="majorBidi" w:cstheme="majorBidi"/>
                  <w:szCs w:val="24"/>
                </w:rPr>
                <w:delText xml:space="preserve">The user has a valid email address. </w:delText>
              </w:r>
            </w:del>
          </w:p>
        </w:tc>
      </w:tr>
      <w:tr w:rsidR="0009729F" w:rsidRPr="004B78CA" w:rsidDel="0025604F" w14:paraId="7A96245B" w14:textId="0B8524FC" w:rsidTr="004B78CA">
        <w:trPr>
          <w:del w:id="2869" w:author="Asad Shah" w:date="2025-01-03T18:38:00Z"/>
        </w:trPr>
        <w:tc>
          <w:tcPr>
            <w:tcW w:w="2204" w:type="dxa"/>
            <w:vMerge/>
          </w:tcPr>
          <w:p w14:paraId="03AF7CA5" w14:textId="0BAC2CE3" w:rsidR="0009729F" w:rsidRPr="004B78CA" w:rsidDel="0025604F" w:rsidRDefault="0009729F">
            <w:pPr>
              <w:rPr>
                <w:del w:id="2870" w:author="Asad Shah" w:date="2025-01-03T18:38:00Z"/>
                <w:rFonts w:asciiTheme="majorBidi" w:hAnsiTheme="majorBidi" w:cstheme="majorBidi"/>
                <w:b/>
                <w:bCs/>
                <w:color w:val="000000" w:themeColor="text1"/>
                <w:szCs w:val="24"/>
              </w:rPr>
            </w:pPr>
          </w:p>
        </w:tc>
        <w:tc>
          <w:tcPr>
            <w:tcW w:w="1536" w:type="dxa"/>
            <w:vAlign w:val="center"/>
          </w:tcPr>
          <w:p w14:paraId="7E4D7F42" w14:textId="0401019B" w:rsidR="0009729F" w:rsidRPr="004B78CA" w:rsidDel="0025604F" w:rsidRDefault="0009729F">
            <w:pPr>
              <w:rPr>
                <w:del w:id="2871" w:author="Asad Shah" w:date="2025-01-03T18:38:00Z"/>
                <w:rFonts w:asciiTheme="majorBidi" w:hAnsiTheme="majorBidi" w:cstheme="majorBidi"/>
                <w:bCs/>
                <w:color w:val="000000" w:themeColor="text1"/>
                <w:szCs w:val="24"/>
              </w:rPr>
              <w:pPrChange w:id="2872" w:author="Asad Shah" w:date="2025-01-03T18:38:00Z">
                <w:pPr>
                  <w:jc w:val="center"/>
                </w:pPr>
              </w:pPrChange>
            </w:pPr>
            <w:del w:id="2873" w:author="Asad Shah" w:date="2025-01-03T18:38:00Z">
              <w:r w:rsidRPr="004B78CA" w:rsidDel="0025604F">
                <w:rPr>
                  <w:rFonts w:asciiTheme="majorBidi" w:hAnsiTheme="majorBidi" w:cstheme="majorBidi"/>
                  <w:bCs/>
                  <w:color w:val="000000" w:themeColor="text1"/>
                  <w:szCs w:val="24"/>
                </w:rPr>
                <w:delText>02</w:delText>
              </w:r>
            </w:del>
          </w:p>
        </w:tc>
        <w:tc>
          <w:tcPr>
            <w:tcW w:w="6065" w:type="dxa"/>
            <w:gridSpan w:val="2"/>
          </w:tcPr>
          <w:p w14:paraId="7E180574" w14:textId="70767576" w:rsidR="0009729F" w:rsidRPr="004B78CA" w:rsidDel="0025604F" w:rsidRDefault="0009729F">
            <w:pPr>
              <w:rPr>
                <w:del w:id="2874" w:author="Asad Shah" w:date="2025-01-03T18:38:00Z"/>
                <w:rFonts w:asciiTheme="majorBidi" w:hAnsiTheme="majorBidi" w:cstheme="majorBidi"/>
                <w:bCs/>
                <w:color w:val="000000" w:themeColor="text1"/>
                <w:szCs w:val="24"/>
              </w:rPr>
            </w:pPr>
            <w:del w:id="2875" w:author="Asad Shah" w:date="2025-01-03T18:38:00Z">
              <w:r w:rsidRPr="004B78CA" w:rsidDel="0025604F">
                <w:rPr>
                  <w:rFonts w:asciiTheme="majorBidi" w:hAnsiTheme="majorBidi" w:cstheme="majorBidi"/>
                  <w:szCs w:val="24"/>
                </w:rPr>
                <w:delText>The system is online and accessible.</w:delText>
              </w:r>
            </w:del>
          </w:p>
        </w:tc>
      </w:tr>
      <w:tr w:rsidR="0009729F" w:rsidRPr="004B78CA" w:rsidDel="0025604F" w14:paraId="3E89F9B5" w14:textId="74A4860C" w:rsidTr="004B78CA">
        <w:trPr>
          <w:trHeight w:val="167"/>
          <w:del w:id="2876" w:author="Asad Shah" w:date="2025-01-03T18:38:00Z"/>
        </w:trPr>
        <w:tc>
          <w:tcPr>
            <w:tcW w:w="2204" w:type="dxa"/>
            <w:vMerge w:val="restart"/>
          </w:tcPr>
          <w:p w14:paraId="6CFDA294" w14:textId="0DE8876E" w:rsidR="0009729F" w:rsidRPr="004B78CA" w:rsidDel="0025604F" w:rsidRDefault="0009729F">
            <w:pPr>
              <w:rPr>
                <w:del w:id="2877" w:author="Asad Shah" w:date="2025-01-03T18:38:00Z"/>
                <w:rFonts w:asciiTheme="majorBidi" w:hAnsiTheme="majorBidi" w:cstheme="majorBidi"/>
                <w:b/>
                <w:bCs/>
                <w:color w:val="000000" w:themeColor="text1"/>
                <w:szCs w:val="24"/>
              </w:rPr>
            </w:pPr>
            <w:del w:id="2878" w:author="Asad Shah" w:date="2025-01-03T18:38:00Z">
              <w:r w:rsidRPr="004B78CA" w:rsidDel="0025604F">
                <w:rPr>
                  <w:rFonts w:asciiTheme="majorBidi" w:hAnsiTheme="majorBidi" w:cstheme="majorBidi"/>
                  <w:b/>
                  <w:bCs/>
                  <w:color w:val="000000" w:themeColor="text1"/>
                  <w:szCs w:val="24"/>
                </w:rPr>
                <w:delText>Postconditions</w:delText>
              </w:r>
            </w:del>
          </w:p>
        </w:tc>
        <w:tc>
          <w:tcPr>
            <w:tcW w:w="1536" w:type="dxa"/>
            <w:vAlign w:val="center"/>
          </w:tcPr>
          <w:p w14:paraId="5952FAC8" w14:textId="1A5347D6" w:rsidR="0009729F" w:rsidRPr="004B78CA" w:rsidDel="0025604F" w:rsidRDefault="0009729F">
            <w:pPr>
              <w:rPr>
                <w:del w:id="2879" w:author="Asad Shah" w:date="2025-01-03T18:38:00Z"/>
                <w:rFonts w:asciiTheme="majorBidi" w:hAnsiTheme="majorBidi" w:cstheme="majorBidi"/>
                <w:bCs/>
                <w:color w:val="000000" w:themeColor="text1"/>
                <w:szCs w:val="24"/>
              </w:rPr>
              <w:pPrChange w:id="2880" w:author="Asad Shah" w:date="2025-01-03T18:38:00Z">
                <w:pPr>
                  <w:jc w:val="center"/>
                </w:pPr>
              </w:pPrChange>
            </w:pPr>
            <w:del w:id="2881" w:author="Asad Shah" w:date="2025-01-03T18:38:00Z">
              <w:r w:rsidRPr="004B78CA" w:rsidDel="0025604F">
                <w:rPr>
                  <w:rFonts w:asciiTheme="majorBidi" w:hAnsiTheme="majorBidi" w:cstheme="majorBidi"/>
                  <w:bCs/>
                  <w:color w:val="000000" w:themeColor="text1"/>
                  <w:szCs w:val="24"/>
                </w:rPr>
                <w:delText>01</w:delText>
              </w:r>
            </w:del>
          </w:p>
        </w:tc>
        <w:tc>
          <w:tcPr>
            <w:tcW w:w="6065" w:type="dxa"/>
            <w:gridSpan w:val="2"/>
          </w:tcPr>
          <w:p w14:paraId="5F6B9D9A" w14:textId="40B4D6E2" w:rsidR="0009729F" w:rsidRPr="004B78CA" w:rsidDel="0025604F" w:rsidRDefault="0009729F">
            <w:pPr>
              <w:rPr>
                <w:del w:id="2882" w:author="Asad Shah" w:date="2025-01-03T18:38:00Z"/>
                <w:rFonts w:asciiTheme="majorBidi" w:eastAsia="Times New Roman" w:hAnsiTheme="majorBidi" w:cstheme="majorBidi"/>
                <w:color w:val="auto"/>
                <w:szCs w:val="24"/>
              </w:rPr>
              <w:pPrChange w:id="2883" w:author="Asad Shah" w:date="2025-01-03T18:38:00Z">
                <w:pPr>
                  <w:spacing w:before="100" w:beforeAutospacing="1" w:after="100" w:afterAutospacing="1"/>
                </w:pPr>
              </w:pPrChange>
            </w:pPr>
            <w:del w:id="2884" w:author="Asad Shah" w:date="2025-01-03T18:38:00Z">
              <w:r w:rsidRPr="004B78CA" w:rsidDel="0025604F">
                <w:rPr>
                  <w:rFonts w:asciiTheme="majorBidi" w:eastAsia="Times New Roman" w:hAnsiTheme="majorBidi" w:cstheme="majorBidi"/>
                  <w:color w:val="auto"/>
                  <w:szCs w:val="24"/>
                </w:rPr>
                <w:delText>The user is successfully registered or logged in.</w:delText>
              </w:r>
            </w:del>
          </w:p>
        </w:tc>
      </w:tr>
      <w:tr w:rsidR="0009729F" w:rsidRPr="004B78CA" w:rsidDel="0025604F" w14:paraId="49627730" w14:textId="66F9955B" w:rsidTr="004B78CA">
        <w:trPr>
          <w:trHeight w:val="167"/>
          <w:del w:id="2885" w:author="Asad Shah" w:date="2025-01-03T18:38:00Z"/>
        </w:trPr>
        <w:tc>
          <w:tcPr>
            <w:tcW w:w="2204" w:type="dxa"/>
            <w:vMerge/>
          </w:tcPr>
          <w:p w14:paraId="4E3D69A6" w14:textId="66B7746A" w:rsidR="0009729F" w:rsidRPr="004B78CA" w:rsidDel="0025604F" w:rsidRDefault="0009729F">
            <w:pPr>
              <w:rPr>
                <w:del w:id="2886" w:author="Asad Shah" w:date="2025-01-03T18:38:00Z"/>
                <w:rFonts w:asciiTheme="majorBidi" w:hAnsiTheme="majorBidi" w:cstheme="majorBidi"/>
                <w:b/>
                <w:bCs/>
                <w:color w:val="000000" w:themeColor="text1"/>
                <w:szCs w:val="24"/>
              </w:rPr>
            </w:pPr>
          </w:p>
        </w:tc>
        <w:tc>
          <w:tcPr>
            <w:tcW w:w="1536" w:type="dxa"/>
            <w:vAlign w:val="center"/>
          </w:tcPr>
          <w:p w14:paraId="250AD76E" w14:textId="60450CC5" w:rsidR="0009729F" w:rsidRPr="004B78CA" w:rsidDel="0025604F" w:rsidRDefault="0009729F">
            <w:pPr>
              <w:rPr>
                <w:del w:id="2887" w:author="Asad Shah" w:date="2025-01-03T18:38:00Z"/>
                <w:rFonts w:asciiTheme="majorBidi" w:hAnsiTheme="majorBidi" w:cstheme="majorBidi"/>
                <w:bCs/>
                <w:color w:val="000000" w:themeColor="text1"/>
                <w:szCs w:val="24"/>
              </w:rPr>
              <w:pPrChange w:id="2888" w:author="Asad Shah" w:date="2025-01-03T18:38:00Z">
                <w:pPr>
                  <w:jc w:val="center"/>
                </w:pPr>
              </w:pPrChange>
            </w:pPr>
            <w:del w:id="2889" w:author="Asad Shah" w:date="2025-01-03T18:38:00Z">
              <w:r w:rsidRPr="004B78CA" w:rsidDel="0025604F">
                <w:rPr>
                  <w:rFonts w:asciiTheme="majorBidi" w:hAnsiTheme="majorBidi" w:cstheme="majorBidi"/>
                  <w:bCs/>
                  <w:color w:val="000000" w:themeColor="text1"/>
                  <w:szCs w:val="24"/>
                </w:rPr>
                <w:delText>02</w:delText>
              </w:r>
            </w:del>
          </w:p>
        </w:tc>
        <w:tc>
          <w:tcPr>
            <w:tcW w:w="6065" w:type="dxa"/>
            <w:gridSpan w:val="2"/>
          </w:tcPr>
          <w:p w14:paraId="2BF74D6F" w14:textId="4C36A234" w:rsidR="0009729F" w:rsidRPr="004B78CA" w:rsidDel="0025604F" w:rsidRDefault="0009729F">
            <w:pPr>
              <w:rPr>
                <w:del w:id="2890" w:author="Asad Shah" w:date="2025-01-03T18:38:00Z"/>
                <w:rFonts w:asciiTheme="majorBidi" w:eastAsia="Times New Roman" w:hAnsiTheme="majorBidi" w:cstheme="majorBidi"/>
                <w:color w:val="auto"/>
                <w:szCs w:val="24"/>
              </w:rPr>
              <w:pPrChange w:id="2891" w:author="Asad Shah" w:date="2025-01-03T18:38:00Z">
                <w:pPr>
                  <w:spacing w:before="100" w:beforeAutospacing="1" w:after="100" w:afterAutospacing="1"/>
                </w:pPr>
              </w:pPrChange>
            </w:pPr>
            <w:del w:id="2892" w:author="Asad Shah" w:date="2025-01-03T18:38:00Z">
              <w:r w:rsidRPr="004B78CA" w:rsidDel="0025604F">
                <w:rPr>
                  <w:rFonts w:asciiTheme="majorBidi" w:eastAsia="Times New Roman" w:hAnsiTheme="majorBidi" w:cstheme="majorBidi"/>
                  <w:color w:val="auto"/>
                  <w:szCs w:val="24"/>
                </w:rPr>
                <w:delText>User session is created.</w:delText>
              </w:r>
            </w:del>
          </w:p>
        </w:tc>
      </w:tr>
      <w:tr w:rsidR="0009729F" w:rsidRPr="004B78CA" w:rsidDel="0025604F" w14:paraId="134CCAE6" w14:textId="22A013CE" w:rsidTr="004B78CA">
        <w:trPr>
          <w:trHeight w:val="167"/>
          <w:del w:id="2893" w:author="Asad Shah" w:date="2025-01-03T18:38:00Z"/>
        </w:trPr>
        <w:tc>
          <w:tcPr>
            <w:tcW w:w="2204" w:type="dxa"/>
          </w:tcPr>
          <w:p w14:paraId="61833A70" w14:textId="0FE3B68D" w:rsidR="0009729F" w:rsidRPr="004B78CA" w:rsidDel="0025604F" w:rsidRDefault="0009729F">
            <w:pPr>
              <w:rPr>
                <w:del w:id="2894" w:author="Asad Shah" w:date="2025-01-03T18:38:00Z"/>
                <w:rFonts w:asciiTheme="majorBidi" w:hAnsiTheme="majorBidi" w:cstheme="majorBidi"/>
                <w:b/>
                <w:bCs/>
                <w:color w:val="000000" w:themeColor="text1"/>
                <w:szCs w:val="24"/>
              </w:rPr>
            </w:pPr>
            <w:del w:id="2895" w:author="Asad Shah" w:date="2025-01-03T18:38:00Z">
              <w:r w:rsidRPr="004B78CA" w:rsidDel="0025604F">
                <w:rPr>
                  <w:rFonts w:asciiTheme="majorBidi" w:hAnsiTheme="majorBidi" w:cstheme="majorBidi"/>
                  <w:b/>
                  <w:bCs/>
                  <w:color w:val="000000" w:themeColor="text1"/>
                  <w:szCs w:val="24"/>
                </w:rPr>
                <w:delText>Actors</w:delText>
              </w:r>
            </w:del>
          </w:p>
        </w:tc>
        <w:tc>
          <w:tcPr>
            <w:tcW w:w="7601" w:type="dxa"/>
            <w:gridSpan w:val="3"/>
            <w:vAlign w:val="center"/>
          </w:tcPr>
          <w:p w14:paraId="0265B7E7" w14:textId="60366A7C" w:rsidR="0009729F" w:rsidRPr="004B78CA" w:rsidDel="0025604F" w:rsidRDefault="0009729F">
            <w:pPr>
              <w:rPr>
                <w:del w:id="2896" w:author="Asad Shah" w:date="2025-01-03T18:38:00Z"/>
                <w:rFonts w:asciiTheme="majorBidi" w:hAnsiTheme="majorBidi" w:cstheme="majorBidi"/>
                <w:bCs/>
                <w:color w:val="000000" w:themeColor="text1"/>
                <w:szCs w:val="24"/>
              </w:rPr>
            </w:pPr>
            <w:del w:id="2897" w:author="Asad Shah" w:date="2025-01-03T18:38:00Z">
              <w:r w:rsidRPr="004B78CA" w:rsidDel="0025604F">
                <w:rPr>
                  <w:rFonts w:asciiTheme="majorBidi" w:hAnsiTheme="majorBidi" w:cstheme="majorBidi"/>
                  <w:bCs/>
                  <w:color w:val="000000" w:themeColor="text1"/>
                  <w:szCs w:val="24"/>
                </w:rPr>
                <w:delText>User (Student or Father)</w:delText>
              </w:r>
            </w:del>
          </w:p>
        </w:tc>
      </w:tr>
      <w:tr w:rsidR="0009729F" w:rsidRPr="004B78CA" w:rsidDel="0025604F" w14:paraId="2B1755D1" w14:textId="257E36EC" w:rsidTr="004B78CA">
        <w:trPr>
          <w:trHeight w:val="378"/>
          <w:del w:id="2898" w:author="Asad Shah" w:date="2025-01-03T18:38:00Z"/>
        </w:trPr>
        <w:tc>
          <w:tcPr>
            <w:tcW w:w="2204" w:type="dxa"/>
          </w:tcPr>
          <w:p w14:paraId="041092F5" w14:textId="722489DE" w:rsidR="0009729F" w:rsidRPr="004B78CA" w:rsidDel="0025604F" w:rsidRDefault="0009729F">
            <w:pPr>
              <w:rPr>
                <w:del w:id="2899" w:author="Asad Shah" w:date="2025-01-03T18:38:00Z"/>
                <w:rFonts w:asciiTheme="majorBidi" w:hAnsiTheme="majorBidi" w:cstheme="majorBidi"/>
                <w:b/>
                <w:bCs/>
                <w:color w:val="000000" w:themeColor="text1"/>
                <w:szCs w:val="24"/>
              </w:rPr>
            </w:pPr>
            <w:del w:id="2900" w:author="Asad Shah" w:date="2025-01-03T18:38:00Z">
              <w:r w:rsidRPr="004B78CA" w:rsidDel="0025604F">
                <w:rPr>
                  <w:rFonts w:asciiTheme="majorBidi" w:hAnsiTheme="majorBidi" w:cstheme="majorBidi"/>
                  <w:b/>
                  <w:bCs/>
                  <w:color w:val="000000" w:themeColor="text1"/>
                  <w:szCs w:val="24"/>
                </w:rPr>
                <w:delText>Includes</w:delText>
              </w:r>
            </w:del>
          </w:p>
        </w:tc>
        <w:tc>
          <w:tcPr>
            <w:tcW w:w="7601" w:type="dxa"/>
            <w:gridSpan w:val="3"/>
            <w:vAlign w:val="center"/>
          </w:tcPr>
          <w:p w14:paraId="0AE26A5E" w14:textId="2781469A" w:rsidR="0009729F" w:rsidRPr="004B78CA" w:rsidDel="0025604F" w:rsidRDefault="0009729F">
            <w:pPr>
              <w:rPr>
                <w:del w:id="2901" w:author="Asad Shah" w:date="2025-01-03T18:38:00Z"/>
                <w:rFonts w:asciiTheme="majorBidi" w:hAnsiTheme="majorBidi" w:cstheme="majorBidi"/>
                <w:color w:val="auto"/>
                <w:szCs w:val="24"/>
              </w:rPr>
            </w:pPr>
            <w:del w:id="2902" w:author="Asad Shah" w:date="2025-01-03T18:38:00Z">
              <w:r w:rsidRPr="004B78CA" w:rsidDel="0025604F">
                <w:rPr>
                  <w:rFonts w:asciiTheme="majorBidi" w:hAnsiTheme="majorBidi" w:cstheme="majorBidi"/>
                  <w:szCs w:val="24"/>
                </w:rPr>
                <w:delText>Authentication Validation</w:delText>
              </w:r>
            </w:del>
          </w:p>
        </w:tc>
      </w:tr>
      <w:tr w:rsidR="0009729F" w:rsidRPr="004B78CA" w:rsidDel="0025604F" w14:paraId="5A8A037B" w14:textId="55B1B435" w:rsidTr="004B78CA">
        <w:trPr>
          <w:trHeight w:val="167"/>
          <w:del w:id="2903" w:author="Asad Shah" w:date="2025-01-03T18:38:00Z"/>
        </w:trPr>
        <w:tc>
          <w:tcPr>
            <w:tcW w:w="2204" w:type="dxa"/>
            <w:vMerge w:val="restart"/>
          </w:tcPr>
          <w:p w14:paraId="3943F936" w14:textId="760DBF51" w:rsidR="0009729F" w:rsidRPr="004B78CA" w:rsidDel="0025604F" w:rsidRDefault="0009729F">
            <w:pPr>
              <w:rPr>
                <w:del w:id="2904" w:author="Asad Shah" w:date="2025-01-03T18:38:00Z"/>
                <w:rFonts w:asciiTheme="majorBidi" w:hAnsiTheme="majorBidi" w:cstheme="majorBidi"/>
                <w:b/>
                <w:bCs/>
                <w:color w:val="000000" w:themeColor="text1"/>
                <w:szCs w:val="24"/>
              </w:rPr>
            </w:pPr>
            <w:del w:id="2905" w:author="Asad Shah" w:date="2025-01-03T18:38:00Z">
              <w:r w:rsidRPr="004B78CA" w:rsidDel="0025604F">
                <w:rPr>
                  <w:rFonts w:asciiTheme="majorBidi" w:hAnsiTheme="majorBidi" w:cstheme="majorBidi"/>
                  <w:b/>
                  <w:bCs/>
                  <w:color w:val="000000" w:themeColor="text1"/>
                  <w:szCs w:val="24"/>
                </w:rPr>
                <w:delText xml:space="preserve">Flow of Events </w:delText>
              </w:r>
            </w:del>
          </w:p>
        </w:tc>
        <w:tc>
          <w:tcPr>
            <w:tcW w:w="1536" w:type="dxa"/>
            <w:vMerge w:val="restart"/>
            <w:vAlign w:val="center"/>
          </w:tcPr>
          <w:p w14:paraId="7FBC4EA0" w14:textId="055AEAD8" w:rsidR="0009729F" w:rsidRPr="004B78CA" w:rsidDel="0025604F" w:rsidRDefault="0009729F">
            <w:pPr>
              <w:rPr>
                <w:del w:id="2906" w:author="Asad Shah" w:date="2025-01-03T18:38:00Z"/>
                <w:rFonts w:asciiTheme="majorBidi" w:hAnsiTheme="majorBidi" w:cstheme="majorBidi"/>
                <w:bCs/>
                <w:color w:val="000000" w:themeColor="text1"/>
                <w:szCs w:val="24"/>
              </w:rPr>
              <w:pPrChange w:id="2907" w:author="Asad Shah" w:date="2025-01-03T18:38:00Z">
                <w:pPr>
                  <w:jc w:val="center"/>
                </w:pPr>
              </w:pPrChange>
            </w:pPr>
            <w:del w:id="2908" w:author="Asad Shah" w:date="2025-01-03T18:38:00Z">
              <w:r w:rsidRPr="004B78CA" w:rsidDel="0025604F">
                <w:rPr>
                  <w:rFonts w:asciiTheme="majorBidi" w:hAnsiTheme="majorBidi" w:cstheme="majorBidi"/>
                  <w:bCs/>
                  <w:color w:val="000000" w:themeColor="text1"/>
                  <w:szCs w:val="24"/>
                </w:rPr>
                <w:delText>Basic</w:delText>
              </w:r>
            </w:del>
          </w:p>
        </w:tc>
        <w:tc>
          <w:tcPr>
            <w:tcW w:w="845" w:type="dxa"/>
          </w:tcPr>
          <w:p w14:paraId="7621514C" w14:textId="141A5E03" w:rsidR="0009729F" w:rsidRPr="004B78CA" w:rsidDel="0025604F" w:rsidRDefault="0009729F">
            <w:pPr>
              <w:rPr>
                <w:del w:id="2909" w:author="Asad Shah" w:date="2025-01-03T18:38:00Z"/>
                <w:rFonts w:asciiTheme="majorBidi" w:hAnsiTheme="majorBidi" w:cstheme="majorBidi"/>
                <w:bCs/>
                <w:color w:val="000000" w:themeColor="text1"/>
                <w:szCs w:val="24"/>
              </w:rPr>
            </w:pPr>
            <w:del w:id="2910" w:author="Asad Shah" w:date="2025-01-03T18:38:00Z">
              <w:r w:rsidRPr="004B78CA" w:rsidDel="0025604F">
                <w:rPr>
                  <w:rFonts w:asciiTheme="majorBidi" w:hAnsiTheme="majorBidi" w:cstheme="majorBidi"/>
                  <w:bCs/>
                  <w:color w:val="000000" w:themeColor="text1"/>
                  <w:szCs w:val="24"/>
                </w:rPr>
                <w:delText>1</w:delText>
              </w:r>
            </w:del>
          </w:p>
        </w:tc>
        <w:tc>
          <w:tcPr>
            <w:tcW w:w="5220" w:type="dxa"/>
          </w:tcPr>
          <w:p w14:paraId="7738D681" w14:textId="45A13D19" w:rsidR="0009729F" w:rsidRPr="004B78CA" w:rsidDel="0025604F" w:rsidRDefault="0009729F">
            <w:pPr>
              <w:rPr>
                <w:del w:id="2911" w:author="Asad Shah" w:date="2025-01-03T18:38:00Z"/>
                <w:rFonts w:asciiTheme="majorBidi" w:hAnsiTheme="majorBidi" w:cstheme="majorBidi"/>
                <w:bCs/>
                <w:color w:val="000000" w:themeColor="text1"/>
                <w:szCs w:val="24"/>
              </w:rPr>
              <w:pPrChange w:id="2912" w:author="Asad Shah" w:date="2025-01-03T18:38:00Z">
                <w:pPr>
                  <w:spacing w:before="100" w:beforeAutospacing="1" w:after="100" w:afterAutospacing="1"/>
                </w:pPr>
              </w:pPrChange>
            </w:pPr>
            <w:del w:id="2913" w:author="Asad Shah" w:date="2025-01-03T18:38:00Z">
              <w:r w:rsidRPr="004B78CA" w:rsidDel="0025604F">
                <w:rPr>
                  <w:rFonts w:asciiTheme="majorBidi" w:eastAsia="Times New Roman" w:hAnsiTheme="majorBidi" w:cstheme="majorBidi"/>
                  <w:color w:val="auto"/>
                  <w:szCs w:val="24"/>
                </w:rPr>
                <w:delText>The user navigates to the login or registration page.</w:delText>
              </w:r>
            </w:del>
          </w:p>
        </w:tc>
      </w:tr>
      <w:tr w:rsidR="0009729F" w:rsidRPr="004B78CA" w:rsidDel="0025604F" w14:paraId="6BD5665A" w14:textId="56284CD6" w:rsidTr="004B78CA">
        <w:trPr>
          <w:trHeight w:val="167"/>
          <w:del w:id="2914" w:author="Asad Shah" w:date="2025-01-03T18:38:00Z"/>
        </w:trPr>
        <w:tc>
          <w:tcPr>
            <w:tcW w:w="2204" w:type="dxa"/>
            <w:vMerge/>
          </w:tcPr>
          <w:p w14:paraId="7BB45FD2" w14:textId="1D5B4413" w:rsidR="0009729F" w:rsidRPr="004B78CA" w:rsidDel="0025604F" w:rsidRDefault="0009729F">
            <w:pPr>
              <w:rPr>
                <w:del w:id="2915" w:author="Asad Shah" w:date="2025-01-03T18:38:00Z"/>
                <w:rFonts w:asciiTheme="majorBidi" w:hAnsiTheme="majorBidi" w:cstheme="majorBidi"/>
                <w:b/>
                <w:bCs/>
                <w:color w:val="000000" w:themeColor="text1"/>
                <w:szCs w:val="24"/>
              </w:rPr>
            </w:pPr>
          </w:p>
        </w:tc>
        <w:tc>
          <w:tcPr>
            <w:tcW w:w="1536" w:type="dxa"/>
            <w:vMerge/>
            <w:vAlign w:val="center"/>
          </w:tcPr>
          <w:p w14:paraId="51CCE8D5" w14:textId="514F592E" w:rsidR="0009729F" w:rsidRPr="004B78CA" w:rsidDel="0025604F" w:rsidRDefault="0009729F">
            <w:pPr>
              <w:rPr>
                <w:del w:id="2916" w:author="Asad Shah" w:date="2025-01-03T18:38:00Z"/>
                <w:rFonts w:asciiTheme="majorBidi" w:hAnsiTheme="majorBidi" w:cstheme="majorBidi"/>
                <w:bCs/>
                <w:color w:val="000000" w:themeColor="text1"/>
                <w:szCs w:val="24"/>
              </w:rPr>
              <w:pPrChange w:id="2917" w:author="Asad Shah" w:date="2025-01-03T18:38:00Z">
                <w:pPr>
                  <w:jc w:val="center"/>
                </w:pPr>
              </w:pPrChange>
            </w:pPr>
          </w:p>
        </w:tc>
        <w:tc>
          <w:tcPr>
            <w:tcW w:w="845" w:type="dxa"/>
          </w:tcPr>
          <w:p w14:paraId="3D0D22CC" w14:textId="31FF9FD8" w:rsidR="0009729F" w:rsidRPr="004B78CA" w:rsidDel="0025604F" w:rsidRDefault="0009729F">
            <w:pPr>
              <w:rPr>
                <w:del w:id="2918" w:author="Asad Shah" w:date="2025-01-03T18:38:00Z"/>
                <w:rFonts w:asciiTheme="majorBidi" w:hAnsiTheme="majorBidi" w:cstheme="majorBidi"/>
                <w:bCs/>
                <w:color w:val="000000" w:themeColor="text1"/>
                <w:szCs w:val="24"/>
              </w:rPr>
            </w:pPr>
            <w:del w:id="2919" w:author="Asad Shah" w:date="2025-01-03T18:38:00Z">
              <w:r w:rsidRPr="004B78CA" w:rsidDel="0025604F">
                <w:rPr>
                  <w:rFonts w:asciiTheme="majorBidi" w:hAnsiTheme="majorBidi" w:cstheme="majorBidi"/>
                  <w:bCs/>
                  <w:color w:val="000000" w:themeColor="text1"/>
                  <w:szCs w:val="24"/>
                </w:rPr>
                <w:delText>2</w:delText>
              </w:r>
            </w:del>
          </w:p>
        </w:tc>
        <w:tc>
          <w:tcPr>
            <w:tcW w:w="5220" w:type="dxa"/>
          </w:tcPr>
          <w:p w14:paraId="3BFCC9C5" w14:textId="4B855C07" w:rsidR="0009729F" w:rsidRPr="004B78CA" w:rsidDel="0025604F" w:rsidRDefault="0009729F">
            <w:pPr>
              <w:rPr>
                <w:del w:id="2920" w:author="Asad Shah" w:date="2025-01-03T18:38:00Z"/>
                <w:rFonts w:asciiTheme="majorBidi" w:eastAsia="Times New Roman" w:hAnsiTheme="majorBidi" w:cstheme="majorBidi"/>
                <w:color w:val="auto"/>
                <w:szCs w:val="24"/>
              </w:rPr>
              <w:pPrChange w:id="2921" w:author="Asad Shah" w:date="2025-01-03T18:38:00Z">
                <w:pPr>
                  <w:spacing w:before="100" w:beforeAutospacing="1" w:after="100" w:afterAutospacing="1"/>
                </w:pPr>
              </w:pPrChange>
            </w:pPr>
            <w:del w:id="2922" w:author="Asad Shah" w:date="2025-01-03T18:38:00Z">
              <w:r w:rsidRPr="004B78CA" w:rsidDel="0025604F">
                <w:rPr>
                  <w:rFonts w:asciiTheme="majorBidi" w:eastAsia="Times New Roman" w:hAnsiTheme="majorBidi" w:cstheme="majorBidi"/>
                  <w:color w:val="auto"/>
                  <w:szCs w:val="24"/>
                </w:rPr>
                <w:delText>The user enters their email and password (for login) or fills the registration form.</w:delText>
              </w:r>
            </w:del>
          </w:p>
        </w:tc>
      </w:tr>
      <w:tr w:rsidR="0009729F" w:rsidRPr="004B78CA" w:rsidDel="0025604F" w14:paraId="56FF7EBE" w14:textId="0D233124" w:rsidTr="004B78CA">
        <w:trPr>
          <w:trHeight w:val="167"/>
          <w:del w:id="2923" w:author="Asad Shah" w:date="2025-01-03T18:38:00Z"/>
        </w:trPr>
        <w:tc>
          <w:tcPr>
            <w:tcW w:w="2204" w:type="dxa"/>
            <w:vMerge/>
          </w:tcPr>
          <w:p w14:paraId="74C47816" w14:textId="631894D7" w:rsidR="0009729F" w:rsidRPr="004B78CA" w:rsidDel="0025604F" w:rsidRDefault="0009729F">
            <w:pPr>
              <w:rPr>
                <w:del w:id="2924" w:author="Asad Shah" w:date="2025-01-03T18:38:00Z"/>
                <w:rFonts w:asciiTheme="majorBidi" w:hAnsiTheme="majorBidi" w:cstheme="majorBidi"/>
                <w:b/>
                <w:bCs/>
                <w:color w:val="000000" w:themeColor="text1"/>
                <w:szCs w:val="24"/>
              </w:rPr>
            </w:pPr>
          </w:p>
        </w:tc>
        <w:tc>
          <w:tcPr>
            <w:tcW w:w="1536" w:type="dxa"/>
            <w:vMerge/>
            <w:vAlign w:val="center"/>
          </w:tcPr>
          <w:p w14:paraId="303FEBB0" w14:textId="4112F9E9" w:rsidR="0009729F" w:rsidRPr="004B78CA" w:rsidDel="0025604F" w:rsidRDefault="0009729F">
            <w:pPr>
              <w:rPr>
                <w:del w:id="2925" w:author="Asad Shah" w:date="2025-01-03T18:38:00Z"/>
                <w:rFonts w:asciiTheme="majorBidi" w:hAnsiTheme="majorBidi" w:cstheme="majorBidi"/>
                <w:bCs/>
                <w:color w:val="000000" w:themeColor="text1"/>
                <w:szCs w:val="24"/>
              </w:rPr>
              <w:pPrChange w:id="2926" w:author="Asad Shah" w:date="2025-01-03T18:38:00Z">
                <w:pPr>
                  <w:jc w:val="center"/>
                </w:pPr>
              </w:pPrChange>
            </w:pPr>
          </w:p>
        </w:tc>
        <w:tc>
          <w:tcPr>
            <w:tcW w:w="845" w:type="dxa"/>
          </w:tcPr>
          <w:p w14:paraId="1F4196FB" w14:textId="7326BD66" w:rsidR="0009729F" w:rsidRPr="004B78CA" w:rsidDel="0025604F" w:rsidRDefault="0009729F">
            <w:pPr>
              <w:rPr>
                <w:del w:id="2927" w:author="Asad Shah" w:date="2025-01-03T18:38:00Z"/>
                <w:rFonts w:asciiTheme="majorBidi" w:hAnsiTheme="majorBidi" w:cstheme="majorBidi"/>
                <w:bCs/>
                <w:color w:val="000000" w:themeColor="text1"/>
                <w:szCs w:val="24"/>
              </w:rPr>
            </w:pPr>
            <w:del w:id="2928" w:author="Asad Shah" w:date="2025-01-03T18:38:00Z">
              <w:r w:rsidRPr="004B78CA" w:rsidDel="0025604F">
                <w:rPr>
                  <w:rFonts w:asciiTheme="majorBidi" w:hAnsiTheme="majorBidi" w:cstheme="majorBidi"/>
                  <w:bCs/>
                  <w:color w:val="000000" w:themeColor="text1"/>
                  <w:szCs w:val="24"/>
                </w:rPr>
                <w:delText>3</w:delText>
              </w:r>
            </w:del>
          </w:p>
        </w:tc>
        <w:tc>
          <w:tcPr>
            <w:tcW w:w="5220" w:type="dxa"/>
          </w:tcPr>
          <w:p w14:paraId="3249DF12" w14:textId="299D2863" w:rsidR="0009729F" w:rsidRPr="004B78CA" w:rsidDel="0025604F" w:rsidRDefault="0009729F">
            <w:pPr>
              <w:rPr>
                <w:del w:id="2929" w:author="Asad Shah" w:date="2025-01-03T18:38:00Z"/>
                <w:rFonts w:asciiTheme="majorBidi" w:eastAsia="Times New Roman" w:hAnsiTheme="majorBidi" w:cstheme="majorBidi"/>
                <w:color w:val="auto"/>
                <w:szCs w:val="24"/>
              </w:rPr>
              <w:pPrChange w:id="2930" w:author="Asad Shah" w:date="2025-01-03T18:38:00Z">
                <w:pPr>
                  <w:spacing w:before="100" w:beforeAutospacing="1" w:after="100" w:afterAutospacing="1"/>
                </w:pPr>
              </w:pPrChange>
            </w:pPr>
            <w:del w:id="2931" w:author="Asad Shah" w:date="2025-01-03T18:38:00Z">
              <w:r w:rsidRPr="004B78CA" w:rsidDel="0025604F">
                <w:rPr>
                  <w:rFonts w:asciiTheme="majorBidi" w:eastAsia="Times New Roman" w:hAnsiTheme="majorBidi" w:cstheme="majorBidi"/>
                  <w:color w:val="auto"/>
                  <w:szCs w:val="24"/>
                </w:rPr>
                <w:delText>The system validates the input data.</w:delText>
              </w:r>
            </w:del>
          </w:p>
        </w:tc>
      </w:tr>
      <w:tr w:rsidR="0009729F" w:rsidRPr="004B78CA" w:rsidDel="0025604F" w14:paraId="617EE893" w14:textId="4F3C8036" w:rsidTr="004B78CA">
        <w:trPr>
          <w:trHeight w:val="167"/>
          <w:del w:id="2932" w:author="Asad Shah" w:date="2025-01-03T18:38:00Z"/>
        </w:trPr>
        <w:tc>
          <w:tcPr>
            <w:tcW w:w="2204" w:type="dxa"/>
            <w:vMerge/>
          </w:tcPr>
          <w:p w14:paraId="22AE2A9F" w14:textId="1A20D705" w:rsidR="0009729F" w:rsidRPr="004B78CA" w:rsidDel="0025604F" w:rsidRDefault="0009729F">
            <w:pPr>
              <w:rPr>
                <w:del w:id="2933" w:author="Asad Shah" w:date="2025-01-03T18:38:00Z"/>
                <w:rFonts w:asciiTheme="majorBidi" w:hAnsiTheme="majorBidi" w:cstheme="majorBidi"/>
                <w:b/>
                <w:bCs/>
                <w:color w:val="000000" w:themeColor="text1"/>
                <w:szCs w:val="24"/>
              </w:rPr>
            </w:pPr>
          </w:p>
        </w:tc>
        <w:tc>
          <w:tcPr>
            <w:tcW w:w="1536" w:type="dxa"/>
            <w:vMerge/>
            <w:vAlign w:val="center"/>
          </w:tcPr>
          <w:p w14:paraId="0EA5E94F" w14:textId="78E5A358" w:rsidR="0009729F" w:rsidRPr="004B78CA" w:rsidDel="0025604F" w:rsidRDefault="0009729F">
            <w:pPr>
              <w:rPr>
                <w:del w:id="2934" w:author="Asad Shah" w:date="2025-01-03T18:38:00Z"/>
                <w:rFonts w:asciiTheme="majorBidi" w:hAnsiTheme="majorBidi" w:cstheme="majorBidi"/>
                <w:bCs/>
                <w:color w:val="000000" w:themeColor="text1"/>
                <w:szCs w:val="24"/>
              </w:rPr>
              <w:pPrChange w:id="2935" w:author="Asad Shah" w:date="2025-01-03T18:38:00Z">
                <w:pPr>
                  <w:jc w:val="center"/>
                </w:pPr>
              </w:pPrChange>
            </w:pPr>
          </w:p>
        </w:tc>
        <w:tc>
          <w:tcPr>
            <w:tcW w:w="845" w:type="dxa"/>
          </w:tcPr>
          <w:p w14:paraId="0DF4437C" w14:textId="685DE01C" w:rsidR="0009729F" w:rsidRPr="004B78CA" w:rsidDel="0025604F" w:rsidRDefault="0009729F">
            <w:pPr>
              <w:rPr>
                <w:del w:id="2936" w:author="Asad Shah" w:date="2025-01-03T18:38:00Z"/>
                <w:rFonts w:asciiTheme="majorBidi" w:hAnsiTheme="majorBidi" w:cstheme="majorBidi"/>
                <w:bCs/>
                <w:color w:val="000000" w:themeColor="text1"/>
                <w:szCs w:val="24"/>
              </w:rPr>
            </w:pPr>
            <w:del w:id="2937" w:author="Asad Shah" w:date="2025-01-03T18:38:00Z">
              <w:r w:rsidRPr="004B78CA" w:rsidDel="0025604F">
                <w:rPr>
                  <w:rFonts w:asciiTheme="majorBidi" w:hAnsiTheme="majorBidi" w:cstheme="majorBidi"/>
                  <w:bCs/>
                  <w:color w:val="000000" w:themeColor="text1"/>
                  <w:szCs w:val="24"/>
                </w:rPr>
                <w:delText>4</w:delText>
              </w:r>
            </w:del>
          </w:p>
        </w:tc>
        <w:tc>
          <w:tcPr>
            <w:tcW w:w="5220" w:type="dxa"/>
          </w:tcPr>
          <w:p w14:paraId="6ECD9FF8" w14:textId="1BE5856E" w:rsidR="0009729F" w:rsidRPr="004B78CA" w:rsidDel="0025604F" w:rsidRDefault="0009729F">
            <w:pPr>
              <w:rPr>
                <w:del w:id="2938" w:author="Asad Shah" w:date="2025-01-03T18:38:00Z"/>
                <w:rFonts w:asciiTheme="majorBidi" w:eastAsia="Times New Roman" w:hAnsiTheme="majorBidi" w:cstheme="majorBidi"/>
                <w:color w:val="auto"/>
                <w:szCs w:val="24"/>
              </w:rPr>
              <w:pPrChange w:id="2939" w:author="Asad Shah" w:date="2025-01-03T18:38:00Z">
                <w:pPr>
                  <w:spacing w:before="100" w:beforeAutospacing="1" w:after="100" w:afterAutospacing="1"/>
                </w:pPr>
              </w:pPrChange>
            </w:pPr>
            <w:del w:id="2940" w:author="Asad Shah" w:date="2025-01-03T18:38:00Z">
              <w:r w:rsidRPr="004B78CA" w:rsidDel="0025604F">
                <w:rPr>
                  <w:rFonts w:asciiTheme="majorBidi" w:eastAsia="Times New Roman" w:hAnsiTheme="majorBidi" w:cstheme="majorBidi"/>
                  <w:color w:val="auto"/>
                  <w:szCs w:val="24"/>
                </w:rPr>
                <w:delText>The system logs the user in or registers the new user.</w:delText>
              </w:r>
            </w:del>
          </w:p>
        </w:tc>
      </w:tr>
      <w:tr w:rsidR="0009729F" w:rsidRPr="004B78CA" w:rsidDel="0025604F" w14:paraId="1AA1DD22" w14:textId="4FA69007" w:rsidTr="004B78CA">
        <w:trPr>
          <w:trHeight w:val="167"/>
          <w:del w:id="2941" w:author="Asad Shah" w:date="2025-01-03T18:38:00Z"/>
        </w:trPr>
        <w:tc>
          <w:tcPr>
            <w:tcW w:w="2204" w:type="dxa"/>
            <w:vMerge/>
          </w:tcPr>
          <w:p w14:paraId="5CAD366D" w14:textId="5F0F7ABF" w:rsidR="0009729F" w:rsidRPr="004B78CA" w:rsidDel="0025604F" w:rsidRDefault="0009729F">
            <w:pPr>
              <w:rPr>
                <w:del w:id="2942" w:author="Asad Shah" w:date="2025-01-03T18:38:00Z"/>
                <w:rFonts w:asciiTheme="majorBidi" w:hAnsiTheme="majorBidi" w:cstheme="majorBidi"/>
                <w:b/>
                <w:bCs/>
                <w:color w:val="000000" w:themeColor="text1"/>
                <w:szCs w:val="24"/>
              </w:rPr>
            </w:pPr>
          </w:p>
        </w:tc>
        <w:tc>
          <w:tcPr>
            <w:tcW w:w="1536" w:type="dxa"/>
            <w:vMerge/>
            <w:vAlign w:val="center"/>
          </w:tcPr>
          <w:p w14:paraId="7C0DEA6E" w14:textId="6FE4D723" w:rsidR="0009729F" w:rsidRPr="004B78CA" w:rsidDel="0025604F" w:rsidRDefault="0009729F">
            <w:pPr>
              <w:rPr>
                <w:del w:id="2943" w:author="Asad Shah" w:date="2025-01-03T18:38:00Z"/>
                <w:rFonts w:asciiTheme="majorBidi" w:hAnsiTheme="majorBidi" w:cstheme="majorBidi"/>
                <w:bCs/>
                <w:color w:val="000000" w:themeColor="text1"/>
                <w:szCs w:val="24"/>
              </w:rPr>
              <w:pPrChange w:id="2944" w:author="Asad Shah" w:date="2025-01-03T18:38:00Z">
                <w:pPr>
                  <w:jc w:val="center"/>
                </w:pPr>
              </w:pPrChange>
            </w:pPr>
          </w:p>
        </w:tc>
        <w:tc>
          <w:tcPr>
            <w:tcW w:w="845" w:type="dxa"/>
          </w:tcPr>
          <w:p w14:paraId="3CE78150" w14:textId="5A83B41A" w:rsidR="0009729F" w:rsidRPr="004B78CA" w:rsidDel="0025604F" w:rsidRDefault="0009729F">
            <w:pPr>
              <w:rPr>
                <w:del w:id="2945" w:author="Asad Shah" w:date="2025-01-03T18:38:00Z"/>
                <w:rFonts w:asciiTheme="majorBidi" w:hAnsiTheme="majorBidi" w:cstheme="majorBidi"/>
                <w:bCs/>
                <w:color w:val="000000" w:themeColor="text1"/>
                <w:szCs w:val="24"/>
              </w:rPr>
            </w:pPr>
            <w:del w:id="2946" w:author="Asad Shah" w:date="2025-01-03T18:38:00Z">
              <w:r w:rsidRPr="004B78CA" w:rsidDel="0025604F">
                <w:rPr>
                  <w:rFonts w:asciiTheme="majorBidi" w:hAnsiTheme="majorBidi" w:cstheme="majorBidi"/>
                  <w:bCs/>
                  <w:color w:val="000000" w:themeColor="text1"/>
                  <w:szCs w:val="24"/>
                </w:rPr>
                <w:delText>5</w:delText>
              </w:r>
            </w:del>
          </w:p>
        </w:tc>
        <w:tc>
          <w:tcPr>
            <w:tcW w:w="5220" w:type="dxa"/>
          </w:tcPr>
          <w:p w14:paraId="18589D93" w14:textId="084EBC9D" w:rsidR="0009729F" w:rsidRPr="004B78CA" w:rsidDel="0025604F" w:rsidRDefault="0009729F">
            <w:pPr>
              <w:rPr>
                <w:del w:id="2947" w:author="Asad Shah" w:date="2025-01-03T18:38:00Z"/>
                <w:rFonts w:asciiTheme="majorBidi" w:eastAsia="Times New Roman" w:hAnsiTheme="majorBidi" w:cstheme="majorBidi"/>
                <w:color w:val="auto"/>
                <w:szCs w:val="24"/>
              </w:rPr>
              <w:pPrChange w:id="2948" w:author="Asad Shah" w:date="2025-01-03T18:38:00Z">
                <w:pPr>
                  <w:spacing w:before="100" w:beforeAutospacing="1" w:after="100" w:afterAutospacing="1"/>
                </w:pPr>
              </w:pPrChange>
            </w:pPr>
            <w:del w:id="2949" w:author="Asad Shah" w:date="2025-01-03T18:38:00Z">
              <w:r w:rsidRPr="004B78CA" w:rsidDel="0025604F">
                <w:rPr>
                  <w:rFonts w:asciiTheme="majorBidi" w:eastAsia="Times New Roman" w:hAnsiTheme="majorBidi" w:cstheme="majorBidi"/>
                  <w:color w:val="auto"/>
                  <w:szCs w:val="24"/>
                </w:rPr>
                <w:delText>The user is redirected to the system dashboard.</w:delText>
              </w:r>
            </w:del>
          </w:p>
        </w:tc>
      </w:tr>
      <w:tr w:rsidR="0009729F" w:rsidRPr="004B78CA" w:rsidDel="0025604F" w14:paraId="63839BC6" w14:textId="4485CA29" w:rsidTr="004B78CA">
        <w:trPr>
          <w:trHeight w:val="167"/>
          <w:del w:id="2950" w:author="Asad Shah" w:date="2025-01-03T18:38:00Z"/>
        </w:trPr>
        <w:tc>
          <w:tcPr>
            <w:tcW w:w="2204" w:type="dxa"/>
            <w:vMerge/>
          </w:tcPr>
          <w:p w14:paraId="4EAD14D4" w14:textId="43F030D6" w:rsidR="0009729F" w:rsidRPr="004B78CA" w:rsidDel="0025604F" w:rsidRDefault="0009729F">
            <w:pPr>
              <w:rPr>
                <w:del w:id="2951" w:author="Asad Shah" w:date="2025-01-03T18:38:00Z"/>
                <w:rFonts w:asciiTheme="majorBidi" w:hAnsiTheme="majorBidi" w:cstheme="majorBidi"/>
                <w:b/>
                <w:bCs/>
                <w:color w:val="000000" w:themeColor="text1"/>
                <w:szCs w:val="24"/>
              </w:rPr>
            </w:pPr>
          </w:p>
        </w:tc>
        <w:tc>
          <w:tcPr>
            <w:tcW w:w="1536" w:type="dxa"/>
            <w:vMerge w:val="restart"/>
            <w:vAlign w:val="center"/>
          </w:tcPr>
          <w:p w14:paraId="6104DAB0" w14:textId="2258FDEA" w:rsidR="0009729F" w:rsidRPr="004B78CA" w:rsidDel="0025604F" w:rsidRDefault="0009729F">
            <w:pPr>
              <w:rPr>
                <w:del w:id="2952" w:author="Asad Shah" w:date="2025-01-03T18:38:00Z"/>
                <w:rFonts w:asciiTheme="majorBidi" w:hAnsiTheme="majorBidi" w:cstheme="majorBidi"/>
                <w:bCs/>
                <w:color w:val="000000" w:themeColor="text1"/>
                <w:szCs w:val="24"/>
              </w:rPr>
              <w:pPrChange w:id="2953" w:author="Asad Shah" w:date="2025-01-03T18:38:00Z">
                <w:pPr>
                  <w:jc w:val="center"/>
                </w:pPr>
              </w:pPrChange>
            </w:pPr>
            <w:del w:id="2954" w:author="Asad Shah" w:date="2025-01-03T18:38:00Z">
              <w:r w:rsidRPr="004B78CA" w:rsidDel="0025604F">
                <w:rPr>
                  <w:rFonts w:asciiTheme="majorBidi" w:hAnsiTheme="majorBidi" w:cstheme="majorBidi"/>
                  <w:bCs/>
                  <w:color w:val="000000" w:themeColor="text1"/>
                  <w:szCs w:val="24"/>
                </w:rPr>
                <w:delText>Alternative</w:delText>
              </w:r>
            </w:del>
          </w:p>
        </w:tc>
        <w:tc>
          <w:tcPr>
            <w:tcW w:w="845" w:type="dxa"/>
          </w:tcPr>
          <w:p w14:paraId="12466B54" w14:textId="0016C146" w:rsidR="0009729F" w:rsidRPr="004B78CA" w:rsidDel="0025604F" w:rsidRDefault="0009729F">
            <w:pPr>
              <w:rPr>
                <w:del w:id="2955" w:author="Asad Shah" w:date="2025-01-03T18:38:00Z"/>
                <w:rFonts w:asciiTheme="majorBidi" w:hAnsiTheme="majorBidi" w:cstheme="majorBidi"/>
                <w:bCs/>
                <w:color w:val="000000" w:themeColor="text1"/>
                <w:szCs w:val="24"/>
              </w:rPr>
            </w:pPr>
            <w:del w:id="2956" w:author="Asad Shah" w:date="2025-01-03T18:38:00Z">
              <w:r w:rsidRPr="004B78CA" w:rsidDel="0025604F">
                <w:rPr>
                  <w:rFonts w:asciiTheme="majorBidi" w:hAnsiTheme="majorBidi" w:cstheme="majorBidi"/>
                  <w:bCs/>
                  <w:color w:val="000000" w:themeColor="text1"/>
                  <w:szCs w:val="24"/>
                </w:rPr>
                <w:delText>1</w:delText>
              </w:r>
            </w:del>
          </w:p>
        </w:tc>
        <w:tc>
          <w:tcPr>
            <w:tcW w:w="5220" w:type="dxa"/>
          </w:tcPr>
          <w:p w14:paraId="329043BE" w14:textId="42AEBC97" w:rsidR="0009729F" w:rsidRPr="004B78CA" w:rsidDel="0025604F" w:rsidRDefault="0009729F">
            <w:pPr>
              <w:rPr>
                <w:del w:id="2957" w:author="Asad Shah" w:date="2025-01-03T18:38:00Z"/>
                <w:rFonts w:asciiTheme="majorBidi" w:eastAsia="Times New Roman" w:hAnsiTheme="majorBidi" w:cstheme="majorBidi"/>
                <w:color w:val="auto"/>
                <w:szCs w:val="24"/>
              </w:rPr>
              <w:pPrChange w:id="2958" w:author="Asad Shah" w:date="2025-01-03T18:38:00Z">
                <w:pPr>
                  <w:spacing w:before="100" w:beforeAutospacing="1" w:after="100" w:afterAutospacing="1"/>
                </w:pPr>
              </w:pPrChange>
            </w:pPr>
            <w:del w:id="2959" w:author="Asad Shah" w:date="2025-01-03T18:38:00Z">
              <w:r w:rsidRPr="004B78CA" w:rsidDel="0025604F">
                <w:rPr>
                  <w:rFonts w:asciiTheme="majorBidi" w:eastAsia="Times New Roman" w:hAnsiTheme="majorBidi" w:cstheme="majorBidi"/>
                  <w:color w:val="auto"/>
                  <w:szCs w:val="24"/>
                </w:rPr>
                <w:delText>The user selects Google OAuth for login.</w:delText>
              </w:r>
            </w:del>
          </w:p>
        </w:tc>
      </w:tr>
      <w:tr w:rsidR="0009729F" w:rsidRPr="004B78CA" w:rsidDel="0025604F" w14:paraId="151B6032" w14:textId="6D0A35A9" w:rsidTr="004B78CA">
        <w:trPr>
          <w:trHeight w:val="167"/>
          <w:del w:id="2960" w:author="Asad Shah" w:date="2025-01-03T18:38:00Z"/>
        </w:trPr>
        <w:tc>
          <w:tcPr>
            <w:tcW w:w="2204" w:type="dxa"/>
            <w:vMerge/>
          </w:tcPr>
          <w:p w14:paraId="4AFBED45" w14:textId="5BA95E56" w:rsidR="0009729F" w:rsidRPr="004B78CA" w:rsidDel="0025604F" w:rsidRDefault="0009729F">
            <w:pPr>
              <w:rPr>
                <w:del w:id="2961" w:author="Asad Shah" w:date="2025-01-03T18:38:00Z"/>
                <w:rFonts w:asciiTheme="majorBidi" w:hAnsiTheme="majorBidi" w:cstheme="majorBidi"/>
                <w:b/>
                <w:bCs/>
                <w:color w:val="000000" w:themeColor="text1"/>
                <w:szCs w:val="24"/>
              </w:rPr>
            </w:pPr>
          </w:p>
        </w:tc>
        <w:tc>
          <w:tcPr>
            <w:tcW w:w="1536" w:type="dxa"/>
            <w:vMerge/>
            <w:vAlign w:val="center"/>
          </w:tcPr>
          <w:p w14:paraId="3DCA50F3" w14:textId="0B94E21C" w:rsidR="0009729F" w:rsidRPr="004B78CA" w:rsidDel="0025604F" w:rsidRDefault="0009729F">
            <w:pPr>
              <w:rPr>
                <w:del w:id="2962" w:author="Asad Shah" w:date="2025-01-03T18:38:00Z"/>
                <w:rFonts w:asciiTheme="majorBidi" w:hAnsiTheme="majorBidi" w:cstheme="majorBidi"/>
                <w:bCs/>
                <w:color w:val="000000" w:themeColor="text1"/>
                <w:szCs w:val="24"/>
              </w:rPr>
              <w:pPrChange w:id="2963" w:author="Asad Shah" w:date="2025-01-03T18:38:00Z">
                <w:pPr>
                  <w:jc w:val="center"/>
                </w:pPr>
              </w:pPrChange>
            </w:pPr>
          </w:p>
        </w:tc>
        <w:tc>
          <w:tcPr>
            <w:tcW w:w="845" w:type="dxa"/>
          </w:tcPr>
          <w:p w14:paraId="15904ECD" w14:textId="1578F8C9" w:rsidR="0009729F" w:rsidRPr="004B78CA" w:rsidDel="0025604F" w:rsidRDefault="0009729F">
            <w:pPr>
              <w:rPr>
                <w:del w:id="2964" w:author="Asad Shah" w:date="2025-01-03T18:38:00Z"/>
                <w:rFonts w:asciiTheme="majorBidi" w:hAnsiTheme="majorBidi" w:cstheme="majorBidi"/>
                <w:bCs/>
                <w:color w:val="000000" w:themeColor="text1"/>
                <w:szCs w:val="24"/>
              </w:rPr>
            </w:pPr>
            <w:del w:id="2965" w:author="Asad Shah" w:date="2025-01-03T18:38:00Z">
              <w:r w:rsidRPr="004B78CA" w:rsidDel="0025604F">
                <w:rPr>
                  <w:rFonts w:asciiTheme="majorBidi" w:hAnsiTheme="majorBidi" w:cstheme="majorBidi"/>
                  <w:bCs/>
                  <w:color w:val="000000" w:themeColor="text1"/>
                  <w:szCs w:val="24"/>
                </w:rPr>
                <w:delText>2</w:delText>
              </w:r>
            </w:del>
          </w:p>
        </w:tc>
        <w:tc>
          <w:tcPr>
            <w:tcW w:w="5220" w:type="dxa"/>
          </w:tcPr>
          <w:p w14:paraId="5C2BBDC0" w14:textId="0B34360D" w:rsidR="0009729F" w:rsidRPr="004B78CA" w:rsidDel="0025604F" w:rsidRDefault="0009729F">
            <w:pPr>
              <w:rPr>
                <w:del w:id="2966" w:author="Asad Shah" w:date="2025-01-03T18:38:00Z"/>
                <w:rFonts w:asciiTheme="majorBidi" w:eastAsia="Times New Roman" w:hAnsiTheme="majorBidi" w:cstheme="majorBidi"/>
                <w:color w:val="auto"/>
                <w:szCs w:val="24"/>
              </w:rPr>
              <w:pPrChange w:id="2967" w:author="Asad Shah" w:date="2025-01-03T18:38:00Z">
                <w:pPr>
                  <w:spacing w:before="100" w:beforeAutospacing="1" w:after="100" w:afterAutospacing="1"/>
                </w:pPr>
              </w:pPrChange>
            </w:pPr>
            <w:del w:id="2968" w:author="Asad Shah" w:date="2025-01-03T18:38:00Z">
              <w:r w:rsidRPr="004B78CA" w:rsidDel="0025604F">
                <w:rPr>
                  <w:rFonts w:asciiTheme="majorBidi" w:eastAsia="Times New Roman" w:hAnsiTheme="majorBidi" w:cstheme="majorBidi"/>
                  <w:color w:val="auto"/>
                  <w:szCs w:val="24"/>
                </w:rPr>
                <w:delText>The system redirects the user to Google's authentication service.</w:delText>
              </w:r>
            </w:del>
          </w:p>
        </w:tc>
      </w:tr>
      <w:tr w:rsidR="0009729F" w:rsidRPr="004B78CA" w:rsidDel="0025604F" w14:paraId="34636054" w14:textId="175F8BDF" w:rsidTr="004B78CA">
        <w:trPr>
          <w:trHeight w:val="167"/>
          <w:del w:id="2969" w:author="Asad Shah" w:date="2025-01-03T18:38:00Z"/>
        </w:trPr>
        <w:tc>
          <w:tcPr>
            <w:tcW w:w="2204" w:type="dxa"/>
            <w:vMerge/>
          </w:tcPr>
          <w:p w14:paraId="564611CA" w14:textId="3BB9834A" w:rsidR="0009729F" w:rsidRPr="004B78CA" w:rsidDel="0025604F" w:rsidRDefault="0009729F">
            <w:pPr>
              <w:rPr>
                <w:del w:id="2970" w:author="Asad Shah" w:date="2025-01-03T18:38:00Z"/>
                <w:rFonts w:asciiTheme="majorBidi" w:hAnsiTheme="majorBidi" w:cstheme="majorBidi"/>
                <w:b/>
                <w:bCs/>
                <w:color w:val="000000" w:themeColor="text1"/>
                <w:szCs w:val="24"/>
              </w:rPr>
            </w:pPr>
          </w:p>
        </w:tc>
        <w:tc>
          <w:tcPr>
            <w:tcW w:w="1536" w:type="dxa"/>
            <w:vMerge/>
            <w:vAlign w:val="center"/>
          </w:tcPr>
          <w:p w14:paraId="592551FD" w14:textId="56EE8121" w:rsidR="0009729F" w:rsidRPr="004B78CA" w:rsidDel="0025604F" w:rsidRDefault="0009729F">
            <w:pPr>
              <w:rPr>
                <w:del w:id="2971" w:author="Asad Shah" w:date="2025-01-03T18:38:00Z"/>
                <w:rFonts w:asciiTheme="majorBidi" w:hAnsiTheme="majorBidi" w:cstheme="majorBidi"/>
                <w:bCs/>
                <w:color w:val="000000" w:themeColor="text1"/>
                <w:szCs w:val="24"/>
              </w:rPr>
              <w:pPrChange w:id="2972" w:author="Asad Shah" w:date="2025-01-03T18:38:00Z">
                <w:pPr>
                  <w:jc w:val="center"/>
                </w:pPr>
              </w:pPrChange>
            </w:pPr>
          </w:p>
        </w:tc>
        <w:tc>
          <w:tcPr>
            <w:tcW w:w="845" w:type="dxa"/>
          </w:tcPr>
          <w:p w14:paraId="07C74E6D" w14:textId="29234BC0" w:rsidR="0009729F" w:rsidRPr="004B78CA" w:rsidDel="0025604F" w:rsidRDefault="0009729F">
            <w:pPr>
              <w:rPr>
                <w:del w:id="2973" w:author="Asad Shah" w:date="2025-01-03T18:38:00Z"/>
                <w:rFonts w:asciiTheme="majorBidi" w:hAnsiTheme="majorBidi" w:cstheme="majorBidi"/>
                <w:bCs/>
                <w:color w:val="000000" w:themeColor="text1"/>
                <w:szCs w:val="24"/>
              </w:rPr>
            </w:pPr>
            <w:del w:id="2974" w:author="Asad Shah" w:date="2025-01-03T18:38:00Z">
              <w:r w:rsidRPr="004B78CA" w:rsidDel="0025604F">
                <w:rPr>
                  <w:rFonts w:asciiTheme="majorBidi" w:hAnsiTheme="majorBidi" w:cstheme="majorBidi"/>
                  <w:bCs/>
                  <w:color w:val="000000" w:themeColor="text1"/>
                  <w:szCs w:val="24"/>
                </w:rPr>
                <w:delText>3</w:delText>
              </w:r>
            </w:del>
          </w:p>
        </w:tc>
        <w:tc>
          <w:tcPr>
            <w:tcW w:w="5220" w:type="dxa"/>
          </w:tcPr>
          <w:p w14:paraId="04185436" w14:textId="59727782" w:rsidR="0009729F" w:rsidRPr="004B78CA" w:rsidDel="0025604F" w:rsidRDefault="0009729F">
            <w:pPr>
              <w:rPr>
                <w:del w:id="2975" w:author="Asad Shah" w:date="2025-01-03T18:38:00Z"/>
                <w:rFonts w:asciiTheme="majorBidi" w:eastAsia="Times New Roman" w:hAnsiTheme="majorBidi" w:cstheme="majorBidi"/>
                <w:color w:val="auto"/>
                <w:szCs w:val="24"/>
              </w:rPr>
              <w:pPrChange w:id="2976" w:author="Asad Shah" w:date="2025-01-03T18:38:00Z">
                <w:pPr>
                  <w:spacing w:before="100" w:beforeAutospacing="1" w:after="100" w:afterAutospacing="1"/>
                </w:pPr>
              </w:pPrChange>
            </w:pPr>
            <w:del w:id="2977" w:author="Asad Shah" w:date="2025-01-03T18:38:00Z">
              <w:r w:rsidRPr="004B78CA" w:rsidDel="0025604F">
                <w:rPr>
                  <w:rFonts w:asciiTheme="majorBidi" w:eastAsia="Times New Roman" w:hAnsiTheme="majorBidi" w:cstheme="majorBidi"/>
                  <w:color w:val="auto"/>
                  <w:szCs w:val="24"/>
                </w:rPr>
                <w:delText>The user completes authentication via Google.</w:delText>
              </w:r>
            </w:del>
          </w:p>
        </w:tc>
      </w:tr>
      <w:tr w:rsidR="0009729F" w:rsidRPr="004B78CA" w:rsidDel="0025604F" w14:paraId="3191EAB5" w14:textId="184E6A1C" w:rsidTr="004B78CA">
        <w:trPr>
          <w:trHeight w:val="167"/>
          <w:del w:id="2978" w:author="Asad Shah" w:date="2025-01-03T18:38:00Z"/>
        </w:trPr>
        <w:tc>
          <w:tcPr>
            <w:tcW w:w="2204" w:type="dxa"/>
            <w:vMerge/>
          </w:tcPr>
          <w:p w14:paraId="63733FA5" w14:textId="4785B517" w:rsidR="0009729F" w:rsidRPr="004B78CA" w:rsidDel="0025604F" w:rsidRDefault="0009729F">
            <w:pPr>
              <w:rPr>
                <w:del w:id="2979" w:author="Asad Shah" w:date="2025-01-03T18:38:00Z"/>
                <w:rFonts w:asciiTheme="majorBidi" w:hAnsiTheme="majorBidi" w:cstheme="majorBidi"/>
                <w:b/>
                <w:bCs/>
                <w:color w:val="000000" w:themeColor="text1"/>
                <w:szCs w:val="24"/>
              </w:rPr>
            </w:pPr>
          </w:p>
        </w:tc>
        <w:tc>
          <w:tcPr>
            <w:tcW w:w="1536" w:type="dxa"/>
            <w:vMerge/>
            <w:vAlign w:val="center"/>
          </w:tcPr>
          <w:p w14:paraId="575D8192" w14:textId="6F810D57" w:rsidR="0009729F" w:rsidRPr="004B78CA" w:rsidDel="0025604F" w:rsidRDefault="0009729F">
            <w:pPr>
              <w:rPr>
                <w:del w:id="2980" w:author="Asad Shah" w:date="2025-01-03T18:38:00Z"/>
                <w:rFonts w:asciiTheme="majorBidi" w:hAnsiTheme="majorBidi" w:cstheme="majorBidi"/>
                <w:bCs/>
                <w:color w:val="000000" w:themeColor="text1"/>
                <w:szCs w:val="24"/>
              </w:rPr>
              <w:pPrChange w:id="2981" w:author="Asad Shah" w:date="2025-01-03T18:38:00Z">
                <w:pPr>
                  <w:jc w:val="center"/>
                </w:pPr>
              </w:pPrChange>
            </w:pPr>
          </w:p>
        </w:tc>
        <w:tc>
          <w:tcPr>
            <w:tcW w:w="845" w:type="dxa"/>
          </w:tcPr>
          <w:p w14:paraId="394095B5" w14:textId="57C0A6E9" w:rsidR="0009729F" w:rsidRPr="004B78CA" w:rsidDel="0025604F" w:rsidRDefault="0009729F">
            <w:pPr>
              <w:rPr>
                <w:del w:id="2982" w:author="Asad Shah" w:date="2025-01-03T18:38:00Z"/>
                <w:rFonts w:asciiTheme="majorBidi" w:hAnsiTheme="majorBidi" w:cstheme="majorBidi"/>
                <w:bCs/>
                <w:color w:val="000000" w:themeColor="text1"/>
                <w:szCs w:val="24"/>
              </w:rPr>
            </w:pPr>
            <w:del w:id="2983" w:author="Asad Shah" w:date="2025-01-03T18:38:00Z">
              <w:r w:rsidRPr="004B78CA" w:rsidDel="0025604F">
                <w:rPr>
                  <w:rFonts w:asciiTheme="majorBidi" w:hAnsiTheme="majorBidi" w:cstheme="majorBidi"/>
                  <w:bCs/>
                  <w:color w:val="000000" w:themeColor="text1"/>
                  <w:szCs w:val="24"/>
                </w:rPr>
                <w:delText>4</w:delText>
              </w:r>
            </w:del>
          </w:p>
        </w:tc>
        <w:tc>
          <w:tcPr>
            <w:tcW w:w="5220" w:type="dxa"/>
          </w:tcPr>
          <w:p w14:paraId="7DBC0828" w14:textId="1180E142" w:rsidR="0009729F" w:rsidRPr="004B78CA" w:rsidDel="0025604F" w:rsidRDefault="0009729F">
            <w:pPr>
              <w:rPr>
                <w:del w:id="2984" w:author="Asad Shah" w:date="2025-01-03T18:38:00Z"/>
                <w:rFonts w:asciiTheme="majorBidi" w:eastAsia="Times New Roman" w:hAnsiTheme="majorBidi" w:cstheme="majorBidi"/>
                <w:color w:val="auto"/>
                <w:szCs w:val="24"/>
              </w:rPr>
              <w:pPrChange w:id="2985" w:author="Asad Shah" w:date="2025-01-03T18:38:00Z">
                <w:pPr>
                  <w:spacing w:before="100" w:beforeAutospacing="1" w:after="100" w:afterAutospacing="1"/>
                </w:pPr>
              </w:pPrChange>
            </w:pPr>
            <w:del w:id="2986" w:author="Asad Shah" w:date="2025-01-03T18:38:00Z">
              <w:r w:rsidRPr="004B78CA" w:rsidDel="0025604F">
                <w:rPr>
                  <w:rFonts w:asciiTheme="majorBidi" w:eastAsia="Times New Roman" w:hAnsiTheme="majorBidi" w:cstheme="majorBidi"/>
                  <w:color w:val="auto"/>
                  <w:szCs w:val="24"/>
                </w:rPr>
                <w:delText>The system logs the user in using Google credentials and redirects them to the dashboard.</w:delText>
              </w:r>
            </w:del>
          </w:p>
        </w:tc>
      </w:tr>
      <w:tr w:rsidR="0009729F" w:rsidRPr="004B78CA" w:rsidDel="0025604F" w14:paraId="73D47B17" w14:textId="37C8ECC4" w:rsidTr="004B78CA">
        <w:trPr>
          <w:trHeight w:val="219"/>
          <w:del w:id="2987" w:author="Asad Shah" w:date="2025-01-03T18:38:00Z"/>
        </w:trPr>
        <w:tc>
          <w:tcPr>
            <w:tcW w:w="2204" w:type="dxa"/>
            <w:vMerge/>
          </w:tcPr>
          <w:p w14:paraId="45E5E51D" w14:textId="13497271" w:rsidR="0009729F" w:rsidRPr="004B78CA" w:rsidDel="0025604F" w:rsidRDefault="0009729F">
            <w:pPr>
              <w:rPr>
                <w:del w:id="2988" w:author="Asad Shah" w:date="2025-01-03T18:38:00Z"/>
                <w:rFonts w:asciiTheme="majorBidi" w:hAnsiTheme="majorBidi" w:cstheme="majorBidi"/>
                <w:b/>
                <w:bCs/>
                <w:color w:val="000000" w:themeColor="text1"/>
                <w:szCs w:val="24"/>
              </w:rPr>
            </w:pPr>
          </w:p>
        </w:tc>
        <w:tc>
          <w:tcPr>
            <w:tcW w:w="1536" w:type="dxa"/>
            <w:vMerge w:val="restart"/>
            <w:vAlign w:val="center"/>
          </w:tcPr>
          <w:p w14:paraId="1F936EB1" w14:textId="46720C77" w:rsidR="0009729F" w:rsidRPr="004B78CA" w:rsidDel="0025604F" w:rsidRDefault="0009729F">
            <w:pPr>
              <w:rPr>
                <w:del w:id="2989" w:author="Asad Shah" w:date="2025-01-03T18:38:00Z"/>
                <w:rFonts w:asciiTheme="majorBidi" w:hAnsiTheme="majorBidi" w:cstheme="majorBidi"/>
                <w:bCs/>
                <w:color w:val="000000" w:themeColor="text1"/>
                <w:szCs w:val="24"/>
              </w:rPr>
              <w:pPrChange w:id="2990" w:author="Asad Shah" w:date="2025-01-03T18:38:00Z">
                <w:pPr>
                  <w:jc w:val="center"/>
                </w:pPr>
              </w:pPrChange>
            </w:pPr>
            <w:del w:id="2991" w:author="Asad Shah" w:date="2025-01-03T18:38:00Z">
              <w:r w:rsidRPr="004B78CA" w:rsidDel="0025604F">
                <w:rPr>
                  <w:rFonts w:asciiTheme="majorBidi" w:hAnsiTheme="majorBidi" w:cstheme="majorBidi"/>
                  <w:bCs/>
                  <w:color w:val="000000" w:themeColor="text1"/>
                  <w:szCs w:val="24"/>
                </w:rPr>
                <w:delText>Exceptions</w:delText>
              </w:r>
            </w:del>
          </w:p>
        </w:tc>
        <w:tc>
          <w:tcPr>
            <w:tcW w:w="845" w:type="dxa"/>
          </w:tcPr>
          <w:p w14:paraId="760A3804" w14:textId="7A2EDC5A" w:rsidR="0009729F" w:rsidRPr="004B78CA" w:rsidDel="0025604F" w:rsidRDefault="0009729F">
            <w:pPr>
              <w:rPr>
                <w:del w:id="2992" w:author="Asad Shah" w:date="2025-01-03T18:38:00Z"/>
                <w:rFonts w:asciiTheme="majorBidi" w:hAnsiTheme="majorBidi" w:cstheme="majorBidi"/>
                <w:bCs/>
                <w:color w:val="000000" w:themeColor="text1"/>
                <w:szCs w:val="24"/>
              </w:rPr>
            </w:pPr>
            <w:del w:id="2993" w:author="Asad Shah" w:date="2025-01-03T18:38:00Z">
              <w:r w:rsidRPr="004B78CA" w:rsidDel="0025604F">
                <w:rPr>
                  <w:rFonts w:asciiTheme="majorBidi" w:hAnsiTheme="majorBidi" w:cstheme="majorBidi"/>
                  <w:bCs/>
                  <w:color w:val="000000" w:themeColor="text1"/>
                  <w:szCs w:val="24"/>
                </w:rPr>
                <w:delText>1</w:delText>
              </w:r>
            </w:del>
          </w:p>
        </w:tc>
        <w:tc>
          <w:tcPr>
            <w:tcW w:w="5220" w:type="dxa"/>
          </w:tcPr>
          <w:p w14:paraId="0113E8BE" w14:textId="0F1F1DDA" w:rsidR="0009729F" w:rsidRPr="004B78CA" w:rsidDel="0025604F" w:rsidRDefault="0009729F">
            <w:pPr>
              <w:rPr>
                <w:del w:id="2994" w:author="Asad Shah" w:date="2025-01-03T18:38:00Z"/>
                <w:rFonts w:asciiTheme="majorBidi" w:eastAsia="Times New Roman" w:hAnsiTheme="majorBidi" w:cstheme="majorBidi"/>
                <w:color w:val="auto"/>
                <w:szCs w:val="24"/>
              </w:rPr>
              <w:pPrChange w:id="2995" w:author="Asad Shah" w:date="2025-01-03T18:38:00Z">
                <w:pPr>
                  <w:spacing w:before="100" w:beforeAutospacing="1" w:after="100" w:afterAutospacing="1"/>
                </w:pPr>
              </w:pPrChange>
            </w:pPr>
            <w:del w:id="2996" w:author="Asad Shah" w:date="2025-01-03T18:38:00Z">
              <w:r w:rsidRPr="004B78CA" w:rsidDel="0025604F">
                <w:rPr>
                  <w:rFonts w:asciiTheme="majorBidi" w:eastAsia="Times New Roman" w:hAnsiTheme="majorBidi" w:cstheme="majorBidi"/>
                  <w:color w:val="auto"/>
                  <w:szCs w:val="24"/>
                </w:rPr>
                <w:delText>Invalid email or password entered: The system displays an error message and asks the user to retry.</w:delText>
              </w:r>
            </w:del>
          </w:p>
        </w:tc>
      </w:tr>
      <w:tr w:rsidR="0009729F" w:rsidRPr="004B78CA" w:rsidDel="0025604F" w14:paraId="2CAECE3E" w14:textId="5E56A1D9" w:rsidTr="004B78CA">
        <w:trPr>
          <w:trHeight w:val="219"/>
          <w:del w:id="2997" w:author="Asad Shah" w:date="2025-01-03T18:38:00Z"/>
        </w:trPr>
        <w:tc>
          <w:tcPr>
            <w:tcW w:w="2204" w:type="dxa"/>
            <w:vMerge/>
          </w:tcPr>
          <w:p w14:paraId="398318CB" w14:textId="322FFA5D" w:rsidR="0009729F" w:rsidRPr="004B78CA" w:rsidDel="0025604F" w:rsidRDefault="0009729F">
            <w:pPr>
              <w:rPr>
                <w:del w:id="2998" w:author="Asad Shah" w:date="2025-01-03T18:38:00Z"/>
                <w:rFonts w:asciiTheme="majorBidi" w:hAnsiTheme="majorBidi" w:cstheme="majorBidi"/>
                <w:b/>
                <w:bCs/>
                <w:color w:val="000000" w:themeColor="text1"/>
                <w:szCs w:val="24"/>
              </w:rPr>
            </w:pPr>
          </w:p>
        </w:tc>
        <w:tc>
          <w:tcPr>
            <w:tcW w:w="1536" w:type="dxa"/>
            <w:vMerge/>
            <w:vAlign w:val="center"/>
          </w:tcPr>
          <w:p w14:paraId="755AF74A" w14:textId="75A48F7C" w:rsidR="0009729F" w:rsidRPr="004B78CA" w:rsidDel="0025604F" w:rsidRDefault="0009729F">
            <w:pPr>
              <w:rPr>
                <w:del w:id="2999" w:author="Asad Shah" w:date="2025-01-03T18:38:00Z"/>
                <w:rFonts w:asciiTheme="majorBidi" w:hAnsiTheme="majorBidi" w:cstheme="majorBidi"/>
                <w:bCs/>
                <w:color w:val="000000" w:themeColor="text1"/>
                <w:szCs w:val="24"/>
              </w:rPr>
              <w:pPrChange w:id="3000" w:author="Asad Shah" w:date="2025-01-03T18:38:00Z">
                <w:pPr>
                  <w:jc w:val="center"/>
                </w:pPr>
              </w:pPrChange>
            </w:pPr>
          </w:p>
        </w:tc>
        <w:tc>
          <w:tcPr>
            <w:tcW w:w="845" w:type="dxa"/>
          </w:tcPr>
          <w:p w14:paraId="3DCDC007" w14:textId="2EC8DB36" w:rsidR="0009729F" w:rsidRPr="004B78CA" w:rsidDel="0025604F" w:rsidRDefault="0009729F">
            <w:pPr>
              <w:rPr>
                <w:del w:id="3001" w:author="Asad Shah" w:date="2025-01-03T18:38:00Z"/>
                <w:rFonts w:asciiTheme="majorBidi" w:hAnsiTheme="majorBidi" w:cstheme="majorBidi"/>
                <w:bCs/>
                <w:color w:val="000000" w:themeColor="text1"/>
                <w:szCs w:val="24"/>
              </w:rPr>
            </w:pPr>
            <w:del w:id="3002" w:author="Asad Shah" w:date="2025-01-03T18:38:00Z">
              <w:r w:rsidRPr="004B78CA" w:rsidDel="0025604F">
                <w:rPr>
                  <w:rFonts w:asciiTheme="majorBidi" w:hAnsiTheme="majorBidi" w:cstheme="majorBidi"/>
                  <w:bCs/>
                  <w:color w:val="000000" w:themeColor="text1"/>
                  <w:szCs w:val="24"/>
                </w:rPr>
                <w:delText>2</w:delText>
              </w:r>
            </w:del>
          </w:p>
        </w:tc>
        <w:tc>
          <w:tcPr>
            <w:tcW w:w="5220" w:type="dxa"/>
          </w:tcPr>
          <w:p w14:paraId="194CA6FC" w14:textId="3F133149" w:rsidR="0009729F" w:rsidRPr="004B78CA" w:rsidDel="0025604F" w:rsidRDefault="0009729F">
            <w:pPr>
              <w:rPr>
                <w:del w:id="3003" w:author="Asad Shah" w:date="2025-01-03T18:38:00Z"/>
                <w:rFonts w:asciiTheme="majorBidi" w:eastAsia="Times New Roman" w:hAnsiTheme="majorBidi" w:cstheme="majorBidi"/>
                <w:color w:val="auto"/>
                <w:szCs w:val="24"/>
              </w:rPr>
              <w:pPrChange w:id="3004" w:author="Asad Shah" w:date="2025-01-03T18:38:00Z">
                <w:pPr>
                  <w:spacing w:before="100" w:beforeAutospacing="1" w:after="100" w:afterAutospacing="1"/>
                </w:pPr>
              </w:pPrChange>
            </w:pPr>
            <w:del w:id="3005" w:author="Asad Shah" w:date="2025-01-03T18:38:00Z">
              <w:r w:rsidRPr="004B78CA" w:rsidDel="0025604F">
                <w:rPr>
                  <w:rFonts w:asciiTheme="majorBidi" w:eastAsia="Times New Roman" w:hAnsiTheme="majorBidi" w:cstheme="majorBidi"/>
                  <w:color w:val="auto"/>
                  <w:szCs w:val="24"/>
                </w:rPr>
                <w:delText>User account does not exist: The system prompts the user to register.</w:delText>
              </w:r>
            </w:del>
          </w:p>
        </w:tc>
      </w:tr>
      <w:tr w:rsidR="0009729F" w:rsidRPr="004B78CA" w:rsidDel="0025604F" w14:paraId="4D0EE90D" w14:textId="46528D30" w:rsidTr="004B78CA">
        <w:trPr>
          <w:trHeight w:val="219"/>
          <w:del w:id="3006" w:author="Asad Shah" w:date="2025-01-03T18:38:00Z"/>
        </w:trPr>
        <w:tc>
          <w:tcPr>
            <w:tcW w:w="2204" w:type="dxa"/>
            <w:vMerge/>
          </w:tcPr>
          <w:p w14:paraId="492AD8F2" w14:textId="3C8BE3FD" w:rsidR="0009729F" w:rsidRPr="004B78CA" w:rsidDel="0025604F" w:rsidRDefault="0009729F">
            <w:pPr>
              <w:rPr>
                <w:del w:id="3007" w:author="Asad Shah" w:date="2025-01-03T18:38:00Z"/>
                <w:rFonts w:asciiTheme="majorBidi" w:hAnsiTheme="majorBidi" w:cstheme="majorBidi"/>
                <w:b/>
                <w:bCs/>
                <w:color w:val="000000" w:themeColor="text1"/>
                <w:szCs w:val="24"/>
              </w:rPr>
            </w:pPr>
          </w:p>
        </w:tc>
        <w:tc>
          <w:tcPr>
            <w:tcW w:w="1536" w:type="dxa"/>
            <w:vMerge/>
            <w:vAlign w:val="center"/>
          </w:tcPr>
          <w:p w14:paraId="0BD18D24" w14:textId="5DB638CD" w:rsidR="0009729F" w:rsidRPr="004B78CA" w:rsidDel="0025604F" w:rsidRDefault="0009729F">
            <w:pPr>
              <w:rPr>
                <w:del w:id="3008" w:author="Asad Shah" w:date="2025-01-03T18:38:00Z"/>
                <w:rFonts w:asciiTheme="majorBidi" w:hAnsiTheme="majorBidi" w:cstheme="majorBidi"/>
                <w:bCs/>
                <w:color w:val="000000" w:themeColor="text1"/>
                <w:szCs w:val="24"/>
              </w:rPr>
              <w:pPrChange w:id="3009" w:author="Asad Shah" w:date="2025-01-03T18:38:00Z">
                <w:pPr>
                  <w:jc w:val="center"/>
                </w:pPr>
              </w:pPrChange>
            </w:pPr>
          </w:p>
        </w:tc>
        <w:tc>
          <w:tcPr>
            <w:tcW w:w="845" w:type="dxa"/>
          </w:tcPr>
          <w:p w14:paraId="01204DA9" w14:textId="5561AC77" w:rsidR="0009729F" w:rsidRPr="004B78CA" w:rsidDel="0025604F" w:rsidRDefault="0009729F">
            <w:pPr>
              <w:rPr>
                <w:del w:id="3010" w:author="Asad Shah" w:date="2025-01-03T18:38:00Z"/>
                <w:rFonts w:asciiTheme="majorBidi" w:hAnsiTheme="majorBidi" w:cstheme="majorBidi"/>
                <w:bCs/>
                <w:color w:val="000000" w:themeColor="text1"/>
                <w:szCs w:val="24"/>
              </w:rPr>
            </w:pPr>
            <w:del w:id="3011" w:author="Asad Shah" w:date="2025-01-03T18:38:00Z">
              <w:r w:rsidRPr="004B78CA" w:rsidDel="0025604F">
                <w:rPr>
                  <w:rFonts w:asciiTheme="majorBidi" w:hAnsiTheme="majorBidi" w:cstheme="majorBidi"/>
                  <w:bCs/>
                  <w:color w:val="000000" w:themeColor="text1"/>
                  <w:szCs w:val="24"/>
                </w:rPr>
                <w:delText>3</w:delText>
              </w:r>
            </w:del>
          </w:p>
        </w:tc>
        <w:tc>
          <w:tcPr>
            <w:tcW w:w="5220" w:type="dxa"/>
          </w:tcPr>
          <w:p w14:paraId="4F500CFB" w14:textId="7F67A5DA" w:rsidR="0009729F" w:rsidRPr="004B78CA" w:rsidDel="0025604F" w:rsidRDefault="0009729F">
            <w:pPr>
              <w:rPr>
                <w:del w:id="3012" w:author="Asad Shah" w:date="2025-01-03T18:38:00Z"/>
                <w:rFonts w:asciiTheme="majorBidi" w:eastAsia="Times New Roman" w:hAnsiTheme="majorBidi" w:cstheme="majorBidi"/>
                <w:color w:val="auto"/>
                <w:szCs w:val="24"/>
              </w:rPr>
              <w:pPrChange w:id="3013" w:author="Asad Shah" w:date="2025-01-03T18:38:00Z">
                <w:pPr>
                  <w:spacing w:before="100" w:beforeAutospacing="1" w:after="100" w:afterAutospacing="1"/>
                </w:pPr>
              </w:pPrChange>
            </w:pPr>
            <w:del w:id="3014" w:author="Asad Shah" w:date="2025-01-03T18:38:00Z">
              <w:r w:rsidRPr="004B78CA" w:rsidDel="0025604F">
                <w:rPr>
                  <w:rFonts w:asciiTheme="majorBidi" w:eastAsia="Times New Roman" w:hAnsiTheme="majorBidi" w:cstheme="majorBidi"/>
                  <w:color w:val="auto"/>
                  <w:szCs w:val="24"/>
                </w:rPr>
                <w:delText>Network issues: The system displays a connection error and retries after a short interval.</w:delText>
              </w:r>
            </w:del>
          </w:p>
        </w:tc>
      </w:tr>
    </w:tbl>
    <w:p w14:paraId="263346C1" w14:textId="5758E49D" w:rsidR="0009729F" w:rsidRDefault="0009729F" w:rsidP="0025604F"/>
    <w:p w14:paraId="2E70F643" w14:textId="64E78B8C" w:rsidR="00A066C6" w:rsidRDefault="00A066C6" w:rsidP="00A066C6">
      <w:pPr>
        <w:pStyle w:val="Heading3"/>
      </w:pPr>
      <w:bookmarkStart w:id="3015" w:name="_Toc187627483"/>
      <w:r>
        <w:t>3.3.10 Use Case # 5.1</w:t>
      </w:r>
      <w:bookmarkEnd w:id="3015"/>
    </w:p>
    <w:p w14:paraId="084732B5" w14:textId="77777777" w:rsidR="00A066C6" w:rsidRDefault="00A066C6" w:rsidP="0025604F"/>
    <w:tbl>
      <w:tblPr>
        <w:tblStyle w:val="TableGrid"/>
        <w:tblW w:w="9805" w:type="dxa"/>
        <w:tblLook w:val="04A0" w:firstRow="1" w:lastRow="0" w:firstColumn="1" w:lastColumn="0" w:noHBand="0" w:noVBand="1"/>
      </w:tblPr>
      <w:tblGrid>
        <w:gridCol w:w="2204"/>
        <w:gridCol w:w="1536"/>
        <w:gridCol w:w="845"/>
        <w:gridCol w:w="5220"/>
      </w:tblGrid>
      <w:tr w:rsidR="00A066C6" w:rsidRPr="004B78CA" w14:paraId="76252A0E" w14:textId="77777777" w:rsidTr="00BD30D3">
        <w:tc>
          <w:tcPr>
            <w:tcW w:w="2204" w:type="dxa"/>
            <w:shd w:val="clear" w:color="auto" w:fill="D9D9D9" w:themeFill="background1" w:themeFillShade="D9"/>
          </w:tcPr>
          <w:p w14:paraId="52AB9353" w14:textId="57909E35" w:rsidR="00A066C6" w:rsidRPr="004B78CA" w:rsidRDefault="00A066C6"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5.1</w:t>
            </w:r>
          </w:p>
        </w:tc>
        <w:tc>
          <w:tcPr>
            <w:tcW w:w="7601" w:type="dxa"/>
            <w:gridSpan w:val="3"/>
            <w:shd w:val="clear" w:color="auto" w:fill="D9D9D9" w:themeFill="background1" w:themeFillShade="D9"/>
          </w:tcPr>
          <w:p w14:paraId="1B3FB591" w14:textId="614F535F" w:rsidR="00A066C6" w:rsidRPr="002E5750" w:rsidRDefault="00A066C6" w:rsidP="00BD30D3">
            <w:pPr>
              <w:rPr>
                <w:rFonts w:asciiTheme="majorBidi" w:hAnsiTheme="majorBidi" w:cstheme="majorBidi"/>
                <w:b/>
                <w:bCs/>
                <w:color w:val="000000" w:themeColor="text1"/>
                <w:szCs w:val="24"/>
              </w:rPr>
            </w:pPr>
            <w:r w:rsidRPr="002E5750">
              <w:rPr>
                <w:b/>
                <w:bCs/>
                <w:rPrChange w:id="3016" w:author="Asad Shah" w:date="2025-01-03T18:43:00Z">
                  <w:rPr/>
                </w:rPrChange>
              </w:rPr>
              <w:t>Calculate Aggregate</w:t>
            </w:r>
          </w:p>
        </w:tc>
      </w:tr>
      <w:tr w:rsidR="00A066C6" w:rsidRPr="004B78CA" w14:paraId="02A31152" w14:textId="77777777" w:rsidTr="00BD30D3">
        <w:tc>
          <w:tcPr>
            <w:tcW w:w="2204" w:type="dxa"/>
          </w:tcPr>
          <w:p w14:paraId="0ACB45A3" w14:textId="77777777" w:rsidR="00A066C6" w:rsidRPr="004B78CA" w:rsidRDefault="00A066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333B3D15" w14:textId="48886C04" w:rsidR="00A066C6" w:rsidRPr="004B78CA" w:rsidRDefault="00A066C6" w:rsidP="00BD30D3">
            <w:pPr>
              <w:rPr>
                <w:rFonts w:asciiTheme="majorBidi" w:hAnsiTheme="majorBidi" w:cstheme="majorBidi"/>
                <w:bCs/>
                <w:color w:val="000000" w:themeColor="text1"/>
                <w:szCs w:val="24"/>
              </w:rPr>
            </w:pPr>
            <w:proofErr w:type="spellStart"/>
            <w:r>
              <w:rPr>
                <w:rFonts w:asciiTheme="majorBidi" w:hAnsiTheme="majorBidi" w:cstheme="majorBidi"/>
                <w:bCs/>
                <w:color w:val="000000" w:themeColor="text1"/>
                <w:szCs w:val="24"/>
              </w:rPr>
              <w:t>Fizza</w:t>
            </w:r>
            <w:proofErr w:type="spellEnd"/>
            <w:r>
              <w:rPr>
                <w:rFonts w:asciiTheme="majorBidi" w:hAnsiTheme="majorBidi" w:cstheme="majorBidi"/>
                <w:bCs/>
                <w:color w:val="000000" w:themeColor="text1"/>
                <w:szCs w:val="24"/>
              </w:rPr>
              <w:t xml:space="preserve"> Mazhar</w:t>
            </w:r>
          </w:p>
        </w:tc>
      </w:tr>
      <w:tr w:rsidR="00A066C6" w:rsidRPr="004B78CA" w14:paraId="5AC60E4A" w14:textId="77777777" w:rsidTr="00BD30D3">
        <w:tc>
          <w:tcPr>
            <w:tcW w:w="2204" w:type="dxa"/>
          </w:tcPr>
          <w:p w14:paraId="44DC1D3A" w14:textId="77777777" w:rsidR="00A066C6" w:rsidRPr="004B78CA" w:rsidRDefault="00A066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4B5A1AE1" w14:textId="35C2443D" w:rsidR="00A066C6" w:rsidRPr="004B78CA" w:rsidRDefault="002E5750" w:rsidP="00BD30D3">
            <w:pPr>
              <w:rPr>
                <w:rFonts w:asciiTheme="majorBidi" w:hAnsiTheme="majorBidi" w:cstheme="majorBidi"/>
                <w:bCs/>
                <w:color w:val="000000" w:themeColor="text1"/>
                <w:szCs w:val="24"/>
              </w:rPr>
            </w:pPr>
            <w:r>
              <w:t>Calculate the user’s aggregate based on predefined formulas and the entered data.</w:t>
            </w:r>
          </w:p>
        </w:tc>
      </w:tr>
      <w:tr w:rsidR="00A066C6" w:rsidRPr="004B78CA" w14:paraId="0973BA7D" w14:textId="77777777" w:rsidTr="00BD30D3">
        <w:trPr>
          <w:trHeight w:val="167"/>
        </w:trPr>
        <w:tc>
          <w:tcPr>
            <w:tcW w:w="2204" w:type="dxa"/>
          </w:tcPr>
          <w:p w14:paraId="7B1F23F1" w14:textId="77777777" w:rsidR="00A066C6" w:rsidRPr="004B78CA" w:rsidRDefault="00A066C6"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74B2C670" w14:textId="6553CB3B" w:rsidR="00A066C6" w:rsidRPr="004B78CA" w:rsidRDefault="00A066C6"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sidR="002E5750">
              <w:rPr>
                <w:rFonts w:asciiTheme="majorBidi" w:hAnsiTheme="majorBidi" w:cstheme="majorBidi"/>
                <w:szCs w:val="24"/>
              </w:rPr>
              <w:t>5.1</w:t>
            </w:r>
          </w:p>
        </w:tc>
      </w:tr>
      <w:tr w:rsidR="00A066C6" w:rsidRPr="004B78CA" w14:paraId="66D361AD" w14:textId="77777777" w:rsidTr="00BD30D3">
        <w:trPr>
          <w:trHeight w:val="167"/>
        </w:trPr>
        <w:tc>
          <w:tcPr>
            <w:tcW w:w="2204" w:type="dxa"/>
          </w:tcPr>
          <w:p w14:paraId="37C6145E" w14:textId="77777777" w:rsidR="00A066C6" w:rsidRPr="004B78CA" w:rsidRDefault="00A066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45083483" w14:textId="4E56353F" w:rsidR="00A066C6" w:rsidRPr="004B78CA" w:rsidRDefault="002E5750" w:rsidP="00BD30D3">
            <w:pPr>
              <w:rPr>
                <w:rFonts w:asciiTheme="majorBidi" w:hAnsiTheme="majorBidi" w:cstheme="majorBidi"/>
                <w:bCs/>
                <w:color w:val="000000" w:themeColor="text1"/>
                <w:szCs w:val="24"/>
              </w:rPr>
            </w:pPr>
            <w:r>
              <w:rPr>
                <w:rFonts w:asciiTheme="majorBidi" w:hAnsiTheme="majorBidi" w:cstheme="majorBidi"/>
                <w:szCs w:val="24"/>
              </w:rPr>
              <w:t>High</w:t>
            </w:r>
          </w:p>
        </w:tc>
      </w:tr>
      <w:tr w:rsidR="00A066C6" w:rsidRPr="004B78CA" w14:paraId="2D776ED5" w14:textId="77777777" w:rsidTr="00BD30D3">
        <w:tc>
          <w:tcPr>
            <w:tcW w:w="2204" w:type="dxa"/>
          </w:tcPr>
          <w:p w14:paraId="56570CC1" w14:textId="77777777" w:rsidR="00A066C6" w:rsidRPr="004B78CA" w:rsidRDefault="00A066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649118F6" w14:textId="3BEBA00F" w:rsidR="00A066C6" w:rsidRPr="0009729F" w:rsidRDefault="000B337B" w:rsidP="00BD30D3">
            <w:pPr>
              <w:rPr>
                <w:rFonts w:asciiTheme="majorBidi" w:hAnsiTheme="majorBidi" w:cstheme="majorBidi"/>
                <w:b/>
                <w:bCs/>
                <w:color w:val="000000" w:themeColor="text1"/>
                <w:szCs w:val="24"/>
              </w:rPr>
            </w:pPr>
            <w:r>
              <w:t>User must have entered valid academic marks and selected their study stream.</w:t>
            </w:r>
          </w:p>
        </w:tc>
      </w:tr>
      <w:tr w:rsidR="00A066C6" w:rsidRPr="004B78CA" w14:paraId="1C953EA0" w14:textId="77777777" w:rsidTr="00BD30D3">
        <w:trPr>
          <w:trHeight w:val="305"/>
        </w:trPr>
        <w:tc>
          <w:tcPr>
            <w:tcW w:w="2204" w:type="dxa"/>
          </w:tcPr>
          <w:p w14:paraId="59E3B692" w14:textId="77777777" w:rsidR="00A066C6" w:rsidRPr="004B78CA" w:rsidRDefault="00A066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0FDFED09" w14:textId="10A543BA" w:rsidR="00A066C6" w:rsidRPr="004B78CA" w:rsidRDefault="000B337B" w:rsidP="00BD30D3">
            <w:pPr>
              <w:spacing w:before="100" w:beforeAutospacing="1" w:after="100" w:afterAutospacing="1"/>
              <w:rPr>
                <w:rFonts w:asciiTheme="majorBidi" w:eastAsia="Times New Roman" w:hAnsiTheme="majorBidi" w:cstheme="majorBidi"/>
                <w:color w:val="auto"/>
                <w:szCs w:val="24"/>
              </w:rPr>
            </w:pPr>
            <w:r>
              <w:t>The system calculates the aggregate and stores it for use in university recommendations.</w:t>
            </w:r>
          </w:p>
        </w:tc>
      </w:tr>
      <w:tr w:rsidR="00A066C6" w:rsidRPr="004B78CA" w14:paraId="41F933A6" w14:textId="77777777" w:rsidTr="00BD30D3">
        <w:trPr>
          <w:trHeight w:val="167"/>
        </w:trPr>
        <w:tc>
          <w:tcPr>
            <w:tcW w:w="2204" w:type="dxa"/>
          </w:tcPr>
          <w:p w14:paraId="24903720" w14:textId="77777777" w:rsidR="00A066C6" w:rsidRPr="004B78CA" w:rsidRDefault="00A066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4B9F868A" w14:textId="6059266B" w:rsidR="00A066C6" w:rsidRPr="004B78CA" w:rsidRDefault="000B337B"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System</w:t>
            </w:r>
          </w:p>
        </w:tc>
      </w:tr>
      <w:tr w:rsidR="00EE192C" w:rsidRPr="004B78CA" w14:paraId="1891AE6D" w14:textId="77777777" w:rsidTr="00BD30D3">
        <w:trPr>
          <w:trHeight w:val="167"/>
        </w:trPr>
        <w:tc>
          <w:tcPr>
            <w:tcW w:w="2204" w:type="dxa"/>
            <w:vMerge w:val="restart"/>
          </w:tcPr>
          <w:p w14:paraId="103F4724" w14:textId="77777777" w:rsidR="00EE192C" w:rsidRPr="004B78CA" w:rsidRDefault="00EE192C" w:rsidP="00EE192C">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6698EFC4" w14:textId="77777777" w:rsidR="00EE192C" w:rsidRPr="004B78CA" w:rsidRDefault="00EE192C" w:rsidP="00EE192C">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14331B2E" w14:textId="77777777" w:rsidR="00EE192C" w:rsidRPr="004B78CA" w:rsidRDefault="00EE192C" w:rsidP="00EE192C">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07A6798C" w14:textId="04100954" w:rsidR="00EE192C" w:rsidRPr="004B78CA" w:rsidRDefault="00EE192C" w:rsidP="00EE192C">
            <w:pPr>
              <w:spacing w:before="100" w:beforeAutospacing="1" w:after="100" w:afterAutospacing="1"/>
              <w:rPr>
                <w:rFonts w:eastAsia="Times New Roman" w:cs="Times New Roman"/>
                <w:color w:val="auto"/>
                <w:szCs w:val="24"/>
              </w:rPr>
            </w:pPr>
            <w:r w:rsidRPr="00597C72">
              <w:t>System retrieves user-entered marks and stream.</w:t>
            </w:r>
          </w:p>
        </w:tc>
      </w:tr>
      <w:tr w:rsidR="00EE192C" w:rsidRPr="004B78CA" w14:paraId="45B601C6" w14:textId="77777777" w:rsidTr="00BD30D3">
        <w:trPr>
          <w:trHeight w:val="167"/>
        </w:trPr>
        <w:tc>
          <w:tcPr>
            <w:tcW w:w="2204" w:type="dxa"/>
            <w:vMerge/>
          </w:tcPr>
          <w:p w14:paraId="27DD58C7" w14:textId="77777777" w:rsidR="00EE192C" w:rsidRPr="004B78CA" w:rsidDel="00D71D38" w:rsidRDefault="00EE192C" w:rsidP="00EE192C">
            <w:pPr>
              <w:rPr>
                <w:rFonts w:asciiTheme="majorBidi" w:hAnsiTheme="majorBidi" w:cstheme="majorBidi"/>
                <w:b/>
                <w:bCs/>
                <w:color w:val="000000" w:themeColor="text1"/>
                <w:szCs w:val="24"/>
              </w:rPr>
            </w:pPr>
          </w:p>
        </w:tc>
        <w:tc>
          <w:tcPr>
            <w:tcW w:w="1536" w:type="dxa"/>
            <w:vMerge/>
            <w:vAlign w:val="center"/>
          </w:tcPr>
          <w:p w14:paraId="71A38136" w14:textId="77777777" w:rsidR="00EE192C" w:rsidRPr="004B78CA" w:rsidDel="00D71D38" w:rsidRDefault="00EE192C" w:rsidP="00EE192C">
            <w:pPr>
              <w:jc w:val="center"/>
              <w:rPr>
                <w:rFonts w:asciiTheme="majorBidi" w:hAnsiTheme="majorBidi" w:cstheme="majorBidi"/>
                <w:bCs/>
                <w:color w:val="000000" w:themeColor="text1"/>
                <w:szCs w:val="24"/>
              </w:rPr>
            </w:pPr>
          </w:p>
        </w:tc>
        <w:tc>
          <w:tcPr>
            <w:tcW w:w="845" w:type="dxa"/>
          </w:tcPr>
          <w:p w14:paraId="28A0FA4A" w14:textId="77777777" w:rsidR="00EE192C" w:rsidRPr="004B78CA" w:rsidRDefault="00EE192C" w:rsidP="00EE192C">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42AEC485" w14:textId="744902DD" w:rsidR="00EE192C" w:rsidRPr="004B78CA" w:rsidRDefault="00EE192C" w:rsidP="00EE192C">
            <w:pPr>
              <w:spacing w:before="100" w:beforeAutospacing="1" w:after="100" w:afterAutospacing="1"/>
              <w:rPr>
                <w:rFonts w:eastAsia="Times New Roman" w:cs="Times New Roman"/>
                <w:color w:val="auto"/>
                <w:szCs w:val="24"/>
              </w:rPr>
            </w:pPr>
            <w:r w:rsidRPr="00597C72">
              <w:t>System applies the aggregate calculation formula.</w:t>
            </w:r>
          </w:p>
        </w:tc>
      </w:tr>
      <w:tr w:rsidR="00EE192C" w:rsidRPr="004B78CA" w14:paraId="4D296005" w14:textId="77777777" w:rsidTr="00BD30D3">
        <w:trPr>
          <w:trHeight w:val="167"/>
        </w:trPr>
        <w:tc>
          <w:tcPr>
            <w:tcW w:w="2204" w:type="dxa"/>
            <w:vMerge/>
          </w:tcPr>
          <w:p w14:paraId="726EF280" w14:textId="77777777" w:rsidR="00EE192C" w:rsidRPr="004B78CA" w:rsidDel="00D71D38" w:rsidRDefault="00EE192C" w:rsidP="00EE192C">
            <w:pPr>
              <w:rPr>
                <w:rFonts w:asciiTheme="majorBidi" w:hAnsiTheme="majorBidi" w:cstheme="majorBidi"/>
                <w:b/>
                <w:bCs/>
                <w:color w:val="000000" w:themeColor="text1"/>
                <w:szCs w:val="24"/>
              </w:rPr>
            </w:pPr>
          </w:p>
        </w:tc>
        <w:tc>
          <w:tcPr>
            <w:tcW w:w="1536" w:type="dxa"/>
            <w:vMerge/>
            <w:vAlign w:val="center"/>
          </w:tcPr>
          <w:p w14:paraId="255A1615" w14:textId="77777777" w:rsidR="00EE192C" w:rsidRPr="004B78CA" w:rsidDel="00D71D38" w:rsidRDefault="00EE192C" w:rsidP="00EE192C">
            <w:pPr>
              <w:jc w:val="center"/>
              <w:rPr>
                <w:rFonts w:asciiTheme="majorBidi" w:hAnsiTheme="majorBidi" w:cstheme="majorBidi"/>
                <w:bCs/>
                <w:color w:val="000000" w:themeColor="text1"/>
                <w:szCs w:val="24"/>
              </w:rPr>
            </w:pPr>
          </w:p>
        </w:tc>
        <w:tc>
          <w:tcPr>
            <w:tcW w:w="845" w:type="dxa"/>
          </w:tcPr>
          <w:p w14:paraId="0C0DE798" w14:textId="77777777" w:rsidR="00EE192C" w:rsidRPr="004B78CA" w:rsidRDefault="00EE192C" w:rsidP="00EE192C">
            <w:pPr>
              <w:rPr>
                <w:rFonts w:asciiTheme="majorBidi" w:hAnsiTheme="majorBidi" w:cstheme="majorBidi"/>
                <w:bCs/>
                <w:color w:val="000000" w:themeColor="text1"/>
                <w:szCs w:val="24"/>
              </w:rPr>
            </w:pPr>
            <w:r>
              <w:rPr>
                <w:rFonts w:asciiTheme="majorBidi" w:hAnsiTheme="majorBidi" w:cstheme="majorBidi"/>
                <w:bCs/>
                <w:color w:val="000000" w:themeColor="text1"/>
                <w:szCs w:val="24"/>
              </w:rPr>
              <w:t>3</w:t>
            </w:r>
          </w:p>
        </w:tc>
        <w:tc>
          <w:tcPr>
            <w:tcW w:w="5220" w:type="dxa"/>
          </w:tcPr>
          <w:p w14:paraId="0C7A5C08" w14:textId="02246790" w:rsidR="00EE192C" w:rsidRPr="00F11F8B" w:rsidRDefault="00EE192C" w:rsidP="00EE192C">
            <w:pPr>
              <w:spacing w:before="100" w:beforeAutospacing="1" w:after="100" w:afterAutospacing="1"/>
            </w:pPr>
            <w:r w:rsidRPr="00597C72">
              <w:t>System stores the calculated aggregate for further use.</w:t>
            </w:r>
          </w:p>
        </w:tc>
      </w:tr>
      <w:tr w:rsidR="00A066C6" w:rsidRPr="004B78CA" w14:paraId="660FFB8B" w14:textId="77777777" w:rsidTr="00BD30D3">
        <w:trPr>
          <w:trHeight w:val="593"/>
        </w:trPr>
        <w:tc>
          <w:tcPr>
            <w:tcW w:w="2204" w:type="dxa"/>
            <w:vMerge/>
          </w:tcPr>
          <w:p w14:paraId="7728F169" w14:textId="77777777" w:rsidR="00A066C6" w:rsidRPr="004B78CA" w:rsidRDefault="00A066C6" w:rsidP="00BD30D3">
            <w:pPr>
              <w:rPr>
                <w:rFonts w:asciiTheme="majorBidi" w:hAnsiTheme="majorBidi" w:cstheme="majorBidi"/>
                <w:b/>
                <w:bCs/>
                <w:color w:val="000000" w:themeColor="text1"/>
                <w:szCs w:val="24"/>
              </w:rPr>
            </w:pPr>
          </w:p>
        </w:tc>
        <w:tc>
          <w:tcPr>
            <w:tcW w:w="1536" w:type="dxa"/>
            <w:vAlign w:val="center"/>
          </w:tcPr>
          <w:p w14:paraId="78C2357D" w14:textId="77777777" w:rsidR="00A066C6" w:rsidRPr="004B78CA" w:rsidRDefault="00A066C6"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4D8AEF6D" w14:textId="53C7E04C" w:rsidR="00A066C6" w:rsidRPr="004B78CA" w:rsidRDefault="00EE192C" w:rsidP="00BD30D3">
            <w:pPr>
              <w:spacing w:before="100" w:beforeAutospacing="1" w:after="100" w:afterAutospacing="1"/>
              <w:rPr>
                <w:rFonts w:asciiTheme="majorBidi" w:eastAsia="Times New Roman" w:hAnsiTheme="majorBidi" w:cstheme="majorBidi"/>
                <w:color w:val="auto"/>
                <w:szCs w:val="24"/>
              </w:rPr>
            </w:pPr>
            <w:r>
              <w:t>Insufficient data for calculation: system prompts user to enter missing marks or stream.</w:t>
            </w:r>
          </w:p>
        </w:tc>
      </w:tr>
      <w:tr w:rsidR="00A066C6" w:rsidRPr="004B78CA" w14:paraId="0893F631" w14:textId="77777777" w:rsidTr="00EE192C">
        <w:trPr>
          <w:trHeight w:val="314"/>
        </w:trPr>
        <w:tc>
          <w:tcPr>
            <w:tcW w:w="2204" w:type="dxa"/>
            <w:vMerge/>
          </w:tcPr>
          <w:p w14:paraId="0E31E043" w14:textId="77777777" w:rsidR="00A066C6" w:rsidRPr="004B78CA" w:rsidRDefault="00A066C6" w:rsidP="00BD30D3">
            <w:pPr>
              <w:rPr>
                <w:rFonts w:asciiTheme="majorBidi" w:hAnsiTheme="majorBidi" w:cstheme="majorBidi"/>
                <w:b/>
                <w:bCs/>
                <w:color w:val="000000" w:themeColor="text1"/>
                <w:szCs w:val="24"/>
              </w:rPr>
            </w:pPr>
          </w:p>
        </w:tc>
        <w:tc>
          <w:tcPr>
            <w:tcW w:w="1536" w:type="dxa"/>
            <w:vAlign w:val="center"/>
          </w:tcPr>
          <w:p w14:paraId="2A7518DF" w14:textId="77777777" w:rsidR="00A066C6" w:rsidRPr="004B78CA" w:rsidRDefault="00A066C6"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6947F522" w14:textId="077B314C" w:rsidR="00A066C6" w:rsidRPr="004B78CA" w:rsidRDefault="00EE192C" w:rsidP="00BD30D3">
            <w:pPr>
              <w:spacing w:before="100" w:beforeAutospacing="1" w:after="100" w:afterAutospacing="1"/>
              <w:rPr>
                <w:rFonts w:asciiTheme="majorBidi" w:eastAsia="Times New Roman" w:hAnsiTheme="majorBidi" w:cstheme="majorBidi"/>
                <w:color w:val="auto"/>
                <w:szCs w:val="24"/>
              </w:rPr>
            </w:pPr>
            <w:r>
              <w:t>Calculation error due to invalid data: system flags the issue and prompts user for correction.</w:t>
            </w:r>
          </w:p>
        </w:tc>
      </w:tr>
      <w:tr w:rsidR="00EE192C" w:rsidRPr="004B78CA" w14:paraId="4666F2DA" w14:textId="77777777" w:rsidTr="00BB55AF">
        <w:trPr>
          <w:trHeight w:val="314"/>
        </w:trPr>
        <w:tc>
          <w:tcPr>
            <w:tcW w:w="2204" w:type="dxa"/>
          </w:tcPr>
          <w:p w14:paraId="58C25C64" w14:textId="6E418479" w:rsidR="00EE192C" w:rsidRPr="004B78CA" w:rsidRDefault="00EE192C"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Notes / Issues</w:t>
            </w:r>
          </w:p>
        </w:tc>
        <w:tc>
          <w:tcPr>
            <w:tcW w:w="7601" w:type="dxa"/>
            <w:gridSpan w:val="3"/>
            <w:vAlign w:val="center"/>
          </w:tcPr>
          <w:p w14:paraId="67BC85D4" w14:textId="58E24559" w:rsidR="00EE192C" w:rsidRDefault="00EE192C" w:rsidP="00BD30D3">
            <w:pPr>
              <w:spacing w:before="100" w:beforeAutospacing="1" w:after="100" w:afterAutospacing="1"/>
            </w:pPr>
            <w:r>
              <w:t>Ensure formulas are accurate and in line with local educational board standards.</w:t>
            </w:r>
          </w:p>
        </w:tc>
      </w:tr>
    </w:tbl>
    <w:p w14:paraId="466CAF28" w14:textId="351A3DA1" w:rsidR="0025604F" w:rsidRDefault="0025604F" w:rsidP="0025604F"/>
    <w:p w14:paraId="07B485C9" w14:textId="6546058A" w:rsidR="00A95F91" w:rsidRDefault="00A95F91" w:rsidP="00A95F91">
      <w:pPr>
        <w:pStyle w:val="Heading3"/>
      </w:pPr>
      <w:bookmarkStart w:id="3017" w:name="_Toc187627484"/>
      <w:r>
        <w:t>3.3.11 Use Case # 5.2</w:t>
      </w:r>
      <w:bookmarkEnd w:id="3017"/>
    </w:p>
    <w:p w14:paraId="4ABB1F81" w14:textId="77777777" w:rsidR="00A95F91" w:rsidRDefault="00A95F91" w:rsidP="0025604F"/>
    <w:tbl>
      <w:tblPr>
        <w:tblStyle w:val="TableGrid"/>
        <w:tblW w:w="9805" w:type="dxa"/>
        <w:tblLook w:val="04A0" w:firstRow="1" w:lastRow="0" w:firstColumn="1" w:lastColumn="0" w:noHBand="0" w:noVBand="1"/>
      </w:tblPr>
      <w:tblGrid>
        <w:gridCol w:w="2204"/>
        <w:gridCol w:w="1536"/>
        <w:gridCol w:w="845"/>
        <w:gridCol w:w="5220"/>
      </w:tblGrid>
      <w:tr w:rsidR="00A95F91" w:rsidRPr="004B78CA" w14:paraId="67F445F3" w14:textId="77777777" w:rsidTr="00BD30D3">
        <w:tc>
          <w:tcPr>
            <w:tcW w:w="2204" w:type="dxa"/>
            <w:shd w:val="clear" w:color="auto" w:fill="D9D9D9" w:themeFill="background1" w:themeFillShade="D9"/>
          </w:tcPr>
          <w:p w14:paraId="40B2E2B6" w14:textId="6C82C38D" w:rsidR="00A95F91" w:rsidRPr="004B78CA" w:rsidRDefault="00A95F91"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5.</w:t>
            </w:r>
            <w:ins w:id="3018" w:author="Asad Shah" w:date="2025-01-03T19:26:00Z">
              <w:r w:rsidR="004E274C">
                <w:rPr>
                  <w:rFonts w:asciiTheme="majorBidi" w:hAnsiTheme="majorBidi" w:cstheme="majorBidi"/>
                  <w:b/>
                  <w:bCs/>
                  <w:color w:val="000000" w:themeColor="text1"/>
                  <w:szCs w:val="24"/>
                </w:rPr>
                <w:t>2</w:t>
              </w:r>
            </w:ins>
            <w:del w:id="3019" w:author="Asad Shah" w:date="2025-01-03T19:26:00Z">
              <w:r w:rsidDel="004E274C">
                <w:rPr>
                  <w:rFonts w:asciiTheme="majorBidi" w:hAnsiTheme="majorBidi" w:cstheme="majorBidi"/>
                  <w:b/>
                  <w:bCs/>
                  <w:color w:val="000000" w:themeColor="text1"/>
                  <w:szCs w:val="24"/>
                </w:rPr>
                <w:delText>1</w:delText>
              </w:r>
            </w:del>
          </w:p>
        </w:tc>
        <w:tc>
          <w:tcPr>
            <w:tcW w:w="7601" w:type="dxa"/>
            <w:gridSpan w:val="3"/>
            <w:shd w:val="clear" w:color="auto" w:fill="D9D9D9" w:themeFill="background1" w:themeFillShade="D9"/>
          </w:tcPr>
          <w:p w14:paraId="29B0352A" w14:textId="5E005279" w:rsidR="00A95F91" w:rsidRPr="00AF0EE6" w:rsidRDefault="00AF0EE6" w:rsidP="00BD30D3">
            <w:pPr>
              <w:rPr>
                <w:rFonts w:asciiTheme="majorBidi" w:hAnsiTheme="majorBidi" w:cstheme="majorBidi"/>
                <w:b/>
                <w:bCs/>
                <w:color w:val="000000" w:themeColor="text1"/>
                <w:szCs w:val="24"/>
              </w:rPr>
            </w:pPr>
            <w:r w:rsidRPr="00AF0EE6">
              <w:rPr>
                <w:b/>
                <w:bCs/>
                <w:rPrChange w:id="3020" w:author="Asad Shah" w:date="2025-01-03T18:47:00Z">
                  <w:rPr/>
                </w:rPrChange>
              </w:rPr>
              <w:t>Display Aggregate</w:t>
            </w:r>
          </w:p>
        </w:tc>
      </w:tr>
      <w:tr w:rsidR="00A95F91" w:rsidRPr="004B78CA" w14:paraId="196F5B1B" w14:textId="77777777" w:rsidTr="00BD30D3">
        <w:tc>
          <w:tcPr>
            <w:tcW w:w="2204" w:type="dxa"/>
          </w:tcPr>
          <w:p w14:paraId="212C763D" w14:textId="77777777" w:rsidR="00A95F91" w:rsidRPr="004B78CA" w:rsidRDefault="00A95F9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41C0B869" w14:textId="77777777" w:rsidR="00A95F91" w:rsidRPr="004B78CA" w:rsidRDefault="00A95F91" w:rsidP="00BD30D3">
            <w:pPr>
              <w:rPr>
                <w:rFonts w:asciiTheme="majorBidi" w:hAnsiTheme="majorBidi" w:cstheme="majorBidi"/>
                <w:bCs/>
                <w:color w:val="000000" w:themeColor="text1"/>
                <w:szCs w:val="24"/>
              </w:rPr>
            </w:pPr>
            <w:proofErr w:type="spellStart"/>
            <w:r>
              <w:rPr>
                <w:rFonts w:asciiTheme="majorBidi" w:hAnsiTheme="majorBidi" w:cstheme="majorBidi"/>
                <w:bCs/>
                <w:color w:val="000000" w:themeColor="text1"/>
                <w:szCs w:val="24"/>
              </w:rPr>
              <w:t>Fizza</w:t>
            </w:r>
            <w:proofErr w:type="spellEnd"/>
            <w:r>
              <w:rPr>
                <w:rFonts w:asciiTheme="majorBidi" w:hAnsiTheme="majorBidi" w:cstheme="majorBidi"/>
                <w:bCs/>
                <w:color w:val="000000" w:themeColor="text1"/>
                <w:szCs w:val="24"/>
              </w:rPr>
              <w:t xml:space="preserve"> Mazhar</w:t>
            </w:r>
          </w:p>
        </w:tc>
      </w:tr>
      <w:tr w:rsidR="00A95F91" w:rsidRPr="004B78CA" w14:paraId="1ADC4E6D" w14:textId="77777777" w:rsidTr="00BD30D3">
        <w:tc>
          <w:tcPr>
            <w:tcW w:w="2204" w:type="dxa"/>
          </w:tcPr>
          <w:p w14:paraId="6006CECF" w14:textId="77777777" w:rsidR="00A95F91" w:rsidRPr="004B78CA" w:rsidRDefault="00A95F9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0038B74A" w14:textId="3D78A153" w:rsidR="00A95F91" w:rsidRPr="004B78CA" w:rsidRDefault="00AF0EE6" w:rsidP="00BD30D3">
            <w:pPr>
              <w:rPr>
                <w:rFonts w:asciiTheme="majorBidi" w:hAnsiTheme="majorBidi" w:cstheme="majorBidi"/>
                <w:bCs/>
                <w:color w:val="000000" w:themeColor="text1"/>
                <w:szCs w:val="24"/>
              </w:rPr>
            </w:pPr>
            <w:r>
              <w:t>Display the calculated aggregate to the user for transparency and verification.</w:t>
            </w:r>
          </w:p>
        </w:tc>
      </w:tr>
      <w:tr w:rsidR="00A95F91" w:rsidRPr="004B78CA" w14:paraId="7EB84619" w14:textId="77777777" w:rsidTr="00BD30D3">
        <w:trPr>
          <w:trHeight w:val="167"/>
        </w:trPr>
        <w:tc>
          <w:tcPr>
            <w:tcW w:w="2204" w:type="dxa"/>
          </w:tcPr>
          <w:p w14:paraId="10B97C73" w14:textId="77777777" w:rsidR="00A95F91" w:rsidRPr="004B78CA" w:rsidRDefault="00A95F91"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36E80944" w14:textId="3E67BCBD" w:rsidR="00A95F91" w:rsidRPr="004B78CA" w:rsidRDefault="00A95F91"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Pr>
                <w:rFonts w:asciiTheme="majorBidi" w:hAnsiTheme="majorBidi" w:cstheme="majorBidi"/>
                <w:szCs w:val="24"/>
              </w:rPr>
              <w:t>5.</w:t>
            </w:r>
            <w:r w:rsidR="00AF0EE6">
              <w:rPr>
                <w:rFonts w:asciiTheme="majorBidi" w:hAnsiTheme="majorBidi" w:cstheme="majorBidi"/>
                <w:szCs w:val="24"/>
              </w:rPr>
              <w:t>2</w:t>
            </w:r>
          </w:p>
        </w:tc>
      </w:tr>
      <w:tr w:rsidR="00A95F91" w:rsidRPr="004B78CA" w14:paraId="41ECE7D7" w14:textId="77777777" w:rsidTr="00BD30D3">
        <w:trPr>
          <w:trHeight w:val="167"/>
        </w:trPr>
        <w:tc>
          <w:tcPr>
            <w:tcW w:w="2204" w:type="dxa"/>
          </w:tcPr>
          <w:p w14:paraId="7E662976" w14:textId="77777777" w:rsidR="00A95F91" w:rsidRPr="004B78CA" w:rsidRDefault="00A95F9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305181CA" w14:textId="77777777" w:rsidR="00A95F91" w:rsidRPr="004B78CA" w:rsidRDefault="00A95F91" w:rsidP="00BD30D3">
            <w:pPr>
              <w:rPr>
                <w:rFonts w:asciiTheme="majorBidi" w:hAnsiTheme="majorBidi" w:cstheme="majorBidi"/>
                <w:bCs/>
                <w:color w:val="000000" w:themeColor="text1"/>
                <w:szCs w:val="24"/>
              </w:rPr>
            </w:pPr>
            <w:r>
              <w:rPr>
                <w:rFonts w:asciiTheme="majorBidi" w:hAnsiTheme="majorBidi" w:cstheme="majorBidi"/>
                <w:szCs w:val="24"/>
              </w:rPr>
              <w:t>High</w:t>
            </w:r>
          </w:p>
        </w:tc>
      </w:tr>
      <w:tr w:rsidR="00A95F91" w:rsidRPr="004B78CA" w14:paraId="52C0798F" w14:textId="77777777" w:rsidTr="00BD30D3">
        <w:tc>
          <w:tcPr>
            <w:tcW w:w="2204" w:type="dxa"/>
          </w:tcPr>
          <w:p w14:paraId="38870B8E" w14:textId="77777777" w:rsidR="00A95F91" w:rsidRPr="004B78CA" w:rsidRDefault="00A95F9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2FD3285E" w14:textId="03D8C996" w:rsidR="00A95F91" w:rsidRPr="0009729F" w:rsidRDefault="00064B51" w:rsidP="00BD30D3">
            <w:pPr>
              <w:rPr>
                <w:rFonts w:asciiTheme="majorBidi" w:hAnsiTheme="majorBidi" w:cstheme="majorBidi"/>
                <w:b/>
                <w:bCs/>
                <w:color w:val="000000" w:themeColor="text1"/>
                <w:szCs w:val="24"/>
              </w:rPr>
            </w:pPr>
            <w:r>
              <w:t>Aggregate must have been successfully calculated.</w:t>
            </w:r>
          </w:p>
        </w:tc>
      </w:tr>
      <w:tr w:rsidR="00A95F91" w:rsidRPr="004B78CA" w14:paraId="5876CFCC" w14:textId="77777777" w:rsidTr="00BD30D3">
        <w:trPr>
          <w:trHeight w:val="305"/>
        </w:trPr>
        <w:tc>
          <w:tcPr>
            <w:tcW w:w="2204" w:type="dxa"/>
          </w:tcPr>
          <w:p w14:paraId="3D0453DE" w14:textId="77777777" w:rsidR="00A95F91" w:rsidRPr="004B78CA" w:rsidRDefault="00A95F9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6A123B38" w14:textId="7B4491BC" w:rsidR="00A95F91" w:rsidRPr="004B78CA" w:rsidRDefault="00064B51" w:rsidP="00BD30D3">
            <w:pPr>
              <w:spacing w:before="100" w:beforeAutospacing="1" w:after="100" w:afterAutospacing="1"/>
              <w:rPr>
                <w:rFonts w:asciiTheme="majorBidi" w:eastAsia="Times New Roman" w:hAnsiTheme="majorBidi" w:cstheme="majorBidi"/>
                <w:color w:val="auto"/>
                <w:szCs w:val="24"/>
              </w:rPr>
            </w:pPr>
            <w:r>
              <w:t>The aggregate is displayed to the user in an easy-to-understand format.</w:t>
            </w:r>
          </w:p>
        </w:tc>
      </w:tr>
      <w:tr w:rsidR="00A95F91" w:rsidRPr="004B78CA" w14:paraId="2D411333" w14:textId="77777777" w:rsidTr="00BD30D3">
        <w:trPr>
          <w:trHeight w:val="167"/>
        </w:trPr>
        <w:tc>
          <w:tcPr>
            <w:tcW w:w="2204" w:type="dxa"/>
          </w:tcPr>
          <w:p w14:paraId="610EB9FF" w14:textId="77777777" w:rsidR="00A95F91" w:rsidRPr="004B78CA" w:rsidRDefault="00A95F9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0D025344" w14:textId="51388EB8" w:rsidR="00A95F91" w:rsidRPr="004B78CA" w:rsidRDefault="00064B51"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 xml:space="preserve">User (Student or Father), </w:t>
            </w:r>
            <w:r w:rsidR="00A95F91">
              <w:rPr>
                <w:rFonts w:asciiTheme="majorBidi" w:hAnsiTheme="majorBidi" w:cstheme="majorBidi"/>
                <w:bCs/>
                <w:color w:val="000000" w:themeColor="text1"/>
                <w:szCs w:val="24"/>
              </w:rPr>
              <w:t>System</w:t>
            </w:r>
          </w:p>
        </w:tc>
      </w:tr>
      <w:tr w:rsidR="00064B51" w:rsidRPr="004B78CA" w14:paraId="10CB0D95" w14:textId="77777777" w:rsidTr="00BD30D3">
        <w:trPr>
          <w:trHeight w:val="167"/>
        </w:trPr>
        <w:tc>
          <w:tcPr>
            <w:tcW w:w="2204" w:type="dxa"/>
            <w:vMerge w:val="restart"/>
          </w:tcPr>
          <w:p w14:paraId="348A478C" w14:textId="77777777" w:rsidR="00064B51" w:rsidRPr="004B78CA" w:rsidRDefault="00064B51" w:rsidP="00064B51">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37E78C4B" w14:textId="77777777" w:rsidR="00064B51" w:rsidRPr="004B78CA" w:rsidRDefault="00064B51" w:rsidP="00064B51">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48FDE932" w14:textId="77777777" w:rsidR="00064B51" w:rsidRPr="004B78CA" w:rsidRDefault="00064B51" w:rsidP="00064B51">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4FE7F5BC" w14:textId="11DD9451" w:rsidR="00064B51" w:rsidRPr="004B78CA" w:rsidRDefault="00064B51" w:rsidP="00064B51">
            <w:pPr>
              <w:spacing w:before="100" w:beforeAutospacing="1" w:after="100" w:afterAutospacing="1"/>
              <w:rPr>
                <w:rFonts w:eastAsia="Times New Roman" w:cs="Times New Roman"/>
                <w:color w:val="auto"/>
                <w:szCs w:val="24"/>
              </w:rPr>
            </w:pPr>
            <w:r w:rsidRPr="002619CF">
              <w:t>System retrieves the calculated aggregate.</w:t>
            </w:r>
          </w:p>
        </w:tc>
      </w:tr>
      <w:tr w:rsidR="00064B51" w:rsidRPr="004B78CA" w14:paraId="11B97E1B" w14:textId="77777777" w:rsidTr="00BD30D3">
        <w:trPr>
          <w:trHeight w:val="167"/>
        </w:trPr>
        <w:tc>
          <w:tcPr>
            <w:tcW w:w="2204" w:type="dxa"/>
            <w:vMerge/>
          </w:tcPr>
          <w:p w14:paraId="58D4D043" w14:textId="77777777" w:rsidR="00064B51" w:rsidRPr="004B78CA" w:rsidDel="00D71D38" w:rsidRDefault="00064B51" w:rsidP="00064B51">
            <w:pPr>
              <w:rPr>
                <w:rFonts w:asciiTheme="majorBidi" w:hAnsiTheme="majorBidi" w:cstheme="majorBidi"/>
                <w:b/>
                <w:bCs/>
                <w:color w:val="000000" w:themeColor="text1"/>
                <w:szCs w:val="24"/>
              </w:rPr>
            </w:pPr>
          </w:p>
        </w:tc>
        <w:tc>
          <w:tcPr>
            <w:tcW w:w="1536" w:type="dxa"/>
            <w:vMerge/>
            <w:vAlign w:val="center"/>
          </w:tcPr>
          <w:p w14:paraId="774690F3" w14:textId="77777777" w:rsidR="00064B51" w:rsidRPr="004B78CA" w:rsidDel="00D71D38" w:rsidRDefault="00064B51" w:rsidP="00064B51">
            <w:pPr>
              <w:jc w:val="center"/>
              <w:rPr>
                <w:rFonts w:asciiTheme="majorBidi" w:hAnsiTheme="majorBidi" w:cstheme="majorBidi"/>
                <w:bCs/>
                <w:color w:val="000000" w:themeColor="text1"/>
                <w:szCs w:val="24"/>
              </w:rPr>
            </w:pPr>
          </w:p>
        </w:tc>
        <w:tc>
          <w:tcPr>
            <w:tcW w:w="845" w:type="dxa"/>
          </w:tcPr>
          <w:p w14:paraId="6933A8B8" w14:textId="77777777" w:rsidR="00064B51" w:rsidRPr="004B78CA" w:rsidRDefault="00064B51" w:rsidP="00064B51">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7DDC9127" w14:textId="2C759EBF" w:rsidR="00064B51" w:rsidRPr="004B78CA" w:rsidRDefault="00064B51" w:rsidP="00064B51">
            <w:pPr>
              <w:spacing w:before="100" w:beforeAutospacing="1" w:after="100" w:afterAutospacing="1"/>
              <w:rPr>
                <w:rFonts w:eastAsia="Times New Roman" w:cs="Times New Roman"/>
                <w:color w:val="auto"/>
                <w:szCs w:val="24"/>
              </w:rPr>
            </w:pPr>
            <w:r w:rsidRPr="002619CF">
              <w:t>System displays the aggregate on the user dashboard.</w:t>
            </w:r>
          </w:p>
        </w:tc>
      </w:tr>
      <w:tr w:rsidR="00064B51" w:rsidRPr="004B78CA" w14:paraId="682286C4" w14:textId="77777777" w:rsidTr="00BD30D3">
        <w:trPr>
          <w:trHeight w:val="167"/>
        </w:trPr>
        <w:tc>
          <w:tcPr>
            <w:tcW w:w="2204" w:type="dxa"/>
            <w:vMerge/>
          </w:tcPr>
          <w:p w14:paraId="14278BE2" w14:textId="77777777" w:rsidR="00064B51" w:rsidRPr="004B78CA" w:rsidDel="00D71D38" w:rsidRDefault="00064B51" w:rsidP="00064B51">
            <w:pPr>
              <w:rPr>
                <w:rFonts w:asciiTheme="majorBidi" w:hAnsiTheme="majorBidi" w:cstheme="majorBidi"/>
                <w:b/>
                <w:bCs/>
                <w:color w:val="000000" w:themeColor="text1"/>
                <w:szCs w:val="24"/>
              </w:rPr>
            </w:pPr>
          </w:p>
        </w:tc>
        <w:tc>
          <w:tcPr>
            <w:tcW w:w="1536" w:type="dxa"/>
            <w:vMerge/>
            <w:vAlign w:val="center"/>
          </w:tcPr>
          <w:p w14:paraId="4C2E07CF" w14:textId="77777777" w:rsidR="00064B51" w:rsidRPr="004B78CA" w:rsidDel="00D71D38" w:rsidRDefault="00064B51" w:rsidP="00064B51">
            <w:pPr>
              <w:jc w:val="center"/>
              <w:rPr>
                <w:rFonts w:asciiTheme="majorBidi" w:hAnsiTheme="majorBidi" w:cstheme="majorBidi"/>
                <w:bCs/>
                <w:color w:val="000000" w:themeColor="text1"/>
                <w:szCs w:val="24"/>
              </w:rPr>
            </w:pPr>
          </w:p>
        </w:tc>
        <w:tc>
          <w:tcPr>
            <w:tcW w:w="845" w:type="dxa"/>
          </w:tcPr>
          <w:p w14:paraId="1CEE7E92" w14:textId="77777777" w:rsidR="00064B51" w:rsidRPr="004B78CA" w:rsidRDefault="00064B51" w:rsidP="00064B51">
            <w:pPr>
              <w:rPr>
                <w:rFonts w:asciiTheme="majorBidi" w:hAnsiTheme="majorBidi" w:cstheme="majorBidi"/>
                <w:bCs/>
                <w:color w:val="000000" w:themeColor="text1"/>
                <w:szCs w:val="24"/>
              </w:rPr>
            </w:pPr>
            <w:r>
              <w:rPr>
                <w:rFonts w:asciiTheme="majorBidi" w:hAnsiTheme="majorBidi" w:cstheme="majorBidi"/>
                <w:bCs/>
                <w:color w:val="000000" w:themeColor="text1"/>
                <w:szCs w:val="24"/>
              </w:rPr>
              <w:t>3</w:t>
            </w:r>
          </w:p>
        </w:tc>
        <w:tc>
          <w:tcPr>
            <w:tcW w:w="5220" w:type="dxa"/>
          </w:tcPr>
          <w:p w14:paraId="047A6FE0" w14:textId="3EF39E93" w:rsidR="00064B51" w:rsidRPr="00F11F8B" w:rsidRDefault="00064B51" w:rsidP="00064B51">
            <w:pPr>
              <w:spacing w:before="100" w:beforeAutospacing="1" w:after="100" w:afterAutospacing="1"/>
            </w:pPr>
            <w:r w:rsidRPr="002619CF">
              <w:t>User reviews the displayed aggregate.</w:t>
            </w:r>
          </w:p>
        </w:tc>
      </w:tr>
      <w:tr w:rsidR="00A95F91" w:rsidRPr="004B78CA" w14:paraId="00AB2D8C" w14:textId="77777777" w:rsidTr="00BD30D3">
        <w:trPr>
          <w:trHeight w:val="593"/>
        </w:trPr>
        <w:tc>
          <w:tcPr>
            <w:tcW w:w="2204" w:type="dxa"/>
            <w:vMerge/>
          </w:tcPr>
          <w:p w14:paraId="0F98F55B" w14:textId="77777777" w:rsidR="00A95F91" w:rsidRPr="004B78CA" w:rsidRDefault="00A95F91" w:rsidP="00BD30D3">
            <w:pPr>
              <w:rPr>
                <w:rFonts w:asciiTheme="majorBidi" w:hAnsiTheme="majorBidi" w:cstheme="majorBidi"/>
                <w:b/>
                <w:bCs/>
                <w:color w:val="000000" w:themeColor="text1"/>
                <w:szCs w:val="24"/>
              </w:rPr>
            </w:pPr>
          </w:p>
        </w:tc>
        <w:tc>
          <w:tcPr>
            <w:tcW w:w="1536" w:type="dxa"/>
            <w:vAlign w:val="center"/>
          </w:tcPr>
          <w:p w14:paraId="7A0969F7" w14:textId="77777777" w:rsidR="00A95F91" w:rsidRPr="004B78CA" w:rsidRDefault="00A95F91"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563314A0" w14:textId="26E8860D" w:rsidR="00A95F91" w:rsidRPr="004B78CA" w:rsidRDefault="00064B51" w:rsidP="00BD30D3">
            <w:pPr>
              <w:spacing w:before="100" w:beforeAutospacing="1" w:after="100" w:afterAutospacing="1"/>
              <w:rPr>
                <w:rFonts w:asciiTheme="majorBidi" w:eastAsia="Times New Roman" w:hAnsiTheme="majorBidi" w:cstheme="majorBidi"/>
                <w:color w:val="auto"/>
                <w:szCs w:val="24"/>
              </w:rPr>
            </w:pPr>
            <w:r>
              <w:t>Aggregate display includes a breakdown of components (</w:t>
            </w:r>
            <w:proofErr w:type="gramStart"/>
            <w:r>
              <w:t>e.g.</w:t>
            </w:r>
            <w:proofErr w:type="gramEnd"/>
            <w:r>
              <w:t xml:space="preserve"> weightage of marks, tests).</w:t>
            </w:r>
          </w:p>
        </w:tc>
      </w:tr>
      <w:tr w:rsidR="00A95F91" w:rsidRPr="004B78CA" w14:paraId="1BB156E9" w14:textId="77777777" w:rsidTr="00BD30D3">
        <w:trPr>
          <w:trHeight w:val="314"/>
        </w:trPr>
        <w:tc>
          <w:tcPr>
            <w:tcW w:w="2204" w:type="dxa"/>
            <w:vMerge/>
          </w:tcPr>
          <w:p w14:paraId="41FF0B28" w14:textId="77777777" w:rsidR="00A95F91" w:rsidRPr="004B78CA" w:rsidRDefault="00A95F91" w:rsidP="00BD30D3">
            <w:pPr>
              <w:rPr>
                <w:rFonts w:asciiTheme="majorBidi" w:hAnsiTheme="majorBidi" w:cstheme="majorBidi"/>
                <w:b/>
                <w:bCs/>
                <w:color w:val="000000" w:themeColor="text1"/>
                <w:szCs w:val="24"/>
              </w:rPr>
            </w:pPr>
          </w:p>
        </w:tc>
        <w:tc>
          <w:tcPr>
            <w:tcW w:w="1536" w:type="dxa"/>
            <w:vAlign w:val="center"/>
          </w:tcPr>
          <w:p w14:paraId="705BD951" w14:textId="77777777" w:rsidR="00A95F91" w:rsidRPr="004B78CA" w:rsidRDefault="00A95F91"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0EACF14A" w14:textId="7A9DF472" w:rsidR="00A95F91" w:rsidRPr="004B78CA" w:rsidRDefault="00064B51" w:rsidP="00BD30D3">
            <w:pPr>
              <w:spacing w:before="100" w:beforeAutospacing="1" w:after="100" w:afterAutospacing="1"/>
              <w:rPr>
                <w:rFonts w:asciiTheme="majorBidi" w:eastAsia="Times New Roman" w:hAnsiTheme="majorBidi" w:cstheme="majorBidi"/>
                <w:color w:val="auto"/>
                <w:szCs w:val="24"/>
              </w:rPr>
            </w:pPr>
            <w:r>
              <w:t>System fails to fetch aggregate: prompts user to try again or contact support.</w:t>
            </w:r>
          </w:p>
        </w:tc>
      </w:tr>
      <w:tr w:rsidR="00A95F91" w:rsidRPr="004B78CA" w:rsidDel="00064B51" w14:paraId="29EDEF42" w14:textId="7A7AA7AF" w:rsidTr="00BD30D3">
        <w:trPr>
          <w:trHeight w:val="314"/>
          <w:del w:id="3021" w:author="Asad Shah" w:date="2025-01-03T18:50:00Z"/>
        </w:trPr>
        <w:tc>
          <w:tcPr>
            <w:tcW w:w="2204" w:type="dxa"/>
          </w:tcPr>
          <w:p w14:paraId="7D5FF6DE" w14:textId="62C02E81" w:rsidR="00A95F91" w:rsidRPr="004B78CA" w:rsidDel="00064B51" w:rsidRDefault="00A95F91" w:rsidP="00BD30D3">
            <w:pPr>
              <w:rPr>
                <w:del w:id="3022" w:author="Asad Shah" w:date="2025-01-03T18:50:00Z"/>
                <w:rFonts w:asciiTheme="majorBidi" w:hAnsiTheme="majorBidi" w:cstheme="majorBidi"/>
                <w:b/>
                <w:bCs/>
                <w:color w:val="000000" w:themeColor="text1"/>
                <w:szCs w:val="24"/>
              </w:rPr>
            </w:pPr>
            <w:del w:id="3023" w:author="Asad Shah" w:date="2025-01-03T18:50:00Z">
              <w:r w:rsidDel="00064B51">
                <w:rPr>
                  <w:rFonts w:asciiTheme="majorBidi" w:hAnsiTheme="majorBidi" w:cstheme="majorBidi"/>
                  <w:b/>
                  <w:bCs/>
                  <w:color w:val="000000" w:themeColor="text1"/>
                  <w:szCs w:val="24"/>
                </w:rPr>
                <w:delText>Notes / Issues</w:delText>
              </w:r>
            </w:del>
          </w:p>
        </w:tc>
        <w:tc>
          <w:tcPr>
            <w:tcW w:w="7601" w:type="dxa"/>
            <w:gridSpan w:val="3"/>
            <w:vAlign w:val="center"/>
          </w:tcPr>
          <w:p w14:paraId="658E94C3" w14:textId="11440B85" w:rsidR="00A95F91" w:rsidDel="00064B51" w:rsidRDefault="00A95F91" w:rsidP="00BD30D3">
            <w:pPr>
              <w:spacing w:before="100" w:beforeAutospacing="1" w:after="100" w:afterAutospacing="1"/>
              <w:rPr>
                <w:del w:id="3024" w:author="Asad Shah" w:date="2025-01-03T18:50:00Z"/>
              </w:rPr>
            </w:pPr>
            <w:del w:id="3025" w:author="Asad Shah" w:date="2025-01-03T18:50:00Z">
              <w:r w:rsidDel="00064B51">
                <w:delText>Ensure formulas are accurate and in line with local educational board standards.</w:delText>
              </w:r>
            </w:del>
          </w:p>
        </w:tc>
      </w:tr>
    </w:tbl>
    <w:p w14:paraId="24ED5A6E" w14:textId="32FD299F" w:rsidR="00A95F91" w:rsidRDefault="00A95F91" w:rsidP="0025604F"/>
    <w:p w14:paraId="6BD0C1EC" w14:textId="25CA2775" w:rsidR="00F36009" w:rsidRDefault="00F36009" w:rsidP="00F36009">
      <w:pPr>
        <w:pStyle w:val="Heading3"/>
      </w:pPr>
      <w:bookmarkStart w:id="3026" w:name="_Toc187627485"/>
      <w:r>
        <w:t>3.3.12 Use Case # 6.1</w:t>
      </w:r>
      <w:bookmarkEnd w:id="3026"/>
    </w:p>
    <w:tbl>
      <w:tblPr>
        <w:tblStyle w:val="TableGrid"/>
        <w:tblW w:w="9805" w:type="dxa"/>
        <w:tblLook w:val="04A0" w:firstRow="1" w:lastRow="0" w:firstColumn="1" w:lastColumn="0" w:noHBand="0" w:noVBand="1"/>
      </w:tblPr>
      <w:tblGrid>
        <w:gridCol w:w="2204"/>
        <w:gridCol w:w="1536"/>
        <w:gridCol w:w="845"/>
        <w:gridCol w:w="5220"/>
      </w:tblGrid>
      <w:tr w:rsidR="004E274C" w:rsidRPr="004B78CA" w14:paraId="4F114C52" w14:textId="77777777" w:rsidTr="00BD30D3">
        <w:tc>
          <w:tcPr>
            <w:tcW w:w="2204" w:type="dxa"/>
            <w:shd w:val="clear" w:color="auto" w:fill="D9D9D9" w:themeFill="background1" w:themeFillShade="D9"/>
          </w:tcPr>
          <w:p w14:paraId="2338765E" w14:textId="03860EAA" w:rsidR="004E274C" w:rsidRPr="004B78CA" w:rsidRDefault="00767ABB" w:rsidP="00BD30D3">
            <w:pPr>
              <w:rPr>
                <w:rFonts w:asciiTheme="majorBidi" w:hAnsiTheme="majorBidi" w:cstheme="majorBidi"/>
                <w:b/>
                <w:bCs/>
                <w:color w:val="000000" w:themeColor="text1"/>
                <w:szCs w:val="24"/>
              </w:rPr>
            </w:pPr>
            <w:ins w:id="3027" w:author="Asad Shah" w:date="2025-01-03T19:30:00Z">
              <w:r>
                <w:rPr>
                  <w:rFonts w:asciiTheme="majorBidi" w:hAnsiTheme="majorBidi" w:cstheme="majorBidi"/>
                  <w:b/>
                  <w:bCs/>
                  <w:color w:val="000000" w:themeColor="text1"/>
                  <w:szCs w:val="24"/>
                </w:rPr>
                <w:t>6</w:t>
              </w:r>
            </w:ins>
            <w:del w:id="3028" w:author="Asad Shah" w:date="2025-01-03T19:30:00Z">
              <w:r w:rsidR="004E274C" w:rsidDel="00767ABB">
                <w:rPr>
                  <w:rFonts w:asciiTheme="majorBidi" w:hAnsiTheme="majorBidi" w:cstheme="majorBidi"/>
                  <w:b/>
                  <w:bCs/>
                  <w:color w:val="000000" w:themeColor="text1"/>
                  <w:szCs w:val="24"/>
                </w:rPr>
                <w:delText>5</w:delText>
              </w:r>
            </w:del>
            <w:r w:rsidR="004E274C">
              <w:rPr>
                <w:rFonts w:asciiTheme="majorBidi" w:hAnsiTheme="majorBidi" w:cstheme="majorBidi"/>
                <w:b/>
                <w:bCs/>
                <w:color w:val="000000" w:themeColor="text1"/>
                <w:szCs w:val="24"/>
              </w:rPr>
              <w:t>.1</w:t>
            </w:r>
          </w:p>
        </w:tc>
        <w:tc>
          <w:tcPr>
            <w:tcW w:w="7601" w:type="dxa"/>
            <w:gridSpan w:val="3"/>
            <w:shd w:val="clear" w:color="auto" w:fill="D9D9D9" w:themeFill="background1" w:themeFillShade="D9"/>
          </w:tcPr>
          <w:p w14:paraId="4821ADB1" w14:textId="6B689EF4" w:rsidR="004E274C" w:rsidRPr="00004BB8" w:rsidRDefault="00004BB8" w:rsidP="00BD30D3">
            <w:pPr>
              <w:rPr>
                <w:rFonts w:asciiTheme="majorBidi" w:hAnsiTheme="majorBidi" w:cstheme="majorBidi"/>
                <w:b/>
                <w:bCs/>
                <w:color w:val="000000" w:themeColor="text1"/>
                <w:szCs w:val="24"/>
              </w:rPr>
            </w:pPr>
            <w:r w:rsidRPr="00004BB8">
              <w:rPr>
                <w:b/>
                <w:bCs/>
                <w:rPrChange w:id="3029" w:author="Asad Shah" w:date="2025-01-03T19:27:00Z">
                  <w:rPr/>
                </w:rPrChange>
              </w:rPr>
              <w:t>Recommend Universities Based on Aggregate</w:t>
            </w:r>
          </w:p>
        </w:tc>
      </w:tr>
      <w:tr w:rsidR="004E274C" w:rsidRPr="004B78CA" w14:paraId="6B23AD36" w14:textId="77777777" w:rsidTr="00BD30D3">
        <w:tc>
          <w:tcPr>
            <w:tcW w:w="2204" w:type="dxa"/>
          </w:tcPr>
          <w:p w14:paraId="65A9CAA4" w14:textId="77777777" w:rsidR="004E274C" w:rsidRPr="004B78CA" w:rsidRDefault="004E274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3DCFE226" w14:textId="77777777" w:rsidR="004E274C" w:rsidRPr="004B78CA" w:rsidRDefault="004E274C" w:rsidP="00BD30D3">
            <w:pPr>
              <w:rPr>
                <w:rFonts w:asciiTheme="majorBidi" w:hAnsiTheme="majorBidi" w:cstheme="majorBidi"/>
                <w:bCs/>
                <w:color w:val="000000" w:themeColor="text1"/>
                <w:szCs w:val="24"/>
              </w:rPr>
            </w:pPr>
            <w:proofErr w:type="spellStart"/>
            <w:r>
              <w:rPr>
                <w:rFonts w:asciiTheme="majorBidi" w:hAnsiTheme="majorBidi" w:cstheme="majorBidi"/>
                <w:bCs/>
                <w:color w:val="000000" w:themeColor="text1"/>
                <w:szCs w:val="24"/>
              </w:rPr>
              <w:t>Fizza</w:t>
            </w:r>
            <w:proofErr w:type="spellEnd"/>
            <w:r>
              <w:rPr>
                <w:rFonts w:asciiTheme="majorBidi" w:hAnsiTheme="majorBidi" w:cstheme="majorBidi"/>
                <w:bCs/>
                <w:color w:val="000000" w:themeColor="text1"/>
                <w:szCs w:val="24"/>
              </w:rPr>
              <w:t xml:space="preserve"> Mazhar</w:t>
            </w:r>
          </w:p>
        </w:tc>
      </w:tr>
      <w:tr w:rsidR="004E274C" w:rsidRPr="004B78CA" w14:paraId="5765E42C" w14:textId="77777777" w:rsidTr="00BD30D3">
        <w:tc>
          <w:tcPr>
            <w:tcW w:w="2204" w:type="dxa"/>
          </w:tcPr>
          <w:p w14:paraId="52B8CF8D" w14:textId="77777777" w:rsidR="004E274C" w:rsidRPr="004B78CA" w:rsidRDefault="004E274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16FF3376" w14:textId="0FF140D5" w:rsidR="004E274C" w:rsidRPr="004B78CA" w:rsidRDefault="00004BB8" w:rsidP="00BD30D3">
            <w:pPr>
              <w:rPr>
                <w:rFonts w:asciiTheme="majorBidi" w:hAnsiTheme="majorBidi" w:cstheme="majorBidi"/>
                <w:bCs/>
                <w:color w:val="000000" w:themeColor="text1"/>
                <w:szCs w:val="24"/>
              </w:rPr>
            </w:pPr>
            <w:r>
              <w:t>Suggest universities where the user is eligible to apply based on their calculated aggregate.</w:t>
            </w:r>
          </w:p>
        </w:tc>
      </w:tr>
      <w:tr w:rsidR="004E274C" w:rsidRPr="004B78CA" w14:paraId="396DEC54" w14:textId="77777777" w:rsidTr="00BD30D3">
        <w:trPr>
          <w:trHeight w:val="167"/>
        </w:trPr>
        <w:tc>
          <w:tcPr>
            <w:tcW w:w="2204" w:type="dxa"/>
          </w:tcPr>
          <w:p w14:paraId="7AEF4F90" w14:textId="77777777" w:rsidR="004E274C" w:rsidRPr="004B78CA" w:rsidRDefault="004E274C"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49CC3083" w14:textId="31E242E5" w:rsidR="004E274C" w:rsidRPr="004B78CA" w:rsidRDefault="004E274C"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sidR="00004BB8">
              <w:rPr>
                <w:rFonts w:asciiTheme="majorBidi" w:hAnsiTheme="majorBidi" w:cstheme="majorBidi"/>
                <w:szCs w:val="24"/>
              </w:rPr>
              <w:t>6.1</w:t>
            </w:r>
          </w:p>
        </w:tc>
      </w:tr>
      <w:tr w:rsidR="004E274C" w:rsidRPr="004B78CA" w14:paraId="307E872F" w14:textId="77777777" w:rsidTr="00BD30D3">
        <w:trPr>
          <w:trHeight w:val="167"/>
        </w:trPr>
        <w:tc>
          <w:tcPr>
            <w:tcW w:w="2204" w:type="dxa"/>
          </w:tcPr>
          <w:p w14:paraId="49102B15" w14:textId="77777777" w:rsidR="004E274C" w:rsidRPr="004B78CA" w:rsidRDefault="004E274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0C5192EF" w14:textId="77777777" w:rsidR="004E274C" w:rsidRPr="004B78CA" w:rsidRDefault="004E274C" w:rsidP="00BD30D3">
            <w:pPr>
              <w:rPr>
                <w:rFonts w:asciiTheme="majorBidi" w:hAnsiTheme="majorBidi" w:cstheme="majorBidi"/>
                <w:bCs/>
                <w:color w:val="000000" w:themeColor="text1"/>
                <w:szCs w:val="24"/>
              </w:rPr>
            </w:pPr>
            <w:r>
              <w:rPr>
                <w:rFonts w:asciiTheme="majorBidi" w:hAnsiTheme="majorBidi" w:cstheme="majorBidi"/>
                <w:szCs w:val="24"/>
              </w:rPr>
              <w:t>High</w:t>
            </w:r>
          </w:p>
        </w:tc>
      </w:tr>
      <w:tr w:rsidR="004E274C" w:rsidRPr="004B78CA" w14:paraId="53F767D7" w14:textId="77777777" w:rsidTr="00BD30D3">
        <w:tc>
          <w:tcPr>
            <w:tcW w:w="2204" w:type="dxa"/>
          </w:tcPr>
          <w:p w14:paraId="0114DDEF" w14:textId="77777777" w:rsidR="004E274C" w:rsidRPr="004B78CA" w:rsidRDefault="004E274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1892D4B8" w14:textId="0B647909" w:rsidR="004E274C" w:rsidRPr="0009729F" w:rsidRDefault="001759B7" w:rsidP="00BD30D3">
            <w:pPr>
              <w:rPr>
                <w:rFonts w:asciiTheme="majorBidi" w:hAnsiTheme="majorBidi" w:cstheme="majorBidi"/>
                <w:b/>
                <w:bCs/>
                <w:color w:val="000000" w:themeColor="text1"/>
                <w:szCs w:val="24"/>
              </w:rPr>
            </w:pPr>
            <w:r>
              <w:t>User must have a calculated aggregate and preferences for university search (e.g., location).</w:t>
            </w:r>
          </w:p>
        </w:tc>
      </w:tr>
      <w:tr w:rsidR="004E274C" w:rsidRPr="004B78CA" w14:paraId="78523D5F" w14:textId="77777777" w:rsidTr="00BD30D3">
        <w:trPr>
          <w:trHeight w:val="305"/>
        </w:trPr>
        <w:tc>
          <w:tcPr>
            <w:tcW w:w="2204" w:type="dxa"/>
          </w:tcPr>
          <w:p w14:paraId="55579602" w14:textId="77777777" w:rsidR="004E274C" w:rsidRPr="004B78CA" w:rsidRDefault="004E274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1C22A64B" w14:textId="66DB6BEE" w:rsidR="004E274C" w:rsidRPr="004B78CA" w:rsidRDefault="001759B7" w:rsidP="00BD30D3">
            <w:pPr>
              <w:spacing w:before="100" w:beforeAutospacing="1" w:after="100" w:afterAutospacing="1"/>
              <w:rPr>
                <w:rFonts w:asciiTheme="majorBidi" w:eastAsia="Times New Roman" w:hAnsiTheme="majorBidi" w:cstheme="majorBidi"/>
                <w:color w:val="auto"/>
                <w:szCs w:val="24"/>
              </w:rPr>
            </w:pPr>
            <w:r>
              <w:t>A list of universities matching the user’s eligibility is displayed.</w:t>
            </w:r>
          </w:p>
        </w:tc>
      </w:tr>
      <w:tr w:rsidR="004E274C" w:rsidRPr="004B78CA" w14:paraId="13E65991" w14:textId="77777777" w:rsidTr="00BD30D3">
        <w:trPr>
          <w:trHeight w:val="167"/>
        </w:trPr>
        <w:tc>
          <w:tcPr>
            <w:tcW w:w="2204" w:type="dxa"/>
          </w:tcPr>
          <w:p w14:paraId="06095336" w14:textId="77777777" w:rsidR="004E274C" w:rsidRPr="004B78CA" w:rsidRDefault="004E274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2EC9EF19" w14:textId="77777777" w:rsidR="004E274C" w:rsidRPr="004B78CA" w:rsidRDefault="004E274C"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User (Student or Father), System</w:t>
            </w:r>
          </w:p>
        </w:tc>
      </w:tr>
      <w:tr w:rsidR="001759B7" w:rsidRPr="004B78CA" w14:paraId="7D792668" w14:textId="77777777" w:rsidTr="00BD30D3">
        <w:trPr>
          <w:trHeight w:val="167"/>
        </w:trPr>
        <w:tc>
          <w:tcPr>
            <w:tcW w:w="2204" w:type="dxa"/>
            <w:vMerge w:val="restart"/>
          </w:tcPr>
          <w:p w14:paraId="0706CE18" w14:textId="77777777" w:rsidR="001759B7" w:rsidRPr="004B78CA" w:rsidRDefault="001759B7" w:rsidP="001759B7">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lastRenderedPageBreak/>
              <w:t xml:space="preserve">Flow of Events </w:t>
            </w:r>
          </w:p>
        </w:tc>
        <w:tc>
          <w:tcPr>
            <w:tcW w:w="1536" w:type="dxa"/>
            <w:vMerge w:val="restart"/>
            <w:vAlign w:val="center"/>
          </w:tcPr>
          <w:p w14:paraId="2B1D2DF6" w14:textId="77777777" w:rsidR="001759B7" w:rsidRPr="004B78CA" w:rsidRDefault="001759B7" w:rsidP="001759B7">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1978F589" w14:textId="77777777" w:rsidR="001759B7" w:rsidRPr="004B78CA" w:rsidRDefault="001759B7" w:rsidP="001759B7">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507040F7" w14:textId="51B9E955" w:rsidR="001759B7" w:rsidRPr="004B78CA" w:rsidRDefault="001759B7" w:rsidP="001759B7">
            <w:pPr>
              <w:spacing w:before="100" w:beforeAutospacing="1" w:after="100" w:afterAutospacing="1"/>
              <w:rPr>
                <w:rFonts w:eastAsia="Times New Roman" w:cs="Times New Roman"/>
                <w:color w:val="auto"/>
                <w:szCs w:val="24"/>
              </w:rPr>
            </w:pPr>
            <w:ins w:id="3030" w:author="Asad Shah" w:date="2025-01-03T19:29:00Z">
              <w:r w:rsidRPr="00D701CD">
                <w:t>System retrieves the user’s aggregate and preferences.</w:t>
              </w:r>
            </w:ins>
            <w:del w:id="3031" w:author="Asad Shah" w:date="2025-01-03T19:29:00Z">
              <w:r w:rsidRPr="002619CF" w:rsidDel="005B362F">
                <w:delText>System retrieves the calculated aggregate.</w:delText>
              </w:r>
            </w:del>
          </w:p>
        </w:tc>
      </w:tr>
      <w:tr w:rsidR="001759B7" w:rsidRPr="004B78CA" w14:paraId="02927B23" w14:textId="77777777" w:rsidTr="00BD30D3">
        <w:trPr>
          <w:trHeight w:val="167"/>
        </w:trPr>
        <w:tc>
          <w:tcPr>
            <w:tcW w:w="2204" w:type="dxa"/>
            <w:vMerge/>
          </w:tcPr>
          <w:p w14:paraId="2BC36C74" w14:textId="77777777" w:rsidR="001759B7" w:rsidRPr="004B78CA" w:rsidDel="00D71D38" w:rsidRDefault="001759B7" w:rsidP="001759B7">
            <w:pPr>
              <w:rPr>
                <w:rFonts w:asciiTheme="majorBidi" w:hAnsiTheme="majorBidi" w:cstheme="majorBidi"/>
                <w:b/>
                <w:bCs/>
                <w:color w:val="000000" w:themeColor="text1"/>
                <w:szCs w:val="24"/>
              </w:rPr>
            </w:pPr>
          </w:p>
        </w:tc>
        <w:tc>
          <w:tcPr>
            <w:tcW w:w="1536" w:type="dxa"/>
            <w:vMerge/>
            <w:vAlign w:val="center"/>
          </w:tcPr>
          <w:p w14:paraId="03245D9C" w14:textId="77777777" w:rsidR="001759B7" w:rsidRPr="004B78CA" w:rsidDel="00D71D38" w:rsidRDefault="001759B7" w:rsidP="001759B7">
            <w:pPr>
              <w:jc w:val="center"/>
              <w:rPr>
                <w:rFonts w:asciiTheme="majorBidi" w:hAnsiTheme="majorBidi" w:cstheme="majorBidi"/>
                <w:bCs/>
                <w:color w:val="000000" w:themeColor="text1"/>
                <w:szCs w:val="24"/>
              </w:rPr>
            </w:pPr>
          </w:p>
        </w:tc>
        <w:tc>
          <w:tcPr>
            <w:tcW w:w="845" w:type="dxa"/>
          </w:tcPr>
          <w:p w14:paraId="2527D761" w14:textId="77777777" w:rsidR="001759B7" w:rsidRPr="004B78CA" w:rsidRDefault="001759B7" w:rsidP="001759B7">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047E7671" w14:textId="058EF2AC" w:rsidR="001759B7" w:rsidRPr="004B78CA" w:rsidRDefault="001759B7" w:rsidP="001759B7">
            <w:pPr>
              <w:spacing w:before="100" w:beforeAutospacing="1" w:after="100" w:afterAutospacing="1"/>
              <w:rPr>
                <w:rFonts w:eastAsia="Times New Roman" w:cs="Times New Roman"/>
                <w:color w:val="auto"/>
                <w:szCs w:val="24"/>
              </w:rPr>
            </w:pPr>
            <w:ins w:id="3032" w:author="Asad Shah" w:date="2025-01-03T19:29:00Z">
              <w:r w:rsidRPr="00D701CD">
                <w:t>System compares the data with predefined university criteria.</w:t>
              </w:r>
            </w:ins>
            <w:del w:id="3033" w:author="Asad Shah" w:date="2025-01-03T19:29:00Z">
              <w:r w:rsidRPr="002619CF" w:rsidDel="005B362F">
                <w:delText>System displays the aggregate on the user dashboard.</w:delText>
              </w:r>
            </w:del>
          </w:p>
        </w:tc>
      </w:tr>
      <w:tr w:rsidR="001759B7" w:rsidRPr="004B78CA" w14:paraId="59D04127" w14:textId="77777777" w:rsidTr="00BD30D3">
        <w:trPr>
          <w:trHeight w:val="167"/>
        </w:trPr>
        <w:tc>
          <w:tcPr>
            <w:tcW w:w="2204" w:type="dxa"/>
            <w:vMerge/>
          </w:tcPr>
          <w:p w14:paraId="488A9607" w14:textId="77777777" w:rsidR="001759B7" w:rsidRPr="004B78CA" w:rsidDel="00D71D38" w:rsidRDefault="001759B7" w:rsidP="001759B7">
            <w:pPr>
              <w:rPr>
                <w:rFonts w:asciiTheme="majorBidi" w:hAnsiTheme="majorBidi" w:cstheme="majorBidi"/>
                <w:b/>
                <w:bCs/>
                <w:color w:val="000000" w:themeColor="text1"/>
                <w:szCs w:val="24"/>
              </w:rPr>
            </w:pPr>
          </w:p>
        </w:tc>
        <w:tc>
          <w:tcPr>
            <w:tcW w:w="1536" w:type="dxa"/>
            <w:vMerge/>
            <w:vAlign w:val="center"/>
          </w:tcPr>
          <w:p w14:paraId="07AA59C0" w14:textId="77777777" w:rsidR="001759B7" w:rsidRPr="004B78CA" w:rsidDel="00D71D38" w:rsidRDefault="001759B7" w:rsidP="001759B7">
            <w:pPr>
              <w:jc w:val="center"/>
              <w:rPr>
                <w:rFonts w:asciiTheme="majorBidi" w:hAnsiTheme="majorBidi" w:cstheme="majorBidi"/>
                <w:bCs/>
                <w:color w:val="000000" w:themeColor="text1"/>
                <w:szCs w:val="24"/>
              </w:rPr>
            </w:pPr>
          </w:p>
        </w:tc>
        <w:tc>
          <w:tcPr>
            <w:tcW w:w="845" w:type="dxa"/>
          </w:tcPr>
          <w:p w14:paraId="2D41BEA4" w14:textId="77777777" w:rsidR="001759B7" w:rsidRPr="004B78CA" w:rsidRDefault="001759B7" w:rsidP="001759B7">
            <w:pPr>
              <w:rPr>
                <w:rFonts w:asciiTheme="majorBidi" w:hAnsiTheme="majorBidi" w:cstheme="majorBidi"/>
                <w:bCs/>
                <w:color w:val="000000" w:themeColor="text1"/>
                <w:szCs w:val="24"/>
              </w:rPr>
            </w:pPr>
            <w:r>
              <w:rPr>
                <w:rFonts w:asciiTheme="majorBidi" w:hAnsiTheme="majorBidi" w:cstheme="majorBidi"/>
                <w:bCs/>
                <w:color w:val="000000" w:themeColor="text1"/>
                <w:szCs w:val="24"/>
              </w:rPr>
              <w:t>3</w:t>
            </w:r>
          </w:p>
        </w:tc>
        <w:tc>
          <w:tcPr>
            <w:tcW w:w="5220" w:type="dxa"/>
          </w:tcPr>
          <w:p w14:paraId="4E3B73A4" w14:textId="2052B9B3" w:rsidR="001759B7" w:rsidRPr="00F11F8B" w:rsidRDefault="001759B7" w:rsidP="001759B7">
            <w:pPr>
              <w:spacing w:before="100" w:beforeAutospacing="1" w:after="100" w:afterAutospacing="1"/>
            </w:pPr>
            <w:ins w:id="3034" w:author="Asad Shah" w:date="2025-01-03T19:29:00Z">
              <w:r w:rsidRPr="00D701CD">
                <w:t>System generates a list of eligible universities.</w:t>
              </w:r>
            </w:ins>
            <w:del w:id="3035" w:author="Asad Shah" w:date="2025-01-03T19:29:00Z">
              <w:r w:rsidRPr="002619CF" w:rsidDel="005B362F">
                <w:delText>User reviews the displayed aggregate.</w:delText>
              </w:r>
            </w:del>
          </w:p>
        </w:tc>
      </w:tr>
      <w:tr w:rsidR="001759B7" w:rsidRPr="004B78CA" w14:paraId="03B45CBF" w14:textId="77777777" w:rsidTr="00BD30D3">
        <w:trPr>
          <w:trHeight w:val="167"/>
          <w:ins w:id="3036" w:author="Asad Shah" w:date="2025-01-03T19:28:00Z"/>
        </w:trPr>
        <w:tc>
          <w:tcPr>
            <w:tcW w:w="2204" w:type="dxa"/>
            <w:vMerge/>
          </w:tcPr>
          <w:p w14:paraId="2FBA8E55" w14:textId="77777777" w:rsidR="001759B7" w:rsidRPr="004B78CA" w:rsidDel="00D71D38" w:rsidRDefault="001759B7" w:rsidP="001759B7">
            <w:pPr>
              <w:rPr>
                <w:ins w:id="3037" w:author="Asad Shah" w:date="2025-01-03T19:28:00Z"/>
                <w:rFonts w:asciiTheme="majorBidi" w:hAnsiTheme="majorBidi" w:cstheme="majorBidi"/>
                <w:b/>
                <w:bCs/>
                <w:color w:val="000000" w:themeColor="text1"/>
                <w:szCs w:val="24"/>
              </w:rPr>
            </w:pPr>
          </w:p>
        </w:tc>
        <w:tc>
          <w:tcPr>
            <w:tcW w:w="1536" w:type="dxa"/>
            <w:vMerge/>
            <w:vAlign w:val="center"/>
          </w:tcPr>
          <w:p w14:paraId="22F315A4" w14:textId="77777777" w:rsidR="001759B7" w:rsidRPr="004B78CA" w:rsidDel="00D71D38" w:rsidRDefault="001759B7" w:rsidP="001759B7">
            <w:pPr>
              <w:jc w:val="center"/>
              <w:rPr>
                <w:ins w:id="3038" w:author="Asad Shah" w:date="2025-01-03T19:28:00Z"/>
                <w:rFonts w:asciiTheme="majorBidi" w:hAnsiTheme="majorBidi" w:cstheme="majorBidi"/>
                <w:bCs/>
                <w:color w:val="000000" w:themeColor="text1"/>
                <w:szCs w:val="24"/>
              </w:rPr>
            </w:pPr>
          </w:p>
        </w:tc>
        <w:tc>
          <w:tcPr>
            <w:tcW w:w="845" w:type="dxa"/>
          </w:tcPr>
          <w:p w14:paraId="62920859" w14:textId="3956BB44" w:rsidR="001759B7" w:rsidRDefault="001759B7" w:rsidP="001759B7">
            <w:pPr>
              <w:rPr>
                <w:ins w:id="3039" w:author="Asad Shah" w:date="2025-01-03T19:28:00Z"/>
                <w:rFonts w:asciiTheme="majorBidi" w:hAnsiTheme="majorBidi" w:cstheme="majorBidi"/>
                <w:bCs/>
                <w:color w:val="000000" w:themeColor="text1"/>
                <w:szCs w:val="24"/>
              </w:rPr>
            </w:pPr>
            <w:ins w:id="3040" w:author="Asad Shah" w:date="2025-01-03T19:28:00Z">
              <w:r>
                <w:rPr>
                  <w:rFonts w:asciiTheme="majorBidi" w:hAnsiTheme="majorBidi" w:cstheme="majorBidi"/>
                  <w:bCs/>
                  <w:color w:val="000000" w:themeColor="text1"/>
                  <w:szCs w:val="24"/>
                </w:rPr>
                <w:t>4</w:t>
              </w:r>
            </w:ins>
          </w:p>
        </w:tc>
        <w:tc>
          <w:tcPr>
            <w:tcW w:w="5220" w:type="dxa"/>
          </w:tcPr>
          <w:p w14:paraId="17571B05" w14:textId="20AAC7A5" w:rsidR="001759B7" w:rsidRPr="002619CF" w:rsidRDefault="001759B7" w:rsidP="001759B7">
            <w:pPr>
              <w:spacing w:before="100" w:beforeAutospacing="1" w:after="100" w:afterAutospacing="1"/>
              <w:rPr>
                <w:ins w:id="3041" w:author="Asad Shah" w:date="2025-01-03T19:28:00Z"/>
              </w:rPr>
            </w:pPr>
            <w:ins w:id="3042" w:author="Asad Shah" w:date="2025-01-03T19:29:00Z">
              <w:r w:rsidRPr="00D701CD">
                <w:t>System displays the list to the user.</w:t>
              </w:r>
            </w:ins>
          </w:p>
        </w:tc>
      </w:tr>
      <w:tr w:rsidR="004E274C" w:rsidRPr="004B78CA" w14:paraId="6A152BEE" w14:textId="77777777" w:rsidTr="00BD30D3">
        <w:trPr>
          <w:trHeight w:val="593"/>
        </w:trPr>
        <w:tc>
          <w:tcPr>
            <w:tcW w:w="2204" w:type="dxa"/>
            <w:vMerge/>
          </w:tcPr>
          <w:p w14:paraId="2560688F" w14:textId="77777777" w:rsidR="004E274C" w:rsidRPr="004B78CA" w:rsidRDefault="004E274C" w:rsidP="00BD30D3">
            <w:pPr>
              <w:rPr>
                <w:rFonts w:asciiTheme="majorBidi" w:hAnsiTheme="majorBidi" w:cstheme="majorBidi"/>
                <w:b/>
                <w:bCs/>
                <w:color w:val="000000" w:themeColor="text1"/>
                <w:szCs w:val="24"/>
              </w:rPr>
            </w:pPr>
          </w:p>
        </w:tc>
        <w:tc>
          <w:tcPr>
            <w:tcW w:w="1536" w:type="dxa"/>
            <w:vAlign w:val="center"/>
          </w:tcPr>
          <w:p w14:paraId="7E98054B" w14:textId="77777777" w:rsidR="004E274C" w:rsidRPr="004B78CA" w:rsidRDefault="004E274C"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29101C29" w14:textId="4141FF4E" w:rsidR="004E274C" w:rsidRPr="004B78CA" w:rsidRDefault="001759B7" w:rsidP="00BD30D3">
            <w:pPr>
              <w:spacing w:before="100" w:beforeAutospacing="1" w:after="100" w:afterAutospacing="1"/>
              <w:rPr>
                <w:rFonts w:asciiTheme="majorBidi" w:eastAsia="Times New Roman" w:hAnsiTheme="majorBidi" w:cstheme="majorBidi"/>
                <w:color w:val="auto"/>
                <w:szCs w:val="24"/>
              </w:rPr>
            </w:pPr>
            <w:ins w:id="3043" w:author="Asad Shah" w:date="2025-01-03T19:29:00Z">
              <w:r>
                <w:t>User changes preferences (e.g., location): system updates the university recommendation list.</w:t>
              </w:r>
            </w:ins>
            <w:del w:id="3044" w:author="Asad Shah" w:date="2025-01-03T19:29:00Z">
              <w:r w:rsidR="004E274C" w:rsidDel="001759B7">
                <w:delText>Aggregate display includes a breakdown of components (e.g. weightage of marks, tests).</w:delText>
              </w:r>
            </w:del>
          </w:p>
        </w:tc>
      </w:tr>
      <w:tr w:rsidR="004E274C" w:rsidRPr="004B78CA" w14:paraId="7F5B4C15" w14:textId="77777777" w:rsidTr="00BD30D3">
        <w:trPr>
          <w:trHeight w:val="314"/>
        </w:trPr>
        <w:tc>
          <w:tcPr>
            <w:tcW w:w="2204" w:type="dxa"/>
            <w:vMerge/>
          </w:tcPr>
          <w:p w14:paraId="49433DE6" w14:textId="77777777" w:rsidR="004E274C" w:rsidRPr="004B78CA" w:rsidRDefault="004E274C" w:rsidP="00BD30D3">
            <w:pPr>
              <w:rPr>
                <w:rFonts w:asciiTheme="majorBidi" w:hAnsiTheme="majorBidi" w:cstheme="majorBidi"/>
                <w:b/>
                <w:bCs/>
                <w:color w:val="000000" w:themeColor="text1"/>
                <w:szCs w:val="24"/>
              </w:rPr>
            </w:pPr>
          </w:p>
        </w:tc>
        <w:tc>
          <w:tcPr>
            <w:tcW w:w="1536" w:type="dxa"/>
            <w:vAlign w:val="center"/>
          </w:tcPr>
          <w:p w14:paraId="33AA84BC" w14:textId="77777777" w:rsidR="004E274C" w:rsidRPr="004B78CA" w:rsidRDefault="004E274C"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2FB2F485" w14:textId="141E1032" w:rsidR="004E274C" w:rsidRPr="004B78CA" w:rsidRDefault="001759B7" w:rsidP="00BD30D3">
            <w:pPr>
              <w:spacing w:before="100" w:beforeAutospacing="1" w:after="100" w:afterAutospacing="1"/>
              <w:rPr>
                <w:rFonts w:asciiTheme="majorBidi" w:eastAsia="Times New Roman" w:hAnsiTheme="majorBidi" w:cstheme="majorBidi"/>
                <w:color w:val="auto"/>
                <w:szCs w:val="24"/>
              </w:rPr>
            </w:pPr>
            <w:ins w:id="3045" w:author="Asad Shah" w:date="2025-01-03T19:29:00Z">
              <w:r>
                <w:t>No universities meet the user’s eligibility: system suggests preparatory programs or alternatives.</w:t>
              </w:r>
            </w:ins>
          </w:p>
        </w:tc>
      </w:tr>
      <w:tr w:rsidR="001759B7" w:rsidRPr="004B78CA" w14:paraId="5B8F473F" w14:textId="77777777" w:rsidTr="00173C56">
        <w:trPr>
          <w:trHeight w:val="314"/>
        </w:trPr>
        <w:tc>
          <w:tcPr>
            <w:tcW w:w="2204" w:type="dxa"/>
          </w:tcPr>
          <w:p w14:paraId="706D56D3" w14:textId="430E9564" w:rsidR="001759B7" w:rsidRPr="004B78CA" w:rsidRDefault="001759B7"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Notes / Issues</w:t>
            </w:r>
          </w:p>
        </w:tc>
        <w:tc>
          <w:tcPr>
            <w:tcW w:w="7601" w:type="dxa"/>
            <w:gridSpan w:val="3"/>
            <w:vAlign w:val="center"/>
          </w:tcPr>
          <w:p w14:paraId="3F592FE5" w14:textId="6F17BBE1" w:rsidR="001759B7" w:rsidRDefault="001759B7" w:rsidP="00BD30D3">
            <w:pPr>
              <w:spacing w:before="100" w:beforeAutospacing="1" w:after="100" w:afterAutospacing="1"/>
            </w:pPr>
            <w:r>
              <w:t>Ensure university data is up-to-date, especially admission deadlines and criteria.</w:t>
            </w:r>
          </w:p>
        </w:tc>
      </w:tr>
    </w:tbl>
    <w:p w14:paraId="35327574" w14:textId="092B9B7D" w:rsidR="00F36009" w:rsidRDefault="00F36009" w:rsidP="0025604F"/>
    <w:p w14:paraId="2A5176DD" w14:textId="75B37CCC" w:rsidR="00767ABB" w:rsidRDefault="00767ABB" w:rsidP="00767ABB">
      <w:pPr>
        <w:pStyle w:val="Heading3"/>
      </w:pPr>
      <w:bookmarkStart w:id="3046" w:name="_Toc187627486"/>
      <w:r>
        <w:t>3.3.13 Use Case # 6.2</w:t>
      </w:r>
      <w:bookmarkEnd w:id="3046"/>
    </w:p>
    <w:tbl>
      <w:tblPr>
        <w:tblStyle w:val="TableGrid"/>
        <w:tblW w:w="9805" w:type="dxa"/>
        <w:tblLook w:val="04A0" w:firstRow="1" w:lastRow="0" w:firstColumn="1" w:lastColumn="0" w:noHBand="0" w:noVBand="1"/>
      </w:tblPr>
      <w:tblGrid>
        <w:gridCol w:w="2204"/>
        <w:gridCol w:w="1536"/>
        <w:gridCol w:w="845"/>
        <w:gridCol w:w="5220"/>
      </w:tblGrid>
      <w:tr w:rsidR="00767ABB" w:rsidRPr="004B78CA" w14:paraId="0F2C6A77" w14:textId="77777777" w:rsidTr="00BD30D3">
        <w:tc>
          <w:tcPr>
            <w:tcW w:w="2204" w:type="dxa"/>
            <w:shd w:val="clear" w:color="auto" w:fill="D9D9D9" w:themeFill="background1" w:themeFillShade="D9"/>
          </w:tcPr>
          <w:p w14:paraId="506CD1BF" w14:textId="08F03DF8" w:rsidR="00767ABB" w:rsidRPr="004B78CA" w:rsidRDefault="00767ABB"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6.2</w:t>
            </w:r>
          </w:p>
        </w:tc>
        <w:tc>
          <w:tcPr>
            <w:tcW w:w="7601" w:type="dxa"/>
            <w:gridSpan w:val="3"/>
            <w:shd w:val="clear" w:color="auto" w:fill="D9D9D9" w:themeFill="background1" w:themeFillShade="D9"/>
          </w:tcPr>
          <w:p w14:paraId="79B77C67" w14:textId="5592B914" w:rsidR="00767ABB" w:rsidRPr="00767ABB" w:rsidRDefault="00767ABB" w:rsidP="00BD30D3">
            <w:pPr>
              <w:rPr>
                <w:rFonts w:asciiTheme="majorBidi" w:hAnsiTheme="majorBidi" w:cstheme="majorBidi"/>
                <w:b/>
                <w:bCs/>
                <w:color w:val="000000" w:themeColor="text1"/>
                <w:szCs w:val="24"/>
              </w:rPr>
            </w:pPr>
            <w:r w:rsidRPr="00767ABB">
              <w:rPr>
                <w:b/>
                <w:bCs/>
                <w:rPrChange w:id="3047" w:author="Asad Shah" w:date="2025-01-03T19:31:00Z">
                  <w:rPr/>
                </w:rPrChange>
              </w:rPr>
              <w:t>Provide University Details</w:t>
            </w:r>
          </w:p>
        </w:tc>
      </w:tr>
      <w:tr w:rsidR="00767ABB" w:rsidRPr="004B78CA" w14:paraId="23F5F30E" w14:textId="77777777" w:rsidTr="00BD30D3">
        <w:tc>
          <w:tcPr>
            <w:tcW w:w="2204" w:type="dxa"/>
          </w:tcPr>
          <w:p w14:paraId="35FD1233" w14:textId="77777777" w:rsidR="00767ABB" w:rsidRPr="004B78CA" w:rsidRDefault="00767A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48B0067E" w14:textId="77777777" w:rsidR="00767ABB" w:rsidRPr="004B78CA" w:rsidRDefault="00767ABB" w:rsidP="00BD30D3">
            <w:pPr>
              <w:rPr>
                <w:rFonts w:asciiTheme="majorBidi" w:hAnsiTheme="majorBidi" w:cstheme="majorBidi"/>
                <w:bCs/>
                <w:color w:val="000000" w:themeColor="text1"/>
                <w:szCs w:val="24"/>
              </w:rPr>
            </w:pPr>
            <w:proofErr w:type="spellStart"/>
            <w:r>
              <w:rPr>
                <w:rFonts w:asciiTheme="majorBidi" w:hAnsiTheme="majorBidi" w:cstheme="majorBidi"/>
                <w:bCs/>
                <w:color w:val="000000" w:themeColor="text1"/>
                <w:szCs w:val="24"/>
              </w:rPr>
              <w:t>Fizza</w:t>
            </w:r>
            <w:proofErr w:type="spellEnd"/>
            <w:r>
              <w:rPr>
                <w:rFonts w:asciiTheme="majorBidi" w:hAnsiTheme="majorBidi" w:cstheme="majorBidi"/>
                <w:bCs/>
                <w:color w:val="000000" w:themeColor="text1"/>
                <w:szCs w:val="24"/>
              </w:rPr>
              <w:t xml:space="preserve"> Mazhar</w:t>
            </w:r>
          </w:p>
        </w:tc>
      </w:tr>
      <w:tr w:rsidR="00767ABB" w:rsidRPr="004B78CA" w14:paraId="3073ED37" w14:textId="77777777" w:rsidTr="00BD30D3">
        <w:tc>
          <w:tcPr>
            <w:tcW w:w="2204" w:type="dxa"/>
          </w:tcPr>
          <w:p w14:paraId="2D7A2D6A" w14:textId="77777777" w:rsidR="00767ABB" w:rsidRPr="004B78CA" w:rsidRDefault="00767A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432D005E" w14:textId="1EA8DAC5" w:rsidR="00767ABB" w:rsidRPr="004B78CA" w:rsidRDefault="00AE0492" w:rsidP="00BD30D3">
            <w:pPr>
              <w:rPr>
                <w:rFonts w:asciiTheme="majorBidi" w:hAnsiTheme="majorBidi" w:cstheme="majorBidi"/>
                <w:bCs/>
                <w:color w:val="000000" w:themeColor="text1"/>
                <w:szCs w:val="24"/>
              </w:rPr>
            </w:pPr>
            <w:r>
              <w:t>Provide detailed information about the recommended universities to assist the user.</w:t>
            </w:r>
          </w:p>
        </w:tc>
      </w:tr>
      <w:tr w:rsidR="00767ABB" w:rsidRPr="004B78CA" w14:paraId="0B6DFC0B" w14:textId="77777777" w:rsidTr="00BD30D3">
        <w:trPr>
          <w:trHeight w:val="167"/>
        </w:trPr>
        <w:tc>
          <w:tcPr>
            <w:tcW w:w="2204" w:type="dxa"/>
          </w:tcPr>
          <w:p w14:paraId="6A60335D" w14:textId="77777777" w:rsidR="00767ABB" w:rsidRPr="004B78CA" w:rsidRDefault="00767ABB"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079F7591" w14:textId="5EA90E80" w:rsidR="00767ABB" w:rsidRPr="004B78CA" w:rsidRDefault="00767ABB"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Pr>
                <w:rFonts w:asciiTheme="majorBidi" w:hAnsiTheme="majorBidi" w:cstheme="majorBidi"/>
                <w:szCs w:val="24"/>
              </w:rPr>
              <w:t>6.</w:t>
            </w:r>
            <w:r w:rsidR="00AE0492">
              <w:rPr>
                <w:rFonts w:asciiTheme="majorBidi" w:hAnsiTheme="majorBidi" w:cstheme="majorBidi"/>
                <w:szCs w:val="24"/>
              </w:rPr>
              <w:t>2</w:t>
            </w:r>
          </w:p>
        </w:tc>
      </w:tr>
      <w:tr w:rsidR="00767ABB" w:rsidRPr="004B78CA" w14:paraId="1A94423E" w14:textId="77777777" w:rsidTr="00BD30D3">
        <w:trPr>
          <w:trHeight w:val="167"/>
        </w:trPr>
        <w:tc>
          <w:tcPr>
            <w:tcW w:w="2204" w:type="dxa"/>
          </w:tcPr>
          <w:p w14:paraId="156AE699" w14:textId="77777777" w:rsidR="00767ABB" w:rsidRPr="004B78CA" w:rsidRDefault="00767A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411D42B0" w14:textId="36D2B128" w:rsidR="00767ABB" w:rsidRPr="004B78CA" w:rsidRDefault="00AE0492" w:rsidP="00BD30D3">
            <w:pPr>
              <w:rPr>
                <w:rFonts w:asciiTheme="majorBidi" w:hAnsiTheme="majorBidi" w:cstheme="majorBidi"/>
                <w:bCs/>
                <w:color w:val="000000" w:themeColor="text1"/>
                <w:szCs w:val="24"/>
              </w:rPr>
            </w:pPr>
            <w:r>
              <w:rPr>
                <w:rFonts w:asciiTheme="majorBidi" w:hAnsiTheme="majorBidi" w:cstheme="majorBidi"/>
                <w:szCs w:val="24"/>
              </w:rPr>
              <w:t>Medium</w:t>
            </w:r>
          </w:p>
        </w:tc>
      </w:tr>
      <w:tr w:rsidR="00767ABB" w:rsidRPr="004B78CA" w14:paraId="21132D9F" w14:textId="77777777" w:rsidTr="00BD30D3">
        <w:tc>
          <w:tcPr>
            <w:tcW w:w="2204" w:type="dxa"/>
          </w:tcPr>
          <w:p w14:paraId="44BDF201" w14:textId="77777777" w:rsidR="00767ABB" w:rsidRPr="004B78CA" w:rsidRDefault="00767A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45F9F405" w14:textId="23FB903C" w:rsidR="00767ABB" w:rsidRPr="0009729F" w:rsidRDefault="0027554A" w:rsidP="00BD30D3">
            <w:pPr>
              <w:rPr>
                <w:rFonts w:asciiTheme="majorBidi" w:hAnsiTheme="majorBidi" w:cstheme="majorBidi"/>
                <w:b/>
                <w:bCs/>
                <w:color w:val="000000" w:themeColor="text1"/>
                <w:szCs w:val="24"/>
              </w:rPr>
            </w:pPr>
            <w:r>
              <w:t>University recommendations must be generated and available for further details.</w:t>
            </w:r>
          </w:p>
        </w:tc>
      </w:tr>
      <w:tr w:rsidR="00767ABB" w:rsidRPr="004B78CA" w14:paraId="7365A490" w14:textId="77777777" w:rsidTr="00BD30D3">
        <w:trPr>
          <w:trHeight w:val="305"/>
        </w:trPr>
        <w:tc>
          <w:tcPr>
            <w:tcW w:w="2204" w:type="dxa"/>
          </w:tcPr>
          <w:p w14:paraId="77CA0360" w14:textId="77777777" w:rsidR="00767ABB" w:rsidRPr="004B78CA" w:rsidRDefault="00767A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1BF0792E" w14:textId="0C6B1FAC" w:rsidR="00767ABB" w:rsidRPr="004B78CA" w:rsidRDefault="00A00F16" w:rsidP="00BD30D3">
            <w:pPr>
              <w:spacing w:before="100" w:beforeAutospacing="1" w:after="100" w:afterAutospacing="1"/>
              <w:rPr>
                <w:rFonts w:asciiTheme="majorBidi" w:eastAsia="Times New Roman" w:hAnsiTheme="majorBidi" w:cstheme="majorBidi"/>
                <w:color w:val="auto"/>
                <w:szCs w:val="24"/>
              </w:rPr>
            </w:pPr>
            <w:r>
              <w:t>Detailed university information is presented to the user for informed decision-making.</w:t>
            </w:r>
          </w:p>
        </w:tc>
      </w:tr>
      <w:tr w:rsidR="00767ABB" w:rsidRPr="004B78CA" w14:paraId="110DFC8C" w14:textId="77777777" w:rsidTr="00BD30D3">
        <w:trPr>
          <w:trHeight w:val="167"/>
        </w:trPr>
        <w:tc>
          <w:tcPr>
            <w:tcW w:w="2204" w:type="dxa"/>
          </w:tcPr>
          <w:p w14:paraId="1D6713C3" w14:textId="77777777" w:rsidR="00767ABB" w:rsidRPr="004B78CA" w:rsidRDefault="00767A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166DE59A" w14:textId="77777777" w:rsidR="00767ABB" w:rsidRPr="004B78CA" w:rsidRDefault="00767ABB"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User (Student or Father), System</w:t>
            </w:r>
          </w:p>
        </w:tc>
      </w:tr>
      <w:tr w:rsidR="00A00F16" w:rsidRPr="004B78CA" w14:paraId="3D1AA0D8" w14:textId="77777777" w:rsidTr="00BD30D3">
        <w:trPr>
          <w:trHeight w:val="167"/>
        </w:trPr>
        <w:tc>
          <w:tcPr>
            <w:tcW w:w="2204" w:type="dxa"/>
            <w:vMerge w:val="restart"/>
          </w:tcPr>
          <w:p w14:paraId="609E31CB" w14:textId="77777777" w:rsidR="00A00F16" w:rsidRPr="004B78CA" w:rsidRDefault="00A00F16" w:rsidP="00A00F16">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2FE915A9" w14:textId="77777777" w:rsidR="00A00F16" w:rsidRPr="004B78CA" w:rsidRDefault="00A00F16" w:rsidP="00A00F16">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1BF0B0DD" w14:textId="77777777" w:rsidR="00A00F16" w:rsidRPr="004B78CA" w:rsidRDefault="00A00F16" w:rsidP="00A00F16">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7BBDD829" w14:textId="19A3D025" w:rsidR="00A00F16" w:rsidRPr="004B78CA" w:rsidRDefault="00A00F16" w:rsidP="00A00F16">
            <w:pPr>
              <w:spacing w:before="100" w:beforeAutospacing="1" w:after="100" w:afterAutospacing="1"/>
              <w:rPr>
                <w:rFonts w:eastAsia="Times New Roman" w:cs="Times New Roman"/>
                <w:color w:val="auto"/>
                <w:szCs w:val="24"/>
              </w:rPr>
            </w:pPr>
            <w:ins w:id="3048" w:author="Asad Shah" w:date="2025-01-03T19:33:00Z">
              <w:r w:rsidRPr="00E71D21">
                <w:t>User selects a university from the recommendation list.</w:t>
              </w:r>
            </w:ins>
            <w:del w:id="3049" w:author="Asad Shah" w:date="2025-01-03T19:33:00Z">
              <w:r w:rsidRPr="00D701CD" w:rsidDel="00AC305C">
                <w:delText>System retrieves the user’s aggregate and preferences.</w:delText>
              </w:r>
            </w:del>
          </w:p>
        </w:tc>
      </w:tr>
      <w:tr w:rsidR="00A00F16" w:rsidRPr="004B78CA" w14:paraId="44F5A9D7" w14:textId="77777777" w:rsidTr="00BD30D3">
        <w:trPr>
          <w:trHeight w:val="167"/>
        </w:trPr>
        <w:tc>
          <w:tcPr>
            <w:tcW w:w="2204" w:type="dxa"/>
            <w:vMerge/>
          </w:tcPr>
          <w:p w14:paraId="4199535D" w14:textId="77777777" w:rsidR="00A00F16" w:rsidRPr="004B78CA" w:rsidDel="00D71D38" w:rsidRDefault="00A00F16" w:rsidP="00A00F16">
            <w:pPr>
              <w:rPr>
                <w:rFonts w:asciiTheme="majorBidi" w:hAnsiTheme="majorBidi" w:cstheme="majorBidi"/>
                <w:b/>
                <w:bCs/>
                <w:color w:val="000000" w:themeColor="text1"/>
                <w:szCs w:val="24"/>
              </w:rPr>
            </w:pPr>
          </w:p>
        </w:tc>
        <w:tc>
          <w:tcPr>
            <w:tcW w:w="1536" w:type="dxa"/>
            <w:vMerge/>
            <w:vAlign w:val="center"/>
          </w:tcPr>
          <w:p w14:paraId="321FE8E8" w14:textId="77777777" w:rsidR="00A00F16" w:rsidRPr="004B78CA" w:rsidDel="00D71D38" w:rsidRDefault="00A00F16" w:rsidP="00A00F16">
            <w:pPr>
              <w:jc w:val="center"/>
              <w:rPr>
                <w:rFonts w:asciiTheme="majorBidi" w:hAnsiTheme="majorBidi" w:cstheme="majorBidi"/>
                <w:bCs/>
                <w:color w:val="000000" w:themeColor="text1"/>
                <w:szCs w:val="24"/>
              </w:rPr>
            </w:pPr>
          </w:p>
        </w:tc>
        <w:tc>
          <w:tcPr>
            <w:tcW w:w="845" w:type="dxa"/>
          </w:tcPr>
          <w:p w14:paraId="0D36E91F" w14:textId="77777777" w:rsidR="00A00F16" w:rsidRPr="004B78CA" w:rsidRDefault="00A00F16" w:rsidP="00A00F16">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0E99FFC4" w14:textId="68134077" w:rsidR="00A00F16" w:rsidRPr="004B78CA" w:rsidRDefault="00A00F16" w:rsidP="00A00F16">
            <w:pPr>
              <w:spacing w:before="100" w:beforeAutospacing="1" w:after="100" w:afterAutospacing="1"/>
              <w:rPr>
                <w:rFonts w:eastAsia="Times New Roman" w:cs="Times New Roman"/>
                <w:color w:val="auto"/>
                <w:szCs w:val="24"/>
              </w:rPr>
            </w:pPr>
            <w:ins w:id="3050" w:author="Asad Shah" w:date="2025-01-03T19:33:00Z">
              <w:r w:rsidRPr="00E71D21">
                <w:t>System retrieves detailed information about the selected university.</w:t>
              </w:r>
            </w:ins>
            <w:del w:id="3051" w:author="Asad Shah" w:date="2025-01-03T19:33:00Z">
              <w:r w:rsidRPr="00D701CD" w:rsidDel="00AC305C">
                <w:delText>System compares the data with predefined university criteria.</w:delText>
              </w:r>
            </w:del>
          </w:p>
        </w:tc>
      </w:tr>
      <w:tr w:rsidR="00A00F16" w:rsidRPr="004B78CA" w14:paraId="2167A3E1" w14:textId="77777777" w:rsidTr="00BD30D3">
        <w:trPr>
          <w:trHeight w:val="167"/>
        </w:trPr>
        <w:tc>
          <w:tcPr>
            <w:tcW w:w="2204" w:type="dxa"/>
            <w:vMerge/>
          </w:tcPr>
          <w:p w14:paraId="1F817A52" w14:textId="77777777" w:rsidR="00A00F16" w:rsidRPr="004B78CA" w:rsidDel="00D71D38" w:rsidRDefault="00A00F16" w:rsidP="00A00F16">
            <w:pPr>
              <w:rPr>
                <w:rFonts w:asciiTheme="majorBidi" w:hAnsiTheme="majorBidi" w:cstheme="majorBidi"/>
                <w:b/>
                <w:bCs/>
                <w:color w:val="000000" w:themeColor="text1"/>
                <w:szCs w:val="24"/>
              </w:rPr>
            </w:pPr>
          </w:p>
        </w:tc>
        <w:tc>
          <w:tcPr>
            <w:tcW w:w="1536" w:type="dxa"/>
            <w:vMerge/>
            <w:vAlign w:val="center"/>
          </w:tcPr>
          <w:p w14:paraId="453E4DC4" w14:textId="77777777" w:rsidR="00A00F16" w:rsidRPr="004B78CA" w:rsidDel="00D71D38" w:rsidRDefault="00A00F16" w:rsidP="00A00F16">
            <w:pPr>
              <w:jc w:val="center"/>
              <w:rPr>
                <w:rFonts w:asciiTheme="majorBidi" w:hAnsiTheme="majorBidi" w:cstheme="majorBidi"/>
                <w:bCs/>
                <w:color w:val="000000" w:themeColor="text1"/>
                <w:szCs w:val="24"/>
              </w:rPr>
            </w:pPr>
          </w:p>
        </w:tc>
        <w:tc>
          <w:tcPr>
            <w:tcW w:w="845" w:type="dxa"/>
          </w:tcPr>
          <w:p w14:paraId="023A37F7" w14:textId="77777777" w:rsidR="00A00F16" w:rsidRPr="004B78CA" w:rsidRDefault="00A00F16" w:rsidP="00A00F16">
            <w:pPr>
              <w:rPr>
                <w:rFonts w:asciiTheme="majorBidi" w:hAnsiTheme="majorBidi" w:cstheme="majorBidi"/>
                <w:bCs/>
                <w:color w:val="000000" w:themeColor="text1"/>
                <w:szCs w:val="24"/>
              </w:rPr>
            </w:pPr>
            <w:r>
              <w:rPr>
                <w:rFonts w:asciiTheme="majorBidi" w:hAnsiTheme="majorBidi" w:cstheme="majorBidi"/>
                <w:bCs/>
                <w:color w:val="000000" w:themeColor="text1"/>
                <w:szCs w:val="24"/>
              </w:rPr>
              <w:t>3</w:t>
            </w:r>
          </w:p>
        </w:tc>
        <w:tc>
          <w:tcPr>
            <w:tcW w:w="5220" w:type="dxa"/>
          </w:tcPr>
          <w:p w14:paraId="0E81B774" w14:textId="31866BF6" w:rsidR="00A00F16" w:rsidRPr="00F11F8B" w:rsidRDefault="00A00F16" w:rsidP="00A00F16">
            <w:pPr>
              <w:spacing w:before="100" w:beforeAutospacing="1" w:after="100" w:afterAutospacing="1"/>
            </w:pPr>
            <w:ins w:id="3052" w:author="Asad Shah" w:date="2025-01-03T19:33:00Z">
              <w:r w:rsidRPr="00E71D21">
                <w:t>System displays admission criteria, deadlines, and application links.</w:t>
              </w:r>
            </w:ins>
            <w:del w:id="3053" w:author="Asad Shah" w:date="2025-01-03T19:33:00Z">
              <w:r w:rsidRPr="00D701CD" w:rsidDel="00AC305C">
                <w:delText>System generates a list of eligible universities.</w:delText>
              </w:r>
            </w:del>
          </w:p>
        </w:tc>
      </w:tr>
      <w:tr w:rsidR="00767ABB" w:rsidRPr="004B78CA" w14:paraId="0DE7A771" w14:textId="77777777" w:rsidTr="00BD30D3">
        <w:trPr>
          <w:trHeight w:val="593"/>
        </w:trPr>
        <w:tc>
          <w:tcPr>
            <w:tcW w:w="2204" w:type="dxa"/>
            <w:vMerge/>
          </w:tcPr>
          <w:p w14:paraId="00FDABA7" w14:textId="77777777" w:rsidR="00767ABB" w:rsidRPr="004B78CA" w:rsidRDefault="00767ABB" w:rsidP="00BD30D3">
            <w:pPr>
              <w:rPr>
                <w:rFonts w:asciiTheme="majorBidi" w:hAnsiTheme="majorBidi" w:cstheme="majorBidi"/>
                <w:b/>
                <w:bCs/>
                <w:color w:val="000000" w:themeColor="text1"/>
                <w:szCs w:val="24"/>
              </w:rPr>
            </w:pPr>
          </w:p>
        </w:tc>
        <w:tc>
          <w:tcPr>
            <w:tcW w:w="1536" w:type="dxa"/>
            <w:vAlign w:val="center"/>
          </w:tcPr>
          <w:p w14:paraId="1EAED506" w14:textId="77777777" w:rsidR="00767ABB" w:rsidRPr="004B78CA" w:rsidRDefault="00767ABB"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342F193A" w14:textId="208ED10C" w:rsidR="00767ABB" w:rsidRPr="004B78CA" w:rsidRDefault="00A00F16" w:rsidP="00BD30D3">
            <w:pPr>
              <w:spacing w:before="100" w:beforeAutospacing="1" w:after="100" w:afterAutospacing="1"/>
              <w:rPr>
                <w:rFonts w:asciiTheme="majorBidi" w:eastAsia="Times New Roman" w:hAnsiTheme="majorBidi" w:cstheme="majorBidi"/>
                <w:color w:val="auto"/>
                <w:szCs w:val="24"/>
              </w:rPr>
            </w:pPr>
            <w:ins w:id="3054" w:author="Asad Shah" w:date="2025-01-03T19:33:00Z">
              <w:r>
                <w:t>User requests more details for a university: system displays extended details, if available.</w:t>
              </w:r>
            </w:ins>
            <w:del w:id="3055" w:author="Asad Shah" w:date="2025-01-03T19:33:00Z">
              <w:r w:rsidR="00767ABB" w:rsidDel="00A00F16">
                <w:delText>User changes preferences (e.g., location): system updates the university recommendation list.</w:delText>
              </w:r>
            </w:del>
          </w:p>
        </w:tc>
      </w:tr>
      <w:tr w:rsidR="00767ABB" w:rsidRPr="004B78CA" w14:paraId="0F89278C" w14:textId="77777777" w:rsidTr="00BD30D3">
        <w:trPr>
          <w:trHeight w:val="314"/>
        </w:trPr>
        <w:tc>
          <w:tcPr>
            <w:tcW w:w="2204" w:type="dxa"/>
            <w:vMerge/>
          </w:tcPr>
          <w:p w14:paraId="0B0F6253" w14:textId="77777777" w:rsidR="00767ABB" w:rsidRPr="004B78CA" w:rsidRDefault="00767ABB" w:rsidP="00BD30D3">
            <w:pPr>
              <w:rPr>
                <w:rFonts w:asciiTheme="majorBidi" w:hAnsiTheme="majorBidi" w:cstheme="majorBidi"/>
                <w:b/>
                <w:bCs/>
                <w:color w:val="000000" w:themeColor="text1"/>
                <w:szCs w:val="24"/>
              </w:rPr>
            </w:pPr>
          </w:p>
        </w:tc>
        <w:tc>
          <w:tcPr>
            <w:tcW w:w="1536" w:type="dxa"/>
            <w:vAlign w:val="center"/>
          </w:tcPr>
          <w:p w14:paraId="683BB1D3" w14:textId="77777777" w:rsidR="00767ABB" w:rsidRPr="004B78CA" w:rsidRDefault="00767ABB"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5521DF87" w14:textId="3F9A039F" w:rsidR="00767ABB" w:rsidRPr="004B78CA" w:rsidRDefault="00A00F16" w:rsidP="00BD30D3">
            <w:pPr>
              <w:spacing w:before="100" w:beforeAutospacing="1" w:after="100" w:afterAutospacing="1"/>
              <w:rPr>
                <w:rFonts w:asciiTheme="majorBidi" w:eastAsia="Times New Roman" w:hAnsiTheme="majorBidi" w:cstheme="majorBidi"/>
                <w:color w:val="auto"/>
                <w:szCs w:val="24"/>
              </w:rPr>
            </w:pPr>
            <w:ins w:id="3056" w:author="Asad Shah" w:date="2025-01-03T19:34:00Z">
              <w:r>
                <w:t>Information for selected university is incomplete: system prompts the user to check back later.</w:t>
              </w:r>
            </w:ins>
            <w:del w:id="3057" w:author="Asad Shah" w:date="2025-01-03T19:34:00Z">
              <w:r w:rsidR="00767ABB" w:rsidDel="00A00F16">
                <w:delText>No universities meet the user’s eligibility: system suggests preparatory programs or alternatives.</w:delText>
              </w:r>
            </w:del>
          </w:p>
        </w:tc>
      </w:tr>
      <w:tr w:rsidR="00767ABB" w:rsidRPr="004B78CA" w14:paraId="3716BD65" w14:textId="77777777" w:rsidTr="00BD30D3">
        <w:trPr>
          <w:trHeight w:val="314"/>
        </w:trPr>
        <w:tc>
          <w:tcPr>
            <w:tcW w:w="2204" w:type="dxa"/>
          </w:tcPr>
          <w:p w14:paraId="1BBECFBF" w14:textId="77777777" w:rsidR="00767ABB" w:rsidRPr="004B78CA" w:rsidRDefault="00767ABB"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Notes / Issues</w:t>
            </w:r>
          </w:p>
        </w:tc>
        <w:tc>
          <w:tcPr>
            <w:tcW w:w="7601" w:type="dxa"/>
            <w:gridSpan w:val="3"/>
            <w:vAlign w:val="center"/>
          </w:tcPr>
          <w:p w14:paraId="02349A79" w14:textId="0921DD34" w:rsidR="00767ABB" w:rsidRDefault="00A00F16" w:rsidP="00BD30D3">
            <w:pPr>
              <w:spacing w:before="100" w:beforeAutospacing="1" w:after="100" w:afterAutospacing="1"/>
            </w:pPr>
            <w:ins w:id="3058" w:author="Asad Shah" w:date="2025-01-03T19:34:00Z">
              <w:r>
                <w:t>Confirm application links are accurate and functional.</w:t>
              </w:r>
            </w:ins>
            <w:del w:id="3059" w:author="Asad Shah" w:date="2025-01-03T19:34:00Z">
              <w:r w:rsidR="00767ABB" w:rsidDel="00A00F16">
                <w:delText>Ensure university data is up-to-date, especially admission deadlines and criteria.</w:delText>
              </w:r>
            </w:del>
          </w:p>
        </w:tc>
      </w:tr>
    </w:tbl>
    <w:p w14:paraId="01C79361" w14:textId="77777777" w:rsidR="00767ABB" w:rsidRPr="00767ABB" w:rsidRDefault="00767ABB">
      <w:pPr>
        <w:rPr>
          <w:rPrChange w:id="3060" w:author="Asad Shah" w:date="2025-01-03T19:30:00Z">
            <w:rPr/>
          </w:rPrChange>
        </w:rPr>
        <w:pPrChange w:id="3061" w:author="Asad Shah" w:date="2025-01-03T19:30:00Z">
          <w:pPr>
            <w:pStyle w:val="Heading3"/>
          </w:pPr>
        </w:pPrChange>
      </w:pPr>
    </w:p>
    <w:p w14:paraId="014CF172" w14:textId="3863F100" w:rsidR="001908BB" w:rsidRDefault="001908BB" w:rsidP="001908BB">
      <w:pPr>
        <w:pStyle w:val="Heading3"/>
      </w:pPr>
      <w:bookmarkStart w:id="3062" w:name="_Toc187627487"/>
      <w:r>
        <w:t>3.3.14 Use Case # 7.1</w:t>
      </w:r>
      <w:bookmarkEnd w:id="3062"/>
    </w:p>
    <w:tbl>
      <w:tblPr>
        <w:tblStyle w:val="TableGrid"/>
        <w:tblW w:w="9805" w:type="dxa"/>
        <w:tblLook w:val="04A0" w:firstRow="1" w:lastRow="0" w:firstColumn="1" w:lastColumn="0" w:noHBand="0" w:noVBand="1"/>
      </w:tblPr>
      <w:tblGrid>
        <w:gridCol w:w="2204"/>
        <w:gridCol w:w="1536"/>
        <w:gridCol w:w="845"/>
        <w:gridCol w:w="5220"/>
      </w:tblGrid>
      <w:tr w:rsidR="001908BB" w:rsidRPr="004B78CA" w14:paraId="0E74FE91" w14:textId="77777777" w:rsidTr="00BD30D3">
        <w:tc>
          <w:tcPr>
            <w:tcW w:w="2204" w:type="dxa"/>
            <w:shd w:val="clear" w:color="auto" w:fill="D9D9D9" w:themeFill="background1" w:themeFillShade="D9"/>
          </w:tcPr>
          <w:p w14:paraId="36BB8B1A" w14:textId="4A8022AE" w:rsidR="001908BB" w:rsidRPr="004B78CA" w:rsidRDefault="001908BB"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7.1</w:t>
            </w:r>
          </w:p>
        </w:tc>
        <w:tc>
          <w:tcPr>
            <w:tcW w:w="7601" w:type="dxa"/>
            <w:gridSpan w:val="3"/>
            <w:shd w:val="clear" w:color="auto" w:fill="D9D9D9" w:themeFill="background1" w:themeFillShade="D9"/>
          </w:tcPr>
          <w:p w14:paraId="53D43152" w14:textId="763479AF" w:rsidR="001908BB" w:rsidRPr="001908BB" w:rsidRDefault="001908BB" w:rsidP="00BD30D3">
            <w:pPr>
              <w:rPr>
                <w:rFonts w:asciiTheme="majorBidi" w:hAnsiTheme="majorBidi" w:cstheme="majorBidi"/>
                <w:b/>
                <w:bCs/>
                <w:color w:val="000000" w:themeColor="text1"/>
                <w:szCs w:val="24"/>
              </w:rPr>
            </w:pPr>
            <w:r w:rsidRPr="001908BB">
              <w:rPr>
                <w:b/>
                <w:bCs/>
                <w:rPrChange w:id="3063" w:author="Asad Shah" w:date="2025-01-03T19:35:00Z">
                  <w:rPr/>
                </w:rPrChange>
              </w:rPr>
              <w:t>Display Field Trends</w:t>
            </w:r>
          </w:p>
        </w:tc>
      </w:tr>
      <w:tr w:rsidR="001908BB" w:rsidRPr="004B78CA" w14:paraId="4098FC76" w14:textId="77777777" w:rsidTr="00BD30D3">
        <w:tc>
          <w:tcPr>
            <w:tcW w:w="2204" w:type="dxa"/>
          </w:tcPr>
          <w:p w14:paraId="3956CA1B" w14:textId="77777777" w:rsidR="001908BB" w:rsidRPr="004B78CA" w:rsidRDefault="001908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519447F2" w14:textId="77777777" w:rsidR="001908BB" w:rsidRPr="004B78CA" w:rsidRDefault="001908BB" w:rsidP="00BD30D3">
            <w:pPr>
              <w:rPr>
                <w:rFonts w:asciiTheme="majorBidi" w:hAnsiTheme="majorBidi" w:cstheme="majorBidi"/>
                <w:bCs/>
                <w:color w:val="000000" w:themeColor="text1"/>
                <w:szCs w:val="24"/>
              </w:rPr>
            </w:pPr>
            <w:proofErr w:type="spellStart"/>
            <w:r>
              <w:rPr>
                <w:rFonts w:asciiTheme="majorBidi" w:hAnsiTheme="majorBidi" w:cstheme="majorBidi"/>
                <w:bCs/>
                <w:color w:val="000000" w:themeColor="text1"/>
                <w:szCs w:val="24"/>
              </w:rPr>
              <w:t>Fizza</w:t>
            </w:r>
            <w:proofErr w:type="spellEnd"/>
            <w:r>
              <w:rPr>
                <w:rFonts w:asciiTheme="majorBidi" w:hAnsiTheme="majorBidi" w:cstheme="majorBidi"/>
                <w:bCs/>
                <w:color w:val="000000" w:themeColor="text1"/>
                <w:szCs w:val="24"/>
              </w:rPr>
              <w:t xml:space="preserve"> Mazhar</w:t>
            </w:r>
          </w:p>
        </w:tc>
      </w:tr>
      <w:tr w:rsidR="001908BB" w:rsidRPr="004B78CA" w14:paraId="5579F4B2" w14:textId="77777777" w:rsidTr="00BD30D3">
        <w:tc>
          <w:tcPr>
            <w:tcW w:w="2204" w:type="dxa"/>
          </w:tcPr>
          <w:p w14:paraId="481A03C6" w14:textId="77777777" w:rsidR="001908BB" w:rsidRPr="004B78CA" w:rsidRDefault="001908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lastRenderedPageBreak/>
              <w:t>Purpose</w:t>
            </w:r>
          </w:p>
        </w:tc>
        <w:tc>
          <w:tcPr>
            <w:tcW w:w="7601" w:type="dxa"/>
            <w:gridSpan w:val="3"/>
          </w:tcPr>
          <w:p w14:paraId="290F92A8" w14:textId="06480D2D" w:rsidR="001908BB" w:rsidRPr="004B78CA" w:rsidRDefault="001908BB" w:rsidP="00BD30D3">
            <w:pPr>
              <w:rPr>
                <w:rFonts w:asciiTheme="majorBidi" w:hAnsiTheme="majorBidi" w:cstheme="majorBidi"/>
                <w:bCs/>
                <w:color w:val="000000" w:themeColor="text1"/>
                <w:szCs w:val="24"/>
              </w:rPr>
            </w:pPr>
            <w:r>
              <w:t>Provide graphical visualizations of trends for growing and declining fields.</w:t>
            </w:r>
          </w:p>
        </w:tc>
      </w:tr>
      <w:tr w:rsidR="001908BB" w:rsidRPr="004B78CA" w14:paraId="6274FBB7" w14:textId="77777777" w:rsidTr="00BD30D3">
        <w:trPr>
          <w:trHeight w:val="167"/>
        </w:trPr>
        <w:tc>
          <w:tcPr>
            <w:tcW w:w="2204" w:type="dxa"/>
          </w:tcPr>
          <w:p w14:paraId="42AD3D4F" w14:textId="77777777" w:rsidR="001908BB" w:rsidRPr="004B78CA" w:rsidRDefault="001908BB"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0B15E814" w14:textId="5AEE9A07" w:rsidR="001908BB" w:rsidRPr="004B78CA" w:rsidRDefault="001908BB"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Pr>
                <w:rFonts w:asciiTheme="majorBidi" w:hAnsiTheme="majorBidi" w:cstheme="majorBidi"/>
                <w:szCs w:val="24"/>
              </w:rPr>
              <w:t>7.1</w:t>
            </w:r>
          </w:p>
        </w:tc>
      </w:tr>
      <w:tr w:rsidR="001908BB" w:rsidRPr="004B78CA" w14:paraId="63D4A3F2" w14:textId="77777777" w:rsidTr="00BD30D3">
        <w:trPr>
          <w:trHeight w:val="167"/>
        </w:trPr>
        <w:tc>
          <w:tcPr>
            <w:tcW w:w="2204" w:type="dxa"/>
          </w:tcPr>
          <w:p w14:paraId="3CE97B04" w14:textId="77777777" w:rsidR="001908BB" w:rsidRPr="004B78CA" w:rsidRDefault="001908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642112A1" w14:textId="77777777" w:rsidR="001908BB" w:rsidRPr="004B78CA" w:rsidRDefault="001908BB" w:rsidP="00BD30D3">
            <w:pPr>
              <w:rPr>
                <w:rFonts w:asciiTheme="majorBidi" w:hAnsiTheme="majorBidi" w:cstheme="majorBidi"/>
                <w:bCs/>
                <w:color w:val="000000" w:themeColor="text1"/>
                <w:szCs w:val="24"/>
              </w:rPr>
            </w:pPr>
            <w:r>
              <w:rPr>
                <w:rFonts w:asciiTheme="majorBidi" w:hAnsiTheme="majorBidi" w:cstheme="majorBidi"/>
                <w:szCs w:val="24"/>
              </w:rPr>
              <w:t>Medium</w:t>
            </w:r>
          </w:p>
        </w:tc>
      </w:tr>
      <w:tr w:rsidR="001908BB" w:rsidRPr="004B78CA" w14:paraId="41BDA6E2" w14:textId="77777777" w:rsidTr="00BD30D3">
        <w:tc>
          <w:tcPr>
            <w:tcW w:w="2204" w:type="dxa"/>
          </w:tcPr>
          <w:p w14:paraId="6FA2659C" w14:textId="77777777" w:rsidR="001908BB" w:rsidRPr="004B78CA" w:rsidRDefault="001908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442104B0" w14:textId="5A8E075F" w:rsidR="001908BB" w:rsidRPr="0009729F" w:rsidRDefault="00AF65C6" w:rsidP="00BD30D3">
            <w:pPr>
              <w:rPr>
                <w:rFonts w:asciiTheme="majorBidi" w:hAnsiTheme="majorBidi" w:cstheme="majorBidi"/>
                <w:b/>
                <w:bCs/>
                <w:color w:val="000000" w:themeColor="text1"/>
                <w:szCs w:val="24"/>
              </w:rPr>
            </w:pPr>
            <w:r>
              <w:t>Historical trend data for various fields must be available in the system.</w:t>
            </w:r>
          </w:p>
        </w:tc>
      </w:tr>
      <w:tr w:rsidR="001908BB" w:rsidRPr="004B78CA" w14:paraId="2E3D45D5" w14:textId="77777777" w:rsidTr="00BD30D3">
        <w:trPr>
          <w:trHeight w:val="305"/>
        </w:trPr>
        <w:tc>
          <w:tcPr>
            <w:tcW w:w="2204" w:type="dxa"/>
          </w:tcPr>
          <w:p w14:paraId="23B808DD" w14:textId="77777777" w:rsidR="001908BB" w:rsidRPr="004B78CA" w:rsidRDefault="001908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6638DB2D" w14:textId="0112C8DB" w:rsidR="001908BB" w:rsidRPr="004B78CA" w:rsidRDefault="00AF65C6" w:rsidP="00BD30D3">
            <w:pPr>
              <w:spacing w:before="100" w:beforeAutospacing="1" w:after="100" w:afterAutospacing="1"/>
              <w:rPr>
                <w:rFonts w:asciiTheme="majorBidi" w:eastAsia="Times New Roman" w:hAnsiTheme="majorBidi" w:cstheme="majorBidi"/>
                <w:color w:val="auto"/>
                <w:szCs w:val="24"/>
              </w:rPr>
            </w:pPr>
            <w:r>
              <w:t>Users can view graphical representations of field trends.</w:t>
            </w:r>
          </w:p>
        </w:tc>
      </w:tr>
      <w:tr w:rsidR="001908BB" w:rsidRPr="004B78CA" w14:paraId="5578A29E" w14:textId="77777777" w:rsidTr="00BD30D3">
        <w:trPr>
          <w:trHeight w:val="167"/>
        </w:trPr>
        <w:tc>
          <w:tcPr>
            <w:tcW w:w="2204" w:type="dxa"/>
          </w:tcPr>
          <w:p w14:paraId="7FACD936" w14:textId="77777777" w:rsidR="001908BB" w:rsidRPr="004B78CA" w:rsidRDefault="001908BB"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2515EED8" w14:textId="77777777" w:rsidR="001908BB" w:rsidRPr="004B78CA" w:rsidRDefault="001908BB"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User (Student or Father), System</w:t>
            </w:r>
          </w:p>
        </w:tc>
      </w:tr>
      <w:tr w:rsidR="00AF65C6" w:rsidRPr="004B78CA" w14:paraId="087892BE" w14:textId="77777777" w:rsidTr="00BD30D3">
        <w:trPr>
          <w:trHeight w:val="167"/>
        </w:trPr>
        <w:tc>
          <w:tcPr>
            <w:tcW w:w="2204" w:type="dxa"/>
            <w:vMerge w:val="restart"/>
          </w:tcPr>
          <w:p w14:paraId="1003728D" w14:textId="77777777" w:rsidR="00AF65C6" w:rsidRPr="004B78CA" w:rsidRDefault="00AF65C6" w:rsidP="00AF65C6">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6F4E34F5" w14:textId="77777777" w:rsidR="00AF65C6" w:rsidRPr="004B78CA" w:rsidRDefault="00AF65C6" w:rsidP="00AF65C6">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26527B83" w14:textId="77777777" w:rsidR="00AF65C6" w:rsidRPr="004B78CA" w:rsidRDefault="00AF65C6" w:rsidP="00AF65C6">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455928A1" w14:textId="4026C0FA" w:rsidR="00AF65C6" w:rsidRPr="004B78CA" w:rsidRDefault="00AF65C6" w:rsidP="00AF65C6">
            <w:pPr>
              <w:spacing w:before="100" w:beforeAutospacing="1" w:after="100" w:afterAutospacing="1"/>
              <w:rPr>
                <w:rFonts w:eastAsia="Times New Roman" w:cs="Times New Roman"/>
                <w:color w:val="auto"/>
                <w:szCs w:val="24"/>
              </w:rPr>
            </w:pPr>
            <w:ins w:id="3064" w:author="Asad Shah" w:date="2025-01-03T19:37:00Z">
              <w:r w:rsidRPr="00655D02">
                <w:t>User selects a field to view trends.</w:t>
              </w:r>
            </w:ins>
            <w:del w:id="3065" w:author="Asad Shah" w:date="2025-01-03T19:37:00Z">
              <w:r w:rsidRPr="00E71D21" w:rsidDel="008439E4">
                <w:delText>User selects a university from the recommendation list.</w:delText>
              </w:r>
            </w:del>
          </w:p>
        </w:tc>
      </w:tr>
      <w:tr w:rsidR="00AF65C6" w:rsidRPr="004B78CA" w14:paraId="0D358949" w14:textId="77777777" w:rsidTr="00BD30D3">
        <w:trPr>
          <w:trHeight w:val="167"/>
        </w:trPr>
        <w:tc>
          <w:tcPr>
            <w:tcW w:w="2204" w:type="dxa"/>
            <w:vMerge/>
          </w:tcPr>
          <w:p w14:paraId="14A225DE" w14:textId="77777777" w:rsidR="00AF65C6" w:rsidRPr="004B78CA" w:rsidDel="00D71D38" w:rsidRDefault="00AF65C6" w:rsidP="00AF65C6">
            <w:pPr>
              <w:rPr>
                <w:rFonts w:asciiTheme="majorBidi" w:hAnsiTheme="majorBidi" w:cstheme="majorBidi"/>
                <w:b/>
                <w:bCs/>
                <w:color w:val="000000" w:themeColor="text1"/>
                <w:szCs w:val="24"/>
              </w:rPr>
            </w:pPr>
          </w:p>
        </w:tc>
        <w:tc>
          <w:tcPr>
            <w:tcW w:w="1536" w:type="dxa"/>
            <w:vMerge/>
            <w:vAlign w:val="center"/>
          </w:tcPr>
          <w:p w14:paraId="2B937AE2" w14:textId="77777777" w:rsidR="00AF65C6" w:rsidRPr="004B78CA" w:rsidDel="00D71D38" w:rsidRDefault="00AF65C6" w:rsidP="00AF65C6">
            <w:pPr>
              <w:jc w:val="center"/>
              <w:rPr>
                <w:rFonts w:asciiTheme="majorBidi" w:hAnsiTheme="majorBidi" w:cstheme="majorBidi"/>
                <w:bCs/>
                <w:color w:val="000000" w:themeColor="text1"/>
                <w:szCs w:val="24"/>
              </w:rPr>
            </w:pPr>
          </w:p>
        </w:tc>
        <w:tc>
          <w:tcPr>
            <w:tcW w:w="845" w:type="dxa"/>
          </w:tcPr>
          <w:p w14:paraId="53DE03A5" w14:textId="77777777" w:rsidR="00AF65C6" w:rsidRPr="004B78CA" w:rsidRDefault="00AF65C6" w:rsidP="00AF65C6">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073EBF17" w14:textId="2D12A53C" w:rsidR="00AF65C6" w:rsidRPr="004B78CA" w:rsidRDefault="00AF65C6" w:rsidP="00AF65C6">
            <w:pPr>
              <w:spacing w:before="100" w:beforeAutospacing="1" w:after="100" w:afterAutospacing="1"/>
              <w:rPr>
                <w:rFonts w:eastAsia="Times New Roman" w:cs="Times New Roman"/>
                <w:color w:val="auto"/>
                <w:szCs w:val="24"/>
              </w:rPr>
            </w:pPr>
            <w:ins w:id="3066" w:author="Asad Shah" w:date="2025-01-03T19:37:00Z">
              <w:r w:rsidRPr="00655D02">
                <w:t>System retrieves historical data for the selected field.</w:t>
              </w:r>
            </w:ins>
            <w:del w:id="3067" w:author="Asad Shah" w:date="2025-01-03T19:37:00Z">
              <w:r w:rsidRPr="00E71D21" w:rsidDel="008439E4">
                <w:delText>System retrieves detailed information about the selected university.</w:delText>
              </w:r>
            </w:del>
          </w:p>
        </w:tc>
      </w:tr>
      <w:tr w:rsidR="00AF65C6" w:rsidRPr="004B78CA" w14:paraId="30939FA3" w14:textId="77777777" w:rsidTr="00BD30D3">
        <w:trPr>
          <w:trHeight w:val="167"/>
        </w:trPr>
        <w:tc>
          <w:tcPr>
            <w:tcW w:w="2204" w:type="dxa"/>
            <w:vMerge/>
          </w:tcPr>
          <w:p w14:paraId="59E06446" w14:textId="77777777" w:rsidR="00AF65C6" w:rsidRPr="004B78CA" w:rsidDel="00D71D38" w:rsidRDefault="00AF65C6" w:rsidP="00AF65C6">
            <w:pPr>
              <w:rPr>
                <w:rFonts w:asciiTheme="majorBidi" w:hAnsiTheme="majorBidi" w:cstheme="majorBidi"/>
                <w:b/>
                <w:bCs/>
                <w:color w:val="000000" w:themeColor="text1"/>
                <w:szCs w:val="24"/>
              </w:rPr>
            </w:pPr>
          </w:p>
        </w:tc>
        <w:tc>
          <w:tcPr>
            <w:tcW w:w="1536" w:type="dxa"/>
            <w:vMerge/>
            <w:vAlign w:val="center"/>
          </w:tcPr>
          <w:p w14:paraId="1073B876" w14:textId="77777777" w:rsidR="00AF65C6" w:rsidRPr="004B78CA" w:rsidDel="00D71D38" w:rsidRDefault="00AF65C6" w:rsidP="00AF65C6">
            <w:pPr>
              <w:jc w:val="center"/>
              <w:rPr>
                <w:rFonts w:asciiTheme="majorBidi" w:hAnsiTheme="majorBidi" w:cstheme="majorBidi"/>
                <w:bCs/>
                <w:color w:val="000000" w:themeColor="text1"/>
                <w:szCs w:val="24"/>
              </w:rPr>
            </w:pPr>
          </w:p>
        </w:tc>
        <w:tc>
          <w:tcPr>
            <w:tcW w:w="845" w:type="dxa"/>
          </w:tcPr>
          <w:p w14:paraId="427830FA" w14:textId="77777777" w:rsidR="00AF65C6" w:rsidRPr="004B78CA" w:rsidRDefault="00AF65C6" w:rsidP="00AF65C6">
            <w:pPr>
              <w:rPr>
                <w:rFonts w:asciiTheme="majorBidi" w:hAnsiTheme="majorBidi" w:cstheme="majorBidi"/>
                <w:bCs/>
                <w:color w:val="000000" w:themeColor="text1"/>
                <w:szCs w:val="24"/>
              </w:rPr>
            </w:pPr>
            <w:r>
              <w:rPr>
                <w:rFonts w:asciiTheme="majorBidi" w:hAnsiTheme="majorBidi" w:cstheme="majorBidi"/>
                <w:bCs/>
                <w:color w:val="000000" w:themeColor="text1"/>
                <w:szCs w:val="24"/>
              </w:rPr>
              <w:t>3</w:t>
            </w:r>
          </w:p>
        </w:tc>
        <w:tc>
          <w:tcPr>
            <w:tcW w:w="5220" w:type="dxa"/>
          </w:tcPr>
          <w:p w14:paraId="17FBC3CF" w14:textId="70D2BE8B" w:rsidR="00AF65C6" w:rsidRPr="00F11F8B" w:rsidRDefault="00AF65C6" w:rsidP="00AF65C6">
            <w:pPr>
              <w:spacing w:before="100" w:beforeAutospacing="1" w:after="100" w:afterAutospacing="1"/>
            </w:pPr>
            <w:ins w:id="3068" w:author="Asad Shah" w:date="2025-01-03T19:37:00Z">
              <w:r w:rsidRPr="00655D02">
                <w:t>System generates a graphical visualization (e.g., bar chart, line graph).</w:t>
              </w:r>
            </w:ins>
            <w:del w:id="3069" w:author="Asad Shah" w:date="2025-01-03T19:37:00Z">
              <w:r w:rsidRPr="00E71D21" w:rsidDel="008439E4">
                <w:delText>System displays admission criteria, deadlines, and application links.</w:delText>
              </w:r>
            </w:del>
          </w:p>
        </w:tc>
      </w:tr>
      <w:tr w:rsidR="00AF65C6" w:rsidRPr="004B78CA" w14:paraId="1A12B68A" w14:textId="77777777" w:rsidTr="00BD30D3">
        <w:trPr>
          <w:trHeight w:val="167"/>
          <w:ins w:id="3070" w:author="Asad Shah" w:date="2025-01-03T19:36:00Z"/>
        </w:trPr>
        <w:tc>
          <w:tcPr>
            <w:tcW w:w="2204" w:type="dxa"/>
            <w:vMerge/>
          </w:tcPr>
          <w:p w14:paraId="17629DE3" w14:textId="77777777" w:rsidR="00AF65C6" w:rsidRPr="004B78CA" w:rsidDel="00D71D38" w:rsidRDefault="00AF65C6" w:rsidP="00AF65C6">
            <w:pPr>
              <w:rPr>
                <w:ins w:id="3071" w:author="Asad Shah" w:date="2025-01-03T19:36:00Z"/>
                <w:rFonts w:asciiTheme="majorBidi" w:hAnsiTheme="majorBidi" w:cstheme="majorBidi"/>
                <w:b/>
                <w:bCs/>
                <w:color w:val="000000" w:themeColor="text1"/>
                <w:szCs w:val="24"/>
              </w:rPr>
            </w:pPr>
          </w:p>
        </w:tc>
        <w:tc>
          <w:tcPr>
            <w:tcW w:w="1536" w:type="dxa"/>
            <w:vMerge/>
            <w:vAlign w:val="center"/>
          </w:tcPr>
          <w:p w14:paraId="3D4FD206" w14:textId="77777777" w:rsidR="00AF65C6" w:rsidRPr="004B78CA" w:rsidDel="00D71D38" w:rsidRDefault="00AF65C6" w:rsidP="00AF65C6">
            <w:pPr>
              <w:jc w:val="center"/>
              <w:rPr>
                <w:ins w:id="3072" w:author="Asad Shah" w:date="2025-01-03T19:36:00Z"/>
                <w:rFonts w:asciiTheme="majorBidi" w:hAnsiTheme="majorBidi" w:cstheme="majorBidi"/>
                <w:bCs/>
                <w:color w:val="000000" w:themeColor="text1"/>
                <w:szCs w:val="24"/>
              </w:rPr>
            </w:pPr>
          </w:p>
        </w:tc>
        <w:tc>
          <w:tcPr>
            <w:tcW w:w="845" w:type="dxa"/>
          </w:tcPr>
          <w:p w14:paraId="3A3911BD" w14:textId="3D8434E6" w:rsidR="00AF65C6" w:rsidRDefault="00AF65C6" w:rsidP="00AF65C6">
            <w:pPr>
              <w:rPr>
                <w:ins w:id="3073" w:author="Asad Shah" w:date="2025-01-03T19:36:00Z"/>
                <w:rFonts w:asciiTheme="majorBidi" w:hAnsiTheme="majorBidi" w:cstheme="majorBidi"/>
                <w:bCs/>
                <w:color w:val="000000" w:themeColor="text1"/>
                <w:szCs w:val="24"/>
              </w:rPr>
            </w:pPr>
            <w:ins w:id="3074" w:author="Asad Shah" w:date="2025-01-03T19:36:00Z">
              <w:r>
                <w:rPr>
                  <w:rFonts w:asciiTheme="majorBidi" w:hAnsiTheme="majorBidi" w:cstheme="majorBidi"/>
                  <w:bCs/>
                  <w:color w:val="000000" w:themeColor="text1"/>
                  <w:szCs w:val="24"/>
                </w:rPr>
                <w:t>4</w:t>
              </w:r>
            </w:ins>
          </w:p>
        </w:tc>
        <w:tc>
          <w:tcPr>
            <w:tcW w:w="5220" w:type="dxa"/>
          </w:tcPr>
          <w:p w14:paraId="3A6A462B" w14:textId="5FE4D24E" w:rsidR="00AF65C6" w:rsidRPr="00E71D21" w:rsidRDefault="00AF65C6" w:rsidP="00AF65C6">
            <w:pPr>
              <w:spacing w:before="100" w:beforeAutospacing="1" w:after="100" w:afterAutospacing="1"/>
              <w:rPr>
                <w:ins w:id="3075" w:author="Asad Shah" w:date="2025-01-03T19:36:00Z"/>
              </w:rPr>
            </w:pPr>
            <w:ins w:id="3076" w:author="Asad Shah" w:date="2025-01-03T19:37:00Z">
              <w:r w:rsidRPr="00655D02">
                <w:t>System displays the visualization to the user.</w:t>
              </w:r>
            </w:ins>
          </w:p>
        </w:tc>
      </w:tr>
      <w:tr w:rsidR="001908BB" w:rsidRPr="004B78CA" w14:paraId="2F8E6789" w14:textId="77777777" w:rsidTr="00BD30D3">
        <w:trPr>
          <w:trHeight w:val="593"/>
        </w:trPr>
        <w:tc>
          <w:tcPr>
            <w:tcW w:w="2204" w:type="dxa"/>
            <w:vMerge/>
          </w:tcPr>
          <w:p w14:paraId="2A5FF5FA" w14:textId="77777777" w:rsidR="001908BB" w:rsidRPr="004B78CA" w:rsidRDefault="001908BB" w:rsidP="00BD30D3">
            <w:pPr>
              <w:rPr>
                <w:rFonts w:asciiTheme="majorBidi" w:hAnsiTheme="majorBidi" w:cstheme="majorBidi"/>
                <w:b/>
                <w:bCs/>
                <w:color w:val="000000" w:themeColor="text1"/>
                <w:szCs w:val="24"/>
              </w:rPr>
            </w:pPr>
          </w:p>
        </w:tc>
        <w:tc>
          <w:tcPr>
            <w:tcW w:w="1536" w:type="dxa"/>
            <w:vAlign w:val="center"/>
          </w:tcPr>
          <w:p w14:paraId="3E6C2F6B" w14:textId="77777777" w:rsidR="001908BB" w:rsidRPr="004B78CA" w:rsidRDefault="001908BB"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5763ED2B" w14:textId="3E5D704A" w:rsidR="001908BB" w:rsidRPr="004B78CA" w:rsidRDefault="00AF65C6" w:rsidP="00BD30D3">
            <w:pPr>
              <w:spacing w:before="100" w:beforeAutospacing="1" w:after="100" w:afterAutospacing="1"/>
              <w:rPr>
                <w:rFonts w:asciiTheme="majorBidi" w:eastAsia="Times New Roman" w:hAnsiTheme="majorBidi" w:cstheme="majorBidi"/>
                <w:color w:val="auto"/>
                <w:szCs w:val="24"/>
              </w:rPr>
            </w:pPr>
            <w:ins w:id="3077" w:author="Asad Shah" w:date="2025-01-03T19:37:00Z">
              <w:r>
                <w:t>User selects a time range for trends: system updates the graph based on the chosen time frame.</w:t>
              </w:r>
            </w:ins>
            <w:del w:id="3078" w:author="Asad Shah" w:date="2025-01-03T19:37:00Z">
              <w:r w:rsidR="001908BB" w:rsidDel="00AF65C6">
                <w:delText>User requests more details for a university: system displays extended details, if available.</w:delText>
              </w:r>
            </w:del>
          </w:p>
        </w:tc>
      </w:tr>
      <w:tr w:rsidR="001908BB" w:rsidRPr="004B78CA" w14:paraId="27824B2A" w14:textId="77777777" w:rsidTr="00BD30D3">
        <w:trPr>
          <w:trHeight w:val="314"/>
        </w:trPr>
        <w:tc>
          <w:tcPr>
            <w:tcW w:w="2204" w:type="dxa"/>
            <w:vMerge/>
          </w:tcPr>
          <w:p w14:paraId="0526AF3E" w14:textId="77777777" w:rsidR="001908BB" w:rsidRPr="004B78CA" w:rsidRDefault="001908BB" w:rsidP="00BD30D3">
            <w:pPr>
              <w:rPr>
                <w:rFonts w:asciiTheme="majorBidi" w:hAnsiTheme="majorBidi" w:cstheme="majorBidi"/>
                <w:b/>
                <w:bCs/>
                <w:color w:val="000000" w:themeColor="text1"/>
                <w:szCs w:val="24"/>
              </w:rPr>
            </w:pPr>
          </w:p>
        </w:tc>
        <w:tc>
          <w:tcPr>
            <w:tcW w:w="1536" w:type="dxa"/>
            <w:vAlign w:val="center"/>
          </w:tcPr>
          <w:p w14:paraId="381D810A" w14:textId="77777777" w:rsidR="001908BB" w:rsidRPr="004B78CA" w:rsidRDefault="001908BB"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5EEC3A37" w14:textId="72890D1D" w:rsidR="001908BB" w:rsidRPr="004B78CA" w:rsidRDefault="00AF65C6" w:rsidP="00BD30D3">
            <w:pPr>
              <w:spacing w:before="100" w:beforeAutospacing="1" w:after="100" w:afterAutospacing="1"/>
              <w:rPr>
                <w:rFonts w:asciiTheme="majorBidi" w:eastAsia="Times New Roman" w:hAnsiTheme="majorBidi" w:cstheme="majorBidi"/>
                <w:color w:val="auto"/>
                <w:szCs w:val="24"/>
              </w:rPr>
            </w:pPr>
            <w:ins w:id="3079" w:author="Asad Shah" w:date="2025-01-03T19:37:00Z">
              <w:r>
                <w:t>Trend data unavailable for the selected field: system informs the user and suggests alternatives.</w:t>
              </w:r>
            </w:ins>
            <w:del w:id="3080" w:author="Asad Shah" w:date="2025-01-03T19:37:00Z">
              <w:r w:rsidR="001908BB" w:rsidDel="00AF65C6">
                <w:delText>Information for selected university is incomplete: system prompts the user to check back later.</w:delText>
              </w:r>
            </w:del>
          </w:p>
        </w:tc>
      </w:tr>
      <w:tr w:rsidR="001908BB" w:rsidRPr="004B78CA" w14:paraId="582186EE" w14:textId="77777777" w:rsidTr="00BD30D3">
        <w:trPr>
          <w:trHeight w:val="314"/>
        </w:trPr>
        <w:tc>
          <w:tcPr>
            <w:tcW w:w="2204" w:type="dxa"/>
          </w:tcPr>
          <w:p w14:paraId="4C8A5569" w14:textId="77777777" w:rsidR="001908BB" w:rsidRPr="004B78CA" w:rsidRDefault="001908BB"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Notes / Issues</w:t>
            </w:r>
          </w:p>
        </w:tc>
        <w:tc>
          <w:tcPr>
            <w:tcW w:w="7601" w:type="dxa"/>
            <w:gridSpan w:val="3"/>
            <w:vAlign w:val="center"/>
          </w:tcPr>
          <w:p w14:paraId="71FB7E19" w14:textId="140D488F" w:rsidR="001908BB" w:rsidRDefault="00AF65C6" w:rsidP="00BD30D3">
            <w:pPr>
              <w:spacing w:before="100" w:beforeAutospacing="1" w:after="100" w:afterAutospacing="1"/>
            </w:pPr>
            <w:ins w:id="3081" w:author="Asad Shah" w:date="2025-01-03T19:37:00Z">
              <w:r>
                <w:t>Ensure visualizations are clear, intuitive, and easy to interpret.</w:t>
              </w:r>
            </w:ins>
            <w:del w:id="3082" w:author="Asad Shah" w:date="2025-01-03T19:37:00Z">
              <w:r w:rsidR="001908BB" w:rsidDel="00AF65C6">
                <w:delText>Confirm application links are accurate and functional.</w:delText>
              </w:r>
            </w:del>
          </w:p>
        </w:tc>
      </w:tr>
    </w:tbl>
    <w:p w14:paraId="68F8C2AE" w14:textId="1B7A4AFD" w:rsidR="00767ABB" w:rsidRDefault="00767ABB" w:rsidP="0025604F"/>
    <w:p w14:paraId="26E9680E" w14:textId="64C7F73C" w:rsidR="0047647D" w:rsidRDefault="0047647D" w:rsidP="0047647D">
      <w:pPr>
        <w:pStyle w:val="Heading3"/>
      </w:pPr>
      <w:bookmarkStart w:id="3083" w:name="_Toc187627488"/>
      <w:r>
        <w:t>3.3.15 Use Case # 7.2</w:t>
      </w:r>
      <w:bookmarkEnd w:id="3083"/>
    </w:p>
    <w:tbl>
      <w:tblPr>
        <w:tblStyle w:val="TableGrid"/>
        <w:tblW w:w="9805" w:type="dxa"/>
        <w:tblLook w:val="04A0" w:firstRow="1" w:lastRow="0" w:firstColumn="1" w:lastColumn="0" w:noHBand="0" w:noVBand="1"/>
      </w:tblPr>
      <w:tblGrid>
        <w:gridCol w:w="2204"/>
        <w:gridCol w:w="1536"/>
        <w:gridCol w:w="845"/>
        <w:gridCol w:w="5220"/>
      </w:tblGrid>
      <w:tr w:rsidR="00D10738" w:rsidRPr="004B78CA" w14:paraId="15E9361E" w14:textId="77777777" w:rsidTr="00BD30D3">
        <w:tc>
          <w:tcPr>
            <w:tcW w:w="2204" w:type="dxa"/>
            <w:shd w:val="clear" w:color="auto" w:fill="D9D9D9" w:themeFill="background1" w:themeFillShade="D9"/>
          </w:tcPr>
          <w:p w14:paraId="4F23DE2C" w14:textId="16C3047F" w:rsidR="00D10738" w:rsidRPr="004B78CA" w:rsidRDefault="00D10738"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7.3</w:t>
            </w:r>
          </w:p>
        </w:tc>
        <w:tc>
          <w:tcPr>
            <w:tcW w:w="7601" w:type="dxa"/>
            <w:gridSpan w:val="3"/>
            <w:shd w:val="clear" w:color="auto" w:fill="D9D9D9" w:themeFill="background1" w:themeFillShade="D9"/>
          </w:tcPr>
          <w:p w14:paraId="2E0F241D" w14:textId="13291E89" w:rsidR="00D10738" w:rsidRPr="00D10738" w:rsidRDefault="00D10738" w:rsidP="00BD30D3">
            <w:pPr>
              <w:rPr>
                <w:rFonts w:asciiTheme="majorBidi" w:hAnsiTheme="majorBidi" w:cstheme="majorBidi"/>
                <w:b/>
                <w:bCs/>
                <w:color w:val="000000" w:themeColor="text1"/>
                <w:szCs w:val="24"/>
              </w:rPr>
            </w:pPr>
            <w:r w:rsidRPr="00D10738">
              <w:rPr>
                <w:b/>
                <w:bCs/>
                <w:rPrChange w:id="3084" w:author="Asad Shah" w:date="2025-01-03T19:38:00Z">
                  <w:rPr/>
                </w:rPrChange>
              </w:rPr>
              <w:t>Compare Fields and View Demand Trends</w:t>
            </w:r>
          </w:p>
        </w:tc>
      </w:tr>
      <w:tr w:rsidR="00D10738" w:rsidRPr="004B78CA" w14:paraId="38269F7A" w14:textId="77777777" w:rsidTr="00BD30D3">
        <w:tc>
          <w:tcPr>
            <w:tcW w:w="2204" w:type="dxa"/>
          </w:tcPr>
          <w:p w14:paraId="2ECDDE9D" w14:textId="77777777" w:rsidR="00D10738" w:rsidRPr="004B78CA" w:rsidRDefault="00D10738"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2AE1EBFA" w14:textId="77777777" w:rsidR="00D10738" w:rsidRPr="004B78CA" w:rsidRDefault="00D10738" w:rsidP="00BD30D3">
            <w:pPr>
              <w:rPr>
                <w:rFonts w:asciiTheme="majorBidi" w:hAnsiTheme="majorBidi" w:cstheme="majorBidi"/>
                <w:bCs/>
                <w:color w:val="000000" w:themeColor="text1"/>
                <w:szCs w:val="24"/>
              </w:rPr>
            </w:pPr>
            <w:proofErr w:type="spellStart"/>
            <w:r>
              <w:rPr>
                <w:rFonts w:asciiTheme="majorBidi" w:hAnsiTheme="majorBidi" w:cstheme="majorBidi"/>
                <w:bCs/>
                <w:color w:val="000000" w:themeColor="text1"/>
                <w:szCs w:val="24"/>
              </w:rPr>
              <w:t>Fizza</w:t>
            </w:r>
            <w:proofErr w:type="spellEnd"/>
            <w:r>
              <w:rPr>
                <w:rFonts w:asciiTheme="majorBidi" w:hAnsiTheme="majorBidi" w:cstheme="majorBidi"/>
                <w:bCs/>
                <w:color w:val="000000" w:themeColor="text1"/>
                <w:szCs w:val="24"/>
              </w:rPr>
              <w:t xml:space="preserve"> Mazhar</w:t>
            </w:r>
          </w:p>
        </w:tc>
      </w:tr>
      <w:tr w:rsidR="00D10738" w:rsidRPr="004B78CA" w14:paraId="1412061B" w14:textId="77777777" w:rsidTr="00BD30D3">
        <w:tc>
          <w:tcPr>
            <w:tcW w:w="2204" w:type="dxa"/>
          </w:tcPr>
          <w:p w14:paraId="3CC0D400" w14:textId="77777777" w:rsidR="00D10738" w:rsidRPr="004B78CA" w:rsidRDefault="00D10738"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4C91E52E" w14:textId="3006D19D" w:rsidR="00D10738" w:rsidRPr="004B78CA" w:rsidRDefault="00D10738" w:rsidP="00BD30D3">
            <w:pPr>
              <w:rPr>
                <w:rFonts w:asciiTheme="majorBidi" w:hAnsiTheme="majorBidi" w:cstheme="majorBidi"/>
                <w:bCs/>
                <w:color w:val="000000" w:themeColor="text1"/>
                <w:szCs w:val="24"/>
              </w:rPr>
            </w:pPr>
            <w:r>
              <w:t>Allow users to compare multiple fields and view demand trends.</w:t>
            </w:r>
          </w:p>
        </w:tc>
      </w:tr>
      <w:tr w:rsidR="00D10738" w:rsidRPr="004B78CA" w14:paraId="2B9E5E63" w14:textId="77777777" w:rsidTr="00BD30D3">
        <w:trPr>
          <w:trHeight w:val="167"/>
        </w:trPr>
        <w:tc>
          <w:tcPr>
            <w:tcW w:w="2204" w:type="dxa"/>
          </w:tcPr>
          <w:p w14:paraId="1280FEF8" w14:textId="77777777" w:rsidR="00D10738" w:rsidRPr="004B78CA" w:rsidRDefault="00D10738"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79C23CAB" w14:textId="0904265B" w:rsidR="00D10738" w:rsidRPr="004B78CA" w:rsidRDefault="00D10738"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Pr>
                <w:rFonts w:asciiTheme="majorBidi" w:hAnsiTheme="majorBidi" w:cstheme="majorBidi"/>
                <w:szCs w:val="24"/>
              </w:rPr>
              <w:t>7.</w:t>
            </w:r>
            <w:r w:rsidR="00C65725">
              <w:rPr>
                <w:rFonts w:asciiTheme="majorBidi" w:hAnsiTheme="majorBidi" w:cstheme="majorBidi"/>
                <w:szCs w:val="24"/>
              </w:rPr>
              <w:t>2</w:t>
            </w:r>
          </w:p>
        </w:tc>
      </w:tr>
      <w:tr w:rsidR="00D10738" w:rsidRPr="004B78CA" w14:paraId="2A235566" w14:textId="77777777" w:rsidTr="00BD30D3">
        <w:trPr>
          <w:trHeight w:val="167"/>
        </w:trPr>
        <w:tc>
          <w:tcPr>
            <w:tcW w:w="2204" w:type="dxa"/>
          </w:tcPr>
          <w:p w14:paraId="7597D5F3" w14:textId="77777777" w:rsidR="00D10738" w:rsidRPr="004B78CA" w:rsidRDefault="00D10738"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5CF7D13F" w14:textId="2A75E50F" w:rsidR="00D10738" w:rsidRPr="004B78CA" w:rsidRDefault="00791BF0" w:rsidP="00BD30D3">
            <w:pPr>
              <w:rPr>
                <w:rFonts w:asciiTheme="majorBidi" w:hAnsiTheme="majorBidi" w:cstheme="majorBidi"/>
                <w:bCs/>
                <w:color w:val="000000" w:themeColor="text1"/>
                <w:szCs w:val="24"/>
              </w:rPr>
            </w:pPr>
            <w:r>
              <w:rPr>
                <w:rFonts w:asciiTheme="majorBidi" w:hAnsiTheme="majorBidi" w:cstheme="majorBidi"/>
                <w:szCs w:val="24"/>
              </w:rPr>
              <w:t>High</w:t>
            </w:r>
          </w:p>
        </w:tc>
      </w:tr>
      <w:tr w:rsidR="00D10738" w:rsidRPr="004B78CA" w14:paraId="6CC0B287" w14:textId="77777777" w:rsidTr="00BD30D3">
        <w:tc>
          <w:tcPr>
            <w:tcW w:w="2204" w:type="dxa"/>
          </w:tcPr>
          <w:p w14:paraId="288FF908" w14:textId="77777777" w:rsidR="00D10738" w:rsidRPr="004B78CA" w:rsidRDefault="00D10738"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36516C9E" w14:textId="446FCDA2" w:rsidR="00D10738" w:rsidRPr="0009729F" w:rsidRDefault="00586169" w:rsidP="00BD30D3">
            <w:pPr>
              <w:rPr>
                <w:rFonts w:asciiTheme="majorBidi" w:hAnsiTheme="majorBidi" w:cstheme="majorBidi"/>
                <w:b/>
                <w:bCs/>
                <w:color w:val="000000" w:themeColor="text1"/>
                <w:szCs w:val="24"/>
              </w:rPr>
            </w:pPr>
            <w:r>
              <w:t>Field trend data and comparison mechanisms must be ready for processing.</w:t>
            </w:r>
          </w:p>
        </w:tc>
      </w:tr>
      <w:tr w:rsidR="00D10738" w:rsidRPr="004B78CA" w14:paraId="7648B671" w14:textId="77777777" w:rsidTr="00BD30D3">
        <w:trPr>
          <w:trHeight w:val="305"/>
        </w:trPr>
        <w:tc>
          <w:tcPr>
            <w:tcW w:w="2204" w:type="dxa"/>
          </w:tcPr>
          <w:p w14:paraId="378DC9AC" w14:textId="77777777" w:rsidR="00D10738" w:rsidRPr="004B78CA" w:rsidRDefault="00D10738"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557EA339" w14:textId="3E7B53FE" w:rsidR="00D10738" w:rsidRPr="004B78CA" w:rsidRDefault="00586169" w:rsidP="00BD30D3">
            <w:pPr>
              <w:spacing w:before="100" w:beforeAutospacing="1" w:after="100" w:afterAutospacing="1"/>
              <w:rPr>
                <w:rFonts w:asciiTheme="majorBidi" w:eastAsia="Times New Roman" w:hAnsiTheme="majorBidi" w:cstheme="majorBidi"/>
                <w:color w:val="auto"/>
                <w:szCs w:val="24"/>
              </w:rPr>
            </w:pPr>
            <w:r>
              <w:t>Users can compare fields and make informed decisions based on demand trends.</w:t>
            </w:r>
          </w:p>
        </w:tc>
      </w:tr>
      <w:tr w:rsidR="00D10738" w:rsidRPr="004B78CA" w14:paraId="4388FE00" w14:textId="77777777" w:rsidTr="00BD30D3">
        <w:trPr>
          <w:trHeight w:val="167"/>
        </w:trPr>
        <w:tc>
          <w:tcPr>
            <w:tcW w:w="2204" w:type="dxa"/>
          </w:tcPr>
          <w:p w14:paraId="5E8C0D1A" w14:textId="77777777" w:rsidR="00D10738" w:rsidRPr="004B78CA" w:rsidRDefault="00D10738"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3DDF889F" w14:textId="77777777" w:rsidR="00D10738" w:rsidRPr="004B78CA" w:rsidRDefault="00D10738"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User (Student or Father), System</w:t>
            </w:r>
          </w:p>
        </w:tc>
      </w:tr>
      <w:tr w:rsidR="00586169" w:rsidRPr="004B78CA" w14:paraId="1E86984B" w14:textId="77777777" w:rsidTr="00BD30D3">
        <w:trPr>
          <w:trHeight w:val="167"/>
        </w:trPr>
        <w:tc>
          <w:tcPr>
            <w:tcW w:w="2204" w:type="dxa"/>
            <w:vMerge w:val="restart"/>
          </w:tcPr>
          <w:p w14:paraId="79850F5A" w14:textId="77777777" w:rsidR="00586169" w:rsidRPr="004B78CA" w:rsidRDefault="00586169" w:rsidP="00586169">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00AAE93C" w14:textId="77777777" w:rsidR="00586169" w:rsidRPr="004B78CA" w:rsidRDefault="00586169" w:rsidP="00586169">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37C247E3" w14:textId="77777777" w:rsidR="00586169" w:rsidRPr="004B78CA" w:rsidRDefault="00586169" w:rsidP="00586169">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334CA5EF" w14:textId="423AD0E2" w:rsidR="00586169" w:rsidRPr="004B78CA" w:rsidRDefault="00586169" w:rsidP="00586169">
            <w:pPr>
              <w:spacing w:before="100" w:beforeAutospacing="1" w:after="100" w:afterAutospacing="1"/>
              <w:rPr>
                <w:rFonts w:eastAsia="Times New Roman" w:cs="Times New Roman"/>
                <w:color w:val="auto"/>
                <w:szCs w:val="24"/>
              </w:rPr>
            </w:pPr>
            <w:r w:rsidRPr="00367DFC">
              <w:t>User selects multiple fields for comparison.</w:t>
            </w:r>
          </w:p>
        </w:tc>
      </w:tr>
      <w:tr w:rsidR="00586169" w:rsidRPr="004B78CA" w14:paraId="37DD2699" w14:textId="77777777" w:rsidTr="00BD30D3">
        <w:trPr>
          <w:trHeight w:val="167"/>
        </w:trPr>
        <w:tc>
          <w:tcPr>
            <w:tcW w:w="2204" w:type="dxa"/>
            <w:vMerge/>
          </w:tcPr>
          <w:p w14:paraId="2C8D4040" w14:textId="77777777" w:rsidR="00586169" w:rsidRPr="004B78CA" w:rsidDel="00D71D38" w:rsidRDefault="00586169" w:rsidP="00586169">
            <w:pPr>
              <w:rPr>
                <w:rFonts w:asciiTheme="majorBidi" w:hAnsiTheme="majorBidi" w:cstheme="majorBidi"/>
                <w:b/>
                <w:bCs/>
                <w:color w:val="000000" w:themeColor="text1"/>
                <w:szCs w:val="24"/>
              </w:rPr>
            </w:pPr>
          </w:p>
        </w:tc>
        <w:tc>
          <w:tcPr>
            <w:tcW w:w="1536" w:type="dxa"/>
            <w:vMerge/>
            <w:vAlign w:val="center"/>
          </w:tcPr>
          <w:p w14:paraId="41E6AA45" w14:textId="77777777" w:rsidR="00586169" w:rsidRPr="004B78CA" w:rsidDel="00D71D38" w:rsidRDefault="00586169" w:rsidP="00586169">
            <w:pPr>
              <w:jc w:val="center"/>
              <w:rPr>
                <w:rFonts w:asciiTheme="majorBidi" w:hAnsiTheme="majorBidi" w:cstheme="majorBidi"/>
                <w:bCs/>
                <w:color w:val="000000" w:themeColor="text1"/>
                <w:szCs w:val="24"/>
              </w:rPr>
            </w:pPr>
          </w:p>
        </w:tc>
        <w:tc>
          <w:tcPr>
            <w:tcW w:w="845" w:type="dxa"/>
          </w:tcPr>
          <w:p w14:paraId="491EFCCC" w14:textId="77777777" w:rsidR="00586169" w:rsidRPr="004B78CA" w:rsidRDefault="00586169" w:rsidP="00586169">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44D4EEE2" w14:textId="064A37A4" w:rsidR="00586169" w:rsidRPr="004B78CA" w:rsidRDefault="00586169" w:rsidP="00586169">
            <w:pPr>
              <w:spacing w:before="100" w:beforeAutospacing="1" w:after="100" w:afterAutospacing="1"/>
              <w:rPr>
                <w:rFonts w:eastAsia="Times New Roman" w:cs="Times New Roman"/>
                <w:color w:val="auto"/>
                <w:szCs w:val="24"/>
              </w:rPr>
            </w:pPr>
            <w:r w:rsidRPr="00367DFC">
              <w:t>System retrieves trend data for selected fields.</w:t>
            </w:r>
          </w:p>
        </w:tc>
      </w:tr>
      <w:tr w:rsidR="00586169" w:rsidRPr="004B78CA" w14:paraId="3684DC4A" w14:textId="77777777" w:rsidTr="00BD30D3">
        <w:trPr>
          <w:trHeight w:val="167"/>
        </w:trPr>
        <w:tc>
          <w:tcPr>
            <w:tcW w:w="2204" w:type="dxa"/>
            <w:vMerge/>
          </w:tcPr>
          <w:p w14:paraId="3A1E94E6" w14:textId="77777777" w:rsidR="00586169" w:rsidRPr="004B78CA" w:rsidDel="00D71D38" w:rsidRDefault="00586169" w:rsidP="00586169">
            <w:pPr>
              <w:rPr>
                <w:rFonts w:asciiTheme="majorBidi" w:hAnsiTheme="majorBidi" w:cstheme="majorBidi"/>
                <w:b/>
                <w:bCs/>
                <w:color w:val="000000" w:themeColor="text1"/>
                <w:szCs w:val="24"/>
              </w:rPr>
            </w:pPr>
          </w:p>
        </w:tc>
        <w:tc>
          <w:tcPr>
            <w:tcW w:w="1536" w:type="dxa"/>
            <w:vMerge/>
            <w:vAlign w:val="center"/>
          </w:tcPr>
          <w:p w14:paraId="424302D0" w14:textId="77777777" w:rsidR="00586169" w:rsidRPr="004B78CA" w:rsidDel="00D71D38" w:rsidRDefault="00586169" w:rsidP="00586169">
            <w:pPr>
              <w:jc w:val="center"/>
              <w:rPr>
                <w:rFonts w:asciiTheme="majorBidi" w:hAnsiTheme="majorBidi" w:cstheme="majorBidi"/>
                <w:bCs/>
                <w:color w:val="000000" w:themeColor="text1"/>
                <w:szCs w:val="24"/>
              </w:rPr>
            </w:pPr>
          </w:p>
        </w:tc>
        <w:tc>
          <w:tcPr>
            <w:tcW w:w="845" w:type="dxa"/>
          </w:tcPr>
          <w:p w14:paraId="1FCFB570" w14:textId="77777777" w:rsidR="00586169" w:rsidRPr="004B78CA" w:rsidRDefault="00586169" w:rsidP="00586169">
            <w:pPr>
              <w:rPr>
                <w:rFonts w:asciiTheme="majorBidi" w:hAnsiTheme="majorBidi" w:cstheme="majorBidi"/>
                <w:bCs/>
                <w:color w:val="000000" w:themeColor="text1"/>
                <w:szCs w:val="24"/>
              </w:rPr>
            </w:pPr>
            <w:r>
              <w:rPr>
                <w:rFonts w:asciiTheme="majorBidi" w:hAnsiTheme="majorBidi" w:cstheme="majorBidi"/>
                <w:bCs/>
                <w:color w:val="000000" w:themeColor="text1"/>
                <w:szCs w:val="24"/>
              </w:rPr>
              <w:t>3</w:t>
            </w:r>
          </w:p>
        </w:tc>
        <w:tc>
          <w:tcPr>
            <w:tcW w:w="5220" w:type="dxa"/>
          </w:tcPr>
          <w:p w14:paraId="7E705549" w14:textId="43182F5D" w:rsidR="00586169" w:rsidRPr="00F11F8B" w:rsidRDefault="00586169" w:rsidP="00586169">
            <w:pPr>
              <w:spacing w:before="100" w:beforeAutospacing="1" w:after="100" w:afterAutospacing="1"/>
            </w:pPr>
            <w:r w:rsidRPr="00367DFC">
              <w:t>System generates a comparative graphical visualization.</w:t>
            </w:r>
          </w:p>
        </w:tc>
      </w:tr>
      <w:tr w:rsidR="00586169" w:rsidRPr="004B78CA" w14:paraId="4566D316" w14:textId="77777777" w:rsidTr="00BD30D3">
        <w:trPr>
          <w:trHeight w:val="167"/>
        </w:trPr>
        <w:tc>
          <w:tcPr>
            <w:tcW w:w="2204" w:type="dxa"/>
            <w:vMerge/>
          </w:tcPr>
          <w:p w14:paraId="2203C5A5" w14:textId="77777777" w:rsidR="00586169" w:rsidRPr="004B78CA" w:rsidDel="00D71D38" w:rsidRDefault="00586169" w:rsidP="00586169">
            <w:pPr>
              <w:rPr>
                <w:rFonts w:asciiTheme="majorBidi" w:hAnsiTheme="majorBidi" w:cstheme="majorBidi"/>
                <w:b/>
                <w:bCs/>
                <w:color w:val="000000" w:themeColor="text1"/>
                <w:szCs w:val="24"/>
              </w:rPr>
            </w:pPr>
          </w:p>
        </w:tc>
        <w:tc>
          <w:tcPr>
            <w:tcW w:w="1536" w:type="dxa"/>
            <w:vMerge/>
            <w:vAlign w:val="center"/>
          </w:tcPr>
          <w:p w14:paraId="05C21EB7" w14:textId="77777777" w:rsidR="00586169" w:rsidRPr="004B78CA" w:rsidDel="00D71D38" w:rsidRDefault="00586169" w:rsidP="00586169">
            <w:pPr>
              <w:jc w:val="center"/>
              <w:rPr>
                <w:rFonts w:asciiTheme="majorBidi" w:hAnsiTheme="majorBidi" w:cstheme="majorBidi"/>
                <w:bCs/>
                <w:color w:val="000000" w:themeColor="text1"/>
                <w:szCs w:val="24"/>
              </w:rPr>
            </w:pPr>
          </w:p>
        </w:tc>
        <w:tc>
          <w:tcPr>
            <w:tcW w:w="845" w:type="dxa"/>
          </w:tcPr>
          <w:p w14:paraId="032108CF" w14:textId="77777777" w:rsidR="00586169" w:rsidRDefault="00586169" w:rsidP="00586169">
            <w:pPr>
              <w:rPr>
                <w:rFonts w:asciiTheme="majorBidi" w:hAnsiTheme="majorBidi" w:cstheme="majorBidi"/>
                <w:bCs/>
                <w:color w:val="000000" w:themeColor="text1"/>
                <w:szCs w:val="24"/>
              </w:rPr>
            </w:pPr>
            <w:r>
              <w:rPr>
                <w:rFonts w:asciiTheme="majorBidi" w:hAnsiTheme="majorBidi" w:cstheme="majorBidi"/>
                <w:bCs/>
                <w:color w:val="000000" w:themeColor="text1"/>
                <w:szCs w:val="24"/>
              </w:rPr>
              <w:t>4</w:t>
            </w:r>
          </w:p>
        </w:tc>
        <w:tc>
          <w:tcPr>
            <w:tcW w:w="5220" w:type="dxa"/>
          </w:tcPr>
          <w:p w14:paraId="255B94C3" w14:textId="063AC540" w:rsidR="00586169" w:rsidRPr="00E71D21" w:rsidRDefault="00586169" w:rsidP="00586169">
            <w:pPr>
              <w:spacing w:before="100" w:beforeAutospacing="1" w:after="100" w:afterAutospacing="1"/>
            </w:pPr>
            <w:r w:rsidRPr="00367DFC">
              <w:t>System displays the comparison to the user.</w:t>
            </w:r>
          </w:p>
        </w:tc>
      </w:tr>
      <w:tr w:rsidR="00D10738" w:rsidRPr="004B78CA" w14:paraId="5CC5614A" w14:textId="77777777" w:rsidTr="00BD30D3">
        <w:trPr>
          <w:trHeight w:val="593"/>
        </w:trPr>
        <w:tc>
          <w:tcPr>
            <w:tcW w:w="2204" w:type="dxa"/>
            <w:vMerge/>
          </w:tcPr>
          <w:p w14:paraId="14BCC019" w14:textId="77777777" w:rsidR="00D10738" w:rsidRPr="004B78CA" w:rsidRDefault="00D10738" w:rsidP="00BD30D3">
            <w:pPr>
              <w:rPr>
                <w:rFonts w:asciiTheme="majorBidi" w:hAnsiTheme="majorBidi" w:cstheme="majorBidi"/>
                <w:b/>
                <w:bCs/>
                <w:color w:val="000000" w:themeColor="text1"/>
                <w:szCs w:val="24"/>
              </w:rPr>
            </w:pPr>
          </w:p>
        </w:tc>
        <w:tc>
          <w:tcPr>
            <w:tcW w:w="1536" w:type="dxa"/>
            <w:vAlign w:val="center"/>
          </w:tcPr>
          <w:p w14:paraId="28222F0A" w14:textId="77777777" w:rsidR="00D10738" w:rsidRPr="004B78CA" w:rsidRDefault="00D10738"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42734FB3" w14:textId="25BEC993" w:rsidR="00D10738" w:rsidRPr="004B78CA" w:rsidRDefault="00586169" w:rsidP="00BD30D3">
            <w:pPr>
              <w:spacing w:before="100" w:beforeAutospacing="1" w:after="100" w:afterAutospacing="1"/>
              <w:rPr>
                <w:rFonts w:asciiTheme="majorBidi" w:eastAsia="Times New Roman" w:hAnsiTheme="majorBidi" w:cstheme="majorBidi"/>
                <w:color w:val="auto"/>
                <w:szCs w:val="24"/>
              </w:rPr>
            </w:pPr>
            <w:r>
              <w:t>User specifies a country for demand trends: system filters the data accordingly.</w:t>
            </w:r>
          </w:p>
        </w:tc>
      </w:tr>
      <w:tr w:rsidR="00D10738" w:rsidRPr="004B78CA" w14:paraId="7FB9E106" w14:textId="77777777" w:rsidTr="00BD30D3">
        <w:trPr>
          <w:trHeight w:val="314"/>
        </w:trPr>
        <w:tc>
          <w:tcPr>
            <w:tcW w:w="2204" w:type="dxa"/>
            <w:vMerge/>
          </w:tcPr>
          <w:p w14:paraId="1B3236DE" w14:textId="77777777" w:rsidR="00D10738" w:rsidRPr="004B78CA" w:rsidRDefault="00D10738" w:rsidP="00BD30D3">
            <w:pPr>
              <w:rPr>
                <w:rFonts w:asciiTheme="majorBidi" w:hAnsiTheme="majorBidi" w:cstheme="majorBidi"/>
                <w:b/>
                <w:bCs/>
                <w:color w:val="000000" w:themeColor="text1"/>
                <w:szCs w:val="24"/>
              </w:rPr>
            </w:pPr>
          </w:p>
        </w:tc>
        <w:tc>
          <w:tcPr>
            <w:tcW w:w="1536" w:type="dxa"/>
            <w:vAlign w:val="center"/>
          </w:tcPr>
          <w:p w14:paraId="706F9419" w14:textId="77777777" w:rsidR="00D10738" w:rsidRPr="004B78CA" w:rsidRDefault="00D10738"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03917ECB" w14:textId="04A2FA1C" w:rsidR="00D10738" w:rsidRPr="004B78CA" w:rsidRDefault="00586169" w:rsidP="00BD30D3">
            <w:pPr>
              <w:spacing w:before="100" w:beforeAutospacing="1" w:after="100" w:afterAutospacing="1"/>
              <w:rPr>
                <w:rFonts w:asciiTheme="majorBidi" w:eastAsia="Times New Roman" w:hAnsiTheme="majorBidi" w:cstheme="majorBidi"/>
                <w:color w:val="auto"/>
                <w:szCs w:val="24"/>
              </w:rPr>
            </w:pPr>
            <w:r>
              <w:t>Comparison data unavailable for one or more selected fields: system adjusts the display or notifies the user.</w:t>
            </w:r>
          </w:p>
        </w:tc>
      </w:tr>
      <w:tr w:rsidR="00D10738" w:rsidRPr="004B78CA" w:rsidDel="0002720F" w14:paraId="71327219" w14:textId="09EA4E92" w:rsidTr="00BD30D3">
        <w:trPr>
          <w:trHeight w:val="314"/>
          <w:del w:id="3085" w:author="Asad Shah" w:date="2025-01-03T19:41:00Z"/>
        </w:trPr>
        <w:tc>
          <w:tcPr>
            <w:tcW w:w="2204" w:type="dxa"/>
          </w:tcPr>
          <w:p w14:paraId="18FA94A0" w14:textId="5CD69356" w:rsidR="00D10738" w:rsidRPr="004B78CA" w:rsidDel="0002720F" w:rsidRDefault="00D10738" w:rsidP="00BD30D3">
            <w:pPr>
              <w:rPr>
                <w:del w:id="3086" w:author="Asad Shah" w:date="2025-01-03T19:41:00Z"/>
                <w:rFonts w:asciiTheme="majorBidi" w:hAnsiTheme="majorBidi" w:cstheme="majorBidi"/>
                <w:b/>
                <w:bCs/>
                <w:color w:val="000000" w:themeColor="text1"/>
                <w:szCs w:val="24"/>
              </w:rPr>
            </w:pPr>
            <w:del w:id="3087" w:author="Asad Shah" w:date="2025-01-03T19:41:00Z">
              <w:r w:rsidDel="0002720F">
                <w:rPr>
                  <w:rFonts w:asciiTheme="majorBidi" w:hAnsiTheme="majorBidi" w:cstheme="majorBidi"/>
                  <w:b/>
                  <w:bCs/>
                  <w:color w:val="000000" w:themeColor="text1"/>
                  <w:szCs w:val="24"/>
                </w:rPr>
                <w:delText>Notes / Issues</w:delText>
              </w:r>
            </w:del>
          </w:p>
        </w:tc>
        <w:tc>
          <w:tcPr>
            <w:tcW w:w="7601" w:type="dxa"/>
            <w:gridSpan w:val="3"/>
            <w:vAlign w:val="center"/>
          </w:tcPr>
          <w:p w14:paraId="602471E6" w14:textId="42106472" w:rsidR="00D10738" w:rsidDel="0002720F" w:rsidRDefault="00D10738" w:rsidP="00BD30D3">
            <w:pPr>
              <w:spacing w:before="100" w:beforeAutospacing="1" w:after="100" w:afterAutospacing="1"/>
              <w:rPr>
                <w:del w:id="3088" w:author="Asad Shah" w:date="2025-01-03T19:41:00Z"/>
              </w:rPr>
            </w:pPr>
            <w:del w:id="3089" w:author="Asad Shah" w:date="2025-01-03T19:41:00Z">
              <w:r w:rsidDel="0002720F">
                <w:delText>Ensure visualizations are clear, intuitive, and easy to interpret.</w:delText>
              </w:r>
            </w:del>
          </w:p>
        </w:tc>
      </w:tr>
    </w:tbl>
    <w:p w14:paraId="73BCA3EB" w14:textId="40BEB113" w:rsidR="0047647D" w:rsidRDefault="0047647D" w:rsidP="0025604F"/>
    <w:p w14:paraId="7027FF48" w14:textId="21B2B974" w:rsidR="00351883" w:rsidRDefault="00351883" w:rsidP="00351883">
      <w:pPr>
        <w:pStyle w:val="Heading3"/>
      </w:pPr>
      <w:bookmarkStart w:id="3090" w:name="_Toc187627489"/>
      <w:r>
        <w:lastRenderedPageBreak/>
        <w:t>3.3.16 Use Case # 8.1</w:t>
      </w:r>
      <w:bookmarkEnd w:id="3090"/>
    </w:p>
    <w:tbl>
      <w:tblPr>
        <w:tblStyle w:val="TableGrid"/>
        <w:tblW w:w="9805" w:type="dxa"/>
        <w:tblLook w:val="04A0" w:firstRow="1" w:lastRow="0" w:firstColumn="1" w:lastColumn="0" w:noHBand="0" w:noVBand="1"/>
      </w:tblPr>
      <w:tblGrid>
        <w:gridCol w:w="2204"/>
        <w:gridCol w:w="1536"/>
        <w:gridCol w:w="845"/>
        <w:gridCol w:w="5220"/>
      </w:tblGrid>
      <w:tr w:rsidR="008B5C9C" w:rsidRPr="004B78CA" w14:paraId="13BF4621" w14:textId="77777777" w:rsidTr="00BD30D3">
        <w:tc>
          <w:tcPr>
            <w:tcW w:w="2204" w:type="dxa"/>
            <w:shd w:val="clear" w:color="auto" w:fill="D9D9D9" w:themeFill="background1" w:themeFillShade="D9"/>
          </w:tcPr>
          <w:p w14:paraId="3E466C22" w14:textId="714C493F" w:rsidR="008B5C9C" w:rsidRPr="004B78CA" w:rsidRDefault="008B5C9C"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8.1</w:t>
            </w:r>
          </w:p>
        </w:tc>
        <w:tc>
          <w:tcPr>
            <w:tcW w:w="7601" w:type="dxa"/>
            <w:gridSpan w:val="3"/>
            <w:shd w:val="clear" w:color="auto" w:fill="D9D9D9" w:themeFill="background1" w:themeFillShade="D9"/>
          </w:tcPr>
          <w:p w14:paraId="2EAF3CE1" w14:textId="304C5CF4" w:rsidR="008B5C9C" w:rsidRPr="008B5C9C" w:rsidRDefault="008B5C9C" w:rsidP="00BD30D3">
            <w:pPr>
              <w:rPr>
                <w:rFonts w:asciiTheme="majorBidi" w:hAnsiTheme="majorBidi" w:cstheme="majorBidi"/>
                <w:b/>
                <w:bCs/>
                <w:color w:val="000000" w:themeColor="text1"/>
                <w:szCs w:val="24"/>
              </w:rPr>
            </w:pPr>
            <w:r w:rsidRPr="008B5C9C">
              <w:rPr>
                <w:b/>
                <w:bCs/>
                <w:rPrChange w:id="3091" w:author="Asad Shah" w:date="2025-01-03T20:11:00Z">
                  <w:rPr/>
                </w:rPrChange>
              </w:rPr>
              <w:t>View Personalized Recommendations</w:t>
            </w:r>
          </w:p>
        </w:tc>
      </w:tr>
      <w:tr w:rsidR="008B5C9C" w:rsidRPr="004B78CA" w14:paraId="42B3A006" w14:textId="77777777" w:rsidTr="00BD30D3">
        <w:tc>
          <w:tcPr>
            <w:tcW w:w="2204" w:type="dxa"/>
          </w:tcPr>
          <w:p w14:paraId="2BF210EB" w14:textId="77777777" w:rsidR="008B5C9C" w:rsidRPr="004B78CA" w:rsidRDefault="008B5C9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007FD24E" w14:textId="77777777" w:rsidR="008B5C9C" w:rsidRPr="004B78CA" w:rsidRDefault="008B5C9C" w:rsidP="00BD30D3">
            <w:pPr>
              <w:rPr>
                <w:rFonts w:asciiTheme="majorBidi" w:hAnsiTheme="majorBidi" w:cstheme="majorBidi"/>
                <w:bCs/>
                <w:color w:val="000000" w:themeColor="text1"/>
                <w:szCs w:val="24"/>
              </w:rPr>
            </w:pPr>
            <w:proofErr w:type="spellStart"/>
            <w:r>
              <w:rPr>
                <w:rFonts w:asciiTheme="majorBidi" w:hAnsiTheme="majorBidi" w:cstheme="majorBidi"/>
                <w:bCs/>
                <w:color w:val="000000" w:themeColor="text1"/>
                <w:szCs w:val="24"/>
              </w:rPr>
              <w:t>Fizza</w:t>
            </w:r>
            <w:proofErr w:type="spellEnd"/>
            <w:r>
              <w:rPr>
                <w:rFonts w:asciiTheme="majorBidi" w:hAnsiTheme="majorBidi" w:cstheme="majorBidi"/>
                <w:bCs/>
                <w:color w:val="000000" w:themeColor="text1"/>
                <w:szCs w:val="24"/>
              </w:rPr>
              <w:t xml:space="preserve"> Mazhar</w:t>
            </w:r>
          </w:p>
        </w:tc>
      </w:tr>
      <w:tr w:rsidR="008B5C9C" w:rsidRPr="004B78CA" w14:paraId="28C84792" w14:textId="77777777" w:rsidTr="00BD30D3">
        <w:tc>
          <w:tcPr>
            <w:tcW w:w="2204" w:type="dxa"/>
          </w:tcPr>
          <w:p w14:paraId="000EEE09" w14:textId="77777777" w:rsidR="008B5C9C" w:rsidRPr="004B78CA" w:rsidRDefault="008B5C9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57CE84C4" w14:textId="3F30086C" w:rsidR="008B5C9C" w:rsidRPr="004B78CA" w:rsidRDefault="008B5C9C" w:rsidP="00BD30D3">
            <w:pPr>
              <w:rPr>
                <w:rFonts w:asciiTheme="majorBidi" w:hAnsiTheme="majorBidi" w:cstheme="majorBidi"/>
                <w:bCs/>
                <w:color w:val="000000" w:themeColor="text1"/>
                <w:szCs w:val="24"/>
              </w:rPr>
            </w:pPr>
            <w:r>
              <w:t>Provide users with a personalized dashboard displaying recommended fields and universities.</w:t>
            </w:r>
          </w:p>
        </w:tc>
      </w:tr>
      <w:tr w:rsidR="008B5C9C" w:rsidRPr="004B78CA" w14:paraId="1EEDE4B3" w14:textId="77777777" w:rsidTr="00BD30D3">
        <w:trPr>
          <w:trHeight w:val="167"/>
        </w:trPr>
        <w:tc>
          <w:tcPr>
            <w:tcW w:w="2204" w:type="dxa"/>
          </w:tcPr>
          <w:p w14:paraId="266E7087" w14:textId="77777777" w:rsidR="008B5C9C" w:rsidRPr="004B78CA" w:rsidRDefault="008B5C9C"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75DF9F44" w14:textId="4DCA6711" w:rsidR="008B5C9C" w:rsidRPr="004B78CA" w:rsidRDefault="008B5C9C"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Pr>
                <w:rFonts w:asciiTheme="majorBidi" w:hAnsiTheme="majorBidi" w:cstheme="majorBidi"/>
                <w:szCs w:val="24"/>
              </w:rPr>
              <w:t>8.1</w:t>
            </w:r>
          </w:p>
        </w:tc>
      </w:tr>
      <w:tr w:rsidR="008B5C9C" w:rsidRPr="004B78CA" w14:paraId="2214A5F9" w14:textId="77777777" w:rsidTr="00BD30D3">
        <w:trPr>
          <w:trHeight w:val="167"/>
        </w:trPr>
        <w:tc>
          <w:tcPr>
            <w:tcW w:w="2204" w:type="dxa"/>
          </w:tcPr>
          <w:p w14:paraId="276B5735" w14:textId="77777777" w:rsidR="008B5C9C" w:rsidRPr="004B78CA" w:rsidRDefault="008B5C9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5BFD5E39" w14:textId="77777777" w:rsidR="008B5C9C" w:rsidRPr="004B78CA" w:rsidRDefault="008B5C9C" w:rsidP="00BD30D3">
            <w:pPr>
              <w:rPr>
                <w:rFonts w:asciiTheme="majorBidi" w:hAnsiTheme="majorBidi" w:cstheme="majorBidi"/>
                <w:bCs/>
                <w:color w:val="000000" w:themeColor="text1"/>
                <w:szCs w:val="24"/>
              </w:rPr>
            </w:pPr>
            <w:r>
              <w:rPr>
                <w:rFonts w:asciiTheme="majorBidi" w:hAnsiTheme="majorBidi" w:cstheme="majorBidi"/>
                <w:szCs w:val="24"/>
              </w:rPr>
              <w:t>High</w:t>
            </w:r>
          </w:p>
        </w:tc>
      </w:tr>
      <w:tr w:rsidR="008B5C9C" w:rsidRPr="004B78CA" w14:paraId="054FFA8D" w14:textId="77777777" w:rsidTr="00BD30D3">
        <w:tc>
          <w:tcPr>
            <w:tcW w:w="2204" w:type="dxa"/>
          </w:tcPr>
          <w:p w14:paraId="0D2FFF34" w14:textId="77777777" w:rsidR="008B5C9C" w:rsidRPr="004B78CA" w:rsidRDefault="008B5C9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055E14C8" w14:textId="4B8E1B62" w:rsidR="008B5C9C" w:rsidRPr="0009729F" w:rsidRDefault="00C2096A" w:rsidP="00BD30D3">
            <w:pPr>
              <w:rPr>
                <w:rFonts w:asciiTheme="majorBidi" w:hAnsiTheme="majorBidi" w:cstheme="majorBidi"/>
                <w:b/>
                <w:bCs/>
                <w:color w:val="000000" w:themeColor="text1"/>
                <w:szCs w:val="24"/>
              </w:rPr>
            </w:pPr>
            <w:r>
              <w:t>User must have completed data input, and recommendations must be generated.</w:t>
            </w:r>
          </w:p>
        </w:tc>
      </w:tr>
      <w:tr w:rsidR="008B5C9C" w:rsidRPr="004B78CA" w14:paraId="32CD0873" w14:textId="77777777" w:rsidTr="00BD30D3">
        <w:trPr>
          <w:trHeight w:val="305"/>
        </w:trPr>
        <w:tc>
          <w:tcPr>
            <w:tcW w:w="2204" w:type="dxa"/>
          </w:tcPr>
          <w:p w14:paraId="684BA80C" w14:textId="77777777" w:rsidR="008B5C9C" w:rsidRPr="004B78CA" w:rsidRDefault="008B5C9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397AB05F" w14:textId="0417389A" w:rsidR="008B5C9C" w:rsidRPr="004B78CA" w:rsidRDefault="00E34777" w:rsidP="00BD30D3">
            <w:pPr>
              <w:spacing w:before="100" w:beforeAutospacing="1" w:after="100" w:afterAutospacing="1"/>
              <w:rPr>
                <w:rFonts w:asciiTheme="majorBidi" w:eastAsia="Times New Roman" w:hAnsiTheme="majorBidi" w:cstheme="majorBidi"/>
                <w:color w:val="auto"/>
                <w:szCs w:val="24"/>
              </w:rPr>
            </w:pPr>
            <w:r>
              <w:t>Users can view their personalized recommendations.</w:t>
            </w:r>
          </w:p>
        </w:tc>
      </w:tr>
      <w:tr w:rsidR="008B5C9C" w:rsidRPr="004B78CA" w14:paraId="51AB711C" w14:textId="77777777" w:rsidTr="00BD30D3">
        <w:trPr>
          <w:trHeight w:val="167"/>
        </w:trPr>
        <w:tc>
          <w:tcPr>
            <w:tcW w:w="2204" w:type="dxa"/>
          </w:tcPr>
          <w:p w14:paraId="7EC9F8BE" w14:textId="77777777" w:rsidR="008B5C9C" w:rsidRPr="004B78CA" w:rsidRDefault="008B5C9C"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2558907A" w14:textId="77777777" w:rsidR="008B5C9C" w:rsidRPr="004B78CA" w:rsidRDefault="008B5C9C"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User (Student or Father), System</w:t>
            </w:r>
          </w:p>
        </w:tc>
      </w:tr>
      <w:tr w:rsidR="00E34777" w:rsidRPr="004B78CA" w14:paraId="6C36D803" w14:textId="77777777" w:rsidTr="00BD30D3">
        <w:trPr>
          <w:trHeight w:val="167"/>
        </w:trPr>
        <w:tc>
          <w:tcPr>
            <w:tcW w:w="2204" w:type="dxa"/>
            <w:vMerge w:val="restart"/>
          </w:tcPr>
          <w:p w14:paraId="391F2261" w14:textId="77777777" w:rsidR="00E34777" w:rsidRPr="004B78CA" w:rsidRDefault="00E34777" w:rsidP="00E34777">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7A76A998" w14:textId="77777777" w:rsidR="00E34777" w:rsidRPr="004B78CA" w:rsidRDefault="00E34777" w:rsidP="00E34777">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35551B90" w14:textId="77777777" w:rsidR="00E34777" w:rsidRPr="004B78CA" w:rsidRDefault="00E34777" w:rsidP="00E34777">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1D0F3A28" w14:textId="48B5B0F5" w:rsidR="00E34777" w:rsidRPr="004B78CA" w:rsidRDefault="00E34777" w:rsidP="00E34777">
            <w:pPr>
              <w:spacing w:before="100" w:beforeAutospacing="1" w:after="100" w:afterAutospacing="1"/>
              <w:rPr>
                <w:rFonts w:eastAsia="Times New Roman" w:cs="Times New Roman"/>
                <w:color w:val="auto"/>
                <w:szCs w:val="24"/>
              </w:rPr>
            </w:pPr>
            <w:r w:rsidRPr="00EF3044">
              <w:t>User logs into the system.</w:t>
            </w:r>
          </w:p>
        </w:tc>
      </w:tr>
      <w:tr w:rsidR="00E34777" w:rsidRPr="004B78CA" w14:paraId="0550FB15" w14:textId="77777777" w:rsidTr="00BD30D3">
        <w:trPr>
          <w:trHeight w:val="167"/>
        </w:trPr>
        <w:tc>
          <w:tcPr>
            <w:tcW w:w="2204" w:type="dxa"/>
            <w:vMerge/>
          </w:tcPr>
          <w:p w14:paraId="0F09CFDF" w14:textId="77777777" w:rsidR="00E34777" w:rsidRPr="004B78CA" w:rsidDel="00D71D38" w:rsidRDefault="00E34777" w:rsidP="00E34777">
            <w:pPr>
              <w:rPr>
                <w:rFonts w:asciiTheme="majorBidi" w:hAnsiTheme="majorBidi" w:cstheme="majorBidi"/>
                <w:b/>
                <w:bCs/>
                <w:color w:val="000000" w:themeColor="text1"/>
                <w:szCs w:val="24"/>
              </w:rPr>
            </w:pPr>
          </w:p>
        </w:tc>
        <w:tc>
          <w:tcPr>
            <w:tcW w:w="1536" w:type="dxa"/>
            <w:vMerge/>
            <w:vAlign w:val="center"/>
          </w:tcPr>
          <w:p w14:paraId="06785D54" w14:textId="77777777" w:rsidR="00E34777" w:rsidRPr="004B78CA" w:rsidDel="00D71D38" w:rsidRDefault="00E34777" w:rsidP="00E34777">
            <w:pPr>
              <w:jc w:val="center"/>
              <w:rPr>
                <w:rFonts w:asciiTheme="majorBidi" w:hAnsiTheme="majorBidi" w:cstheme="majorBidi"/>
                <w:bCs/>
                <w:color w:val="000000" w:themeColor="text1"/>
                <w:szCs w:val="24"/>
              </w:rPr>
            </w:pPr>
          </w:p>
        </w:tc>
        <w:tc>
          <w:tcPr>
            <w:tcW w:w="845" w:type="dxa"/>
          </w:tcPr>
          <w:p w14:paraId="52A125A6" w14:textId="77777777" w:rsidR="00E34777" w:rsidRPr="004B78CA" w:rsidRDefault="00E34777" w:rsidP="00E34777">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0B2E2BBF" w14:textId="61A14A94" w:rsidR="00E34777" w:rsidRPr="004B78CA" w:rsidRDefault="00E34777" w:rsidP="00E34777">
            <w:pPr>
              <w:spacing w:before="100" w:beforeAutospacing="1" w:after="100" w:afterAutospacing="1"/>
              <w:rPr>
                <w:rFonts w:eastAsia="Times New Roman" w:cs="Times New Roman"/>
                <w:color w:val="auto"/>
                <w:szCs w:val="24"/>
              </w:rPr>
            </w:pPr>
            <w:r w:rsidRPr="00EF3044">
              <w:t>System retrieves personalized field and university recommendations.</w:t>
            </w:r>
          </w:p>
        </w:tc>
      </w:tr>
      <w:tr w:rsidR="00E34777" w:rsidRPr="004B78CA" w14:paraId="05425040" w14:textId="77777777" w:rsidTr="00BD30D3">
        <w:trPr>
          <w:trHeight w:val="167"/>
        </w:trPr>
        <w:tc>
          <w:tcPr>
            <w:tcW w:w="2204" w:type="dxa"/>
            <w:vMerge/>
          </w:tcPr>
          <w:p w14:paraId="0EBD0D0E" w14:textId="77777777" w:rsidR="00E34777" w:rsidRPr="004B78CA" w:rsidDel="00D71D38" w:rsidRDefault="00E34777" w:rsidP="00E34777">
            <w:pPr>
              <w:rPr>
                <w:rFonts w:asciiTheme="majorBidi" w:hAnsiTheme="majorBidi" w:cstheme="majorBidi"/>
                <w:b/>
                <w:bCs/>
                <w:color w:val="000000" w:themeColor="text1"/>
                <w:szCs w:val="24"/>
              </w:rPr>
            </w:pPr>
          </w:p>
        </w:tc>
        <w:tc>
          <w:tcPr>
            <w:tcW w:w="1536" w:type="dxa"/>
            <w:vMerge/>
            <w:vAlign w:val="center"/>
          </w:tcPr>
          <w:p w14:paraId="05AA7CF3" w14:textId="77777777" w:rsidR="00E34777" w:rsidRPr="004B78CA" w:rsidDel="00D71D38" w:rsidRDefault="00E34777" w:rsidP="00E34777">
            <w:pPr>
              <w:jc w:val="center"/>
              <w:rPr>
                <w:rFonts w:asciiTheme="majorBidi" w:hAnsiTheme="majorBidi" w:cstheme="majorBidi"/>
                <w:bCs/>
                <w:color w:val="000000" w:themeColor="text1"/>
                <w:szCs w:val="24"/>
              </w:rPr>
            </w:pPr>
          </w:p>
        </w:tc>
        <w:tc>
          <w:tcPr>
            <w:tcW w:w="845" w:type="dxa"/>
          </w:tcPr>
          <w:p w14:paraId="788825DB" w14:textId="77777777" w:rsidR="00E34777" w:rsidRPr="004B78CA" w:rsidRDefault="00E34777" w:rsidP="00E34777">
            <w:pPr>
              <w:rPr>
                <w:rFonts w:asciiTheme="majorBidi" w:hAnsiTheme="majorBidi" w:cstheme="majorBidi"/>
                <w:bCs/>
                <w:color w:val="000000" w:themeColor="text1"/>
                <w:szCs w:val="24"/>
              </w:rPr>
            </w:pPr>
            <w:r>
              <w:rPr>
                <w:rFonts w:asciiTheme="majorBidi" w:hAnsiTheme="majorBidi" w:cstheme="majorBidi"/>
                <w:bCs/>
                <w:color w:val="000000" w:themeColor="text1"/>
                <w:szCs w:val="24"/>
              </w:rPr>
              <w:t>3</w:t>
            </w:r>
          </w:p>
        </w:tc>
        <w:tc>
          <w:tcPr>
            <w:tcW w:w="5220" w:type="dxa"/>
          </w:tcPr>
          <w:p w14:paraId="1A212983" w14:textId="1D4ED869" w:rsidR="00E34777" w:rsidRPr="00F11F8B" w:rsidRDefault="00E34777" w:rsidP="00E34777">
            <w:pPr>
              <w:spacing w:before="100" w:beforeAutospacing="1" w:after="100" w:afterAutospacing="1"/>
            </w:pPr>
            <w:r w:rsidRPr="00EF3044">
              <w:t>System displays recommendations on the dashboard.</w:t>
            </w:r>
          </w:p>
        </w:tc>
      </w:tr>
      <w:tr w:rsidR="00E34777" w:rsidRPr="004B78CA" w14:paraId="5D1B8F0C" w14:textId="77777777" w:rsidTr="00BD30D3">
        <w:trPr>
          <w:trHeight w:val="167"/>
        </w:trPr>
        <w:tc>
          <w:tcPr>
            <w:tcW w:w="2204" w:type="dxa"/>
            <w:vMerge/>
          </w:tcPr>
          <w:p w14:paraId="5C0D4991" w14:textId="77777777" w:rsidR="00E34777" w:rsidRPr="004B78CA" w:rsidDel="00D71D38" w:rsidRDefault="00E34777" w:rsidP="00E34777">
            <w:pPr>
              <w:rPr>
                <w:rFonts w:asciiTheme="majorBidi" w:hAnsiTheme="majorBidi" w:cstheme="majorBidi"/>
                <w:b/>
                <w:bCs/>
                <w:color w:val="000000" w:themeColor="text1"/>
                <w:szCs w:val="24"/>
              </w:rPr>
            </w:pPr>
          </w:p>
        </w:tc>
        <w:tc>
          <w:tcPr>
            <w:tcW w:w="1536" w:type="dxa"/>
            <w:vMerge/>
            <w:vAlign w:val="center"/>
          </w:tcPr>
          <w:p w14:paraId="04CC20DD" w14:textId="77777777" w:rsidR="00E34777" w:rsidRPr="004B78CA" w:rsidDel="00D71D38" w:rsidRDefault="00E34777" w:rsidP="00E34777">
            <w:pPr>
              <w:jc w:val="center"/>
              <w:rPr>
                <w:rFonts w:asciiTheme="majorBidi" w:hAnsiTheme="majorBidi" w:cstheme="majorBidi"/>
                <w:bCs/>
                <w:color w:val="000000" w:themeColor="text1"/>
                <w:szCs w:val="24"/>
              </w:rPr>
            </w:pPr>
          </w:p>
        </w:tc>
        <w:tc>
          <w:tcPr>
            <w:tcW w:w="845" w:type="dxa"/>
          </w:tcPr>
          <w:p w14:paraId="261561F4" w14:textId="77777777" w:rsidR="00E34777" w:rsidRDefault="00E34777" w:rsidP="00E34777">
            <w:pPr>
              <w:rPr>
                <w:rFonts w:asciiTheme="majorBidi" w:hAnsiTheme="majorBidi" w:cstheme="majorBidi"/>
                <w:bCs/>
                <w:color w:val="000000" w:themeColor="text1"/>
                <w:szCs w:val="24"/>
              </w:rPr>
            </w:pPr>
            <w:r>
              <w:rPr>
                <w:rFonts w:asciiTheme="majorBidi" w:hAnsiTheme="majorBidi" w:cstheme="majorBidi"/>
                <w:bCs/>
                <w:color w:val="000000" w:themeColor="text1"/>
                <w:szCs w:val="24"/>
              </w:rPr>
              <w:t>4</w:t>
            </w:r>
          </w:p>
        </w:tc>
        <w:tc>
          <w:tcPr>
            <w:tcW w:w="5220" w:type="dxa"/>
          </w:tcPr>
          <w:p w14:paraId="1D5B92CD" w14:textId="34E63B80" w:rsidR="00E34777" w:rsidRPr="00E71D21" w:rsidRDefault="00E34777" w:rsidP="00E34777">
            <w:pPr>
              <w:spacing w:before="100" w:beforeAutospacing="1" w:after="100" w:afterAutospacing="1"/>
            </w:pPr>
            <w:r w:rsidRPr="00EF3044">
              <w:t>User interacts with recommendations for details.</w:t>
            </w:r>
          </w:p>
        </w:tc>
      </w:tr>
      <w:tr w:rsidR="008B5C9C" w:rsidRPr="004B78CA" w14:paraId="5C8E33B2" w14:textId="77777777" w:rsidTr="00BD30D3">
        <w:trPr>
          <w:trHeight w:val="593"/>
        </w:trPr>
        <w:tc>
          <w:tcPr>
            <w:tcW w:w="2204" w:type="dxa"/>
            <w:vMerge/>
          </w:tcPr>
          <w:p w14:paraId="054BB1A1" w14:textId="77777777" w:rsidR="008B5C9C" w:rsidRPr="004B78CA" w:rsidRDefault="008B5C9C" w:rsidP="00BD30D3">
            <w:pPr>
              <w:rPr>
                <w:rFonts w:asciiTheme="majorBidi" w:hAnsiTheme="majorBidi" w:cstheme="majorBidi"/>
                <w:b/>
                <w:bCs/>
                <w:color w:val="000000" w:themeColor="text1"/>
                <w:szCs w:val="24"/>
              </w:rPr>
            </w:pPr>
          </w:p>
        </w:tc>
        <w:tc>
          <w:tcPr>
            <w:tcW w:w="1536" w:type="dxa"/>
            <w:vAlign w:val="center"/>
          </w:tcPr>
          <w:p w14:paraId="43EA210A" w14:textId="77777777" w:rsidR="008B5C9C" w:rsidRPr="004B78CA" w:rsidRDefault="008B5C9C"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08025547" w14:textId="45293D46" w:rsidR="008B5C9C" w:rsidRPr="004B78CA" w:rsidRDefault="00A30459" w:rsidP="00BD30D3">
            <w:pPr>
              <w:spacing w:before="100" w:beforeAutospacing="1" w:after="100" w:afterAutospacing="1"/>
              <w:rPr>
                <w:rFonts w:asciiTheme="majorBidi" w:eastAsia="Times New Roman" w:hAnsiTheme="majorBidi" w:cstheme="majorBidi"/>
                <w:color w:val="auto"/>
                <w:szCs w:val="24"/>
              </w:rPr>
            </w:pPr>
            <w:r>
              <w:t>User customizes recommendation criteria: system updates recommendations dynamically.</w:t>
            </w:r>
          </w:p>
        </w:tc>
      </w:tr>
      <w:tr w:rsidR="008B5C9C" w:rsidRPr="004B78CA" w14:paraId="77E0B085" w14:textId="77777777" w:rsidTr="00BD30D3">
        <w:trPr>
          <w:trHeight w:val="314"/>
        </w:trPr>
        <w:tc>
          <w:tcPr>
            <w:tcW w:w="2204" w:type="dxa"/>
            <w:vMerge/>
          </w:tcPr>
          <w:p w14:paraId="566228A0" w14:textId="77777777" w:rsidR="008B5C9C" w:rsidRPr="004B78CA" w:rsidRDefault="008B5C9C" w:rsidP="00BD30D3">
            <w:pPr>
              <w:rPr>
                <w:rFonts w:asciiTheme="majorBidi" w:hAnsiTheme="majorBidi" w:cstheme="majorBidi"/>
                <w:b/>
                <w:bCs/>
                <w:color w:val="000000" w:themeColor="text1"/>
                <w:szCs w:val="24"/>
              </w:rPr>
            </w:pPr>
          </w:p>
        </w:tc>
        <w:tc>
          <w:tcPr>
            <w:tcW w:w="1536" w:type="dxa"/>
            <w:vAlign w:val="center"/>
          </w:tcPr>
          <w:p w14:paraId="0EBD70B9" w14:textId="77777777" w:rsidR="008B5C9C" w:rsidRPr="004B78CA" w:rsidRDefault="008B5C9C"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149A2095" w14:textId="437FA690" w:rsidR="008B5C9C" w:rsidRPr="004B78CA" w:rsidRDefault="00A30459" w:rsidP="00BD30D3">
            <w:pPr>
              <w:spacing w:before="100" w:beforeAutospacing="1" w:after="100" w:afterAutospacing="1"/>
              <w:rPr>
                <w:rFonts w:asciiTheme="majorBidi" w:eastAsia="Times New Roman" w:hAnsiTheme="majorBidi" w:cstheme="majorBidi"/>
                <w:color w:val="auto"/>
                <w:szCs w:val="24"/>
              </w:rPr>
            </w:pPr>
            <w:r>
              <w:t>Recommendations cannot be generated due to incomplete data: system prompts user to complete inputs.</w:t>
            </w:r>
          </w:p>
        </w:tc>
      </w:tr>
    </w:tbl>
    <w:p w14:paraId="60814F69" w14:textId="77777777" w:rsidR="00351883" w:rsidRPr="00351883" w:rsidRDefault="00351883">
      <w:pPr>
        <w:rPr>
          <w:rPrChange w:id="3092" w:author="Asad Shah" w:date="2025-01-03T20:10:00Z">
            <w:rPr/>
          </w:rPrChange>
        </w:rPr>
        <w:pPrChange w:id="3093" w:author="Asad Shah" w:date="2025-01-03T20:10:00Z">
          <w:pPr>
            <w:pStyle w:val="Heading3"/>
          </w:pPr>
        </w:pPrChange>
      </w:pPr>
    </w:p>
    <w:p w14:paraId="02B63297" w14:textId="52B3E558" w:rsidR="00A463A5" w:rsidRDefault="00A463A5" w:rsidP="00A463A5">
      <w:pPr>
        <w:pStyle w:val="Heading3"/>
      </w:pPr>
      <w:bookmarkStart w:id="3094" w:name="_Toc187627490"/>
      <w:r>
        <w:t>3.3.17 Use Case # 8.2</w:t>
      </w:r>
      <w:bookmarkEnd w:id="3094"/>
    </w:p>
    <w:tbl>
      <w:tblPr>
        <w:tblStyle w:val="TableGrid"/>
        <w:tblW w:w="9805" w:type="dxa"/>
        <w:tblLook w:val="04A0" w:firstRow="1" w:lastRow="0" w:firstColumn="1" w:lastColumn="0" w:noHBand="0" w:noVBand="1"/>
      </w:tblPr>
      <w:tblGrid>
        <w:gridCol w:w="2204"/>
        <w:gridCol w:w="1536"/>
        <w:gridCol w:w="845"/>
        <w:gridCol w:w="5220"/>
      </w:tblGrid>
      <w:tr w:rsidR="007B212D" w:rsidRPr="004B78CA" w14:paraId="45D515E6" w14:textId="77777777" w:rsidTr="00BD30D3">
        <w:tc>
          <w:tcPr>
            <w:tcW w:w="2204" w:type="dxa"/>
            <w:shd w:val="clear" w:color="auto" w:fill="D9D9D9" w:themeFill="background1" w:themeFillShade="D9"/>
          </w:tcPr>
          <w:p w14:paraId="3A03A373" w14:textId="0F8D3CE1" w:rsidR="00335AC6" w:rsidRPr="004B78CA" w:rsidRDefault="00335AC6"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8.2</w:t>
            </w:r>
          </w:p>
        </w:tc>
        <w:tc>
          <w:tcPr>
            <w:tcW w:w="7601" w:type="dxa"/>
            <w:gridSpan w:val="3"/>
            <w:shd w:val="clear" w:color="auto" w:fill="D9D9D9" w:themeFill="background1" w:themeFillShade="D9"/>
          </w:tcPr>
          <w:p w14:paraId="38A24F9D" w14:textId="22CC92F1" w:rsidR="00335AC6" w:rsidRPr="00283238" w:rsidRDefault="00283238" w:rsidP="00BD30D3">
            <w:pPr>
              <w:rPr>
                <w:rFonts w:asciiTheme="majorBidi" w:hAnsiTheme="majorBidi" w:cstheme="majorBidi"/>
                <w:b/>
                <w:bCs/>
                <w:color w:val="000000" w:themeColor="text1"/>
                <w:szCs w:val="24"/>
              </w:rPr>
            </w:pPr>
            <w:r w:rsidRPr="00283238">
              <w:rPr>
                <w:b/>
                <w:bCs/>
                <w:rPrChange w:id="3095" w:author="Asad Shah" w:date="2025-01-03T20:14:00Z">
                  <w:rPr/>
                </w:rPrChange>
              </w:rPr>
              <w:t>Visualize Trends and Comparisons</w:t>
            </w:r>
          </w:p>
        </w:tc>
      </w:tr>
      <w:tr w:rsidR="00335AC6" w:rsidRPr="004B78CA" w14:paraId="658A1473" w14:textId="77777777" w:rsidTr="00BD30D3">
        <w:tc>
          <w:tcPr>
            <w:tcW w:w="2204" w:type="dxa"/>
          </w:tcPr>
          <w:p w14:paraId="1AB5E68F" w14:textId="77777777" w:rsidR="00335AC6" w:rsidRPr="004B78CA" w:rsidRDefault="00335A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4F5AB2CC" w14:textId="77777777" w:rsidR="00335AC6" w:rsidRPr="004B78CA" w:rsidRDefault="00335AC6" w:rsidP="00BD30D3">
            <w:pPr>
              <w:rPr>
                <w:rFonts w:asciiTheme="majorBidi" w:hAnsiTheme="majorBidi" w:cstheme="majorBidi"/>
                <w:bCs/>
                <w:color w:val="000000" w:themeColor="text1"/>
                <w:szCs w:val="24"/>
              </w:rPr>
            </w:pPr>
            <w:proofErr w:type="spellStart"/>
            <w:r>
              <w:rPr>
                <w:rFonts w:asciiTheme="majorBidi" w:hAnsiTheme="majorBidi" w:cstheme="majorBidi"/>
                <w:bCs/>
                <w:color w:val="000000" w:themeColor="text1"/>
                <w:szCs w:val="24"/>
              </w:rPr>
              <w:t>Fizza</w:t>
            </w:r>
            <w:proofErr w:type="spellEnd"/>
            <w:r>
              <w:rPr>
                <w:rFonts w:asciiTheme="majorBidi" w:hAnsiTheme="majorBidi" w:cstheme="majorBidi"/>
                <w:bCs/>
                <w:color w:val="000000" w:themeColor="text1"/>
                <w:szCs w:val="24"/>
              </w:rPr>
              <w:t xml:space="preserve"> Mazhar</w:t>
            </w:r>
          </w:p>
        </w:tc>
      </w:tr>
      <w:tr w:rsidR="00335AC6" w:rsidRPr="004B78CA" w14:paraId="6C583D5D" w14:textId="77777777" w:rsidTr="00BD30D3">
        <w:tc>
          <w:tcPr>
            <w:tcW w:w="2204" w:type="dxa"/>
          </w:tcPr>
          <w:p w14:paraId="7D3F5F88" w14:textId="77777777" w:rsidR="00335AC6" w:rsidRPr="004B78CA" w:rsidRDefault="00335A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0340E9DC" w14:textId="70C0B581" w:rsidR="00335AC6" w:rsidRPr="004B78CA" w:rsidRDefault="00927438" w:rsidP="00BD30D3">
            <w:pPr>
              <w:rPr>
                <w:rFonts w:asciiTheme="majorBidi" w:hAnsiTheme="majorBidi" w:cstheme="majorBidi"/>
                <w:bCs/>
                <w:color w:val="000000" w:themeColor="text1"/>
                <w:szCs w:val="24"/>
              </w:rPr>
            </w:pPr>
            <w:r>
              <w:t>Enable users to visualize trends and compare different fields on the dashboard.</w:t>
            </w:r>
          </w:p>
        </w:tc>
      </w:tr>
      <w:tr w:rsidR="00335AC6" w:rsidRPr="004B78CA" w14:paraId="3C864242" w14:textId="77777777" w:rsidTr="00BD30D3">
        <w:trPr>
          <w:trHeight w:val="167"/>
        </w:trPr>
        <w:tc>
          <w:tcPr>
            <w:tcW w:w="2204" w:type="dxa"/>
          </w:tcPr>
          <w:p w14:paraId="10370B95" w14:textId="77777777" w:rsidR="00335AC6" w:rsidRPr="004B78CA" w:rsidRDefault="00335AC6"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2AC401D0" w14:textId="12591537" w:rsidR="00335AC6" w:rsidRPr="004B78CA" w:rsidRDefault="00335AC6"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Pr>
                <w:rFonts w:asciiTheme="majorBidi" w:hAnsiTheme="majorBidi" w:cstheme="majorBidi"/>
                <w:szCs w:val="24"/>
              </w:rPr>
              <w:t>8.</w:t>
            </w:r>
            <w:r w:rsidR="001905F1">
              <w:rPr>
                <w:rFonts w:asciiTheme="majorBidi" w:hAnsiTheme="majorBidi" w:cstheme="majorBidi"/>
                <w:szCs w:val="24"/>
              </w:rPr>
              <w:t>2</w:t>
            </w:r>
          </w:p>
        </w:tc>
      </w:tr>
      <w:tr w:rsidR="00335AC6" w:rsidRPr="004B78CA" w14:paraId="69B0389F" w14:textId="77777777" w:rsidTr="00BD30D3">
        <w:trPr>
          <w:trHeight w:val="167"/>
        </w:trPr>
        <w:tc>
          <w:tcPr>
            <w:tcW w:w="2204" w:type="dxa"/>
          </w:tcPr>
          <w:p w14:paraId="05A8B293" w14:textId="77777777" w:rsidR="00335AC6" w:rsidRPr="004B78CA" w:rsidRDefault="00335A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33D767A7" w14:textId="3449AB77" w:rsidR="00335AC6" w:rsidRPr="004B78CA" w:rsidRDefault="00927438" w:rsidP="00BD30D3">
            <w:pPr>
              <w:rPr>
                <w:rFonts w:asciiTheme="majorBidi" w:hAnsiTheme="majorBidi" w:cstheme="majorBidi"/>
                <w:bCs/>
                <w:color w:val="000000" w:themeColor="text1"/>
                <w:szCs w:val="24"/>
              </w:rPr>
            </w:pPr>
            <w:r>
              <w:rPr>
                <w:rFonts w:asciiTheme="majorBidi" w:hAnsiTheme="majorBidi" w:cstheme="majorBidi"/>
                <w:szCs w:val="24"/>
              </w:rPr>
              <w:t>Medium</w:t>
            </w:r>
          </w:p>
        </w:tc>
      </w:tr>
      <w:tr w:rsidR="00335AC6" w:rsidRPr="004B78CA" w14:paraId="36A3520B" w14:textId="77777777" w:rsidTr="00BD30D3">
        <w:tc>
          <w:tcPr>
            <w:tcW w:w="2204" w:type="dxa"/>
          </w:tcPr>
          <w:p w14:paraId="28792C7E" w14:textId="77777777" w:rsidR="00335AC6" w:rsidRPr="004B78CA" w:rsidRDefault="00335A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4BAC937F" w14:textId="3E782A71" w:rsidR="00335AC6" w:rsidRPr="0009729F" w:rsidRDefault="00AA1DDF" w:rsidP="00BD30D3">
            <w:pPr>
              <w:rPr>
                <w:rFonts w:asciiTheme="majorBidi" w:hAnsiTheme="majorBidi" w:cstheme="majorBidi"/>
                <w:b/>
                <w:bCs/>
                <w:color w:val="000000" w:themeColor="text1"/>
                <w:szCs w:val="24"/>
              </w:rPr>
            </w:pPr>
            <w:r>
              <w:t>Trend data and comparison functionalities must be available in the system.</w:t>
            </w:r>
          </w:p>
        </w:tc>
      </w:tr>
      <w:tr w:rsidR="00335AC6" w:rsidRPr="004B78CA" w14:paraId="6580E104" w14:textId="77777777" w:rsidTr="00BD30D3">
        <w:trPr>
          <w:trHeight w:val="305"/>
        </w:trPr>
        <w:tc>
          <w:tcPr>
            <w:tcW w:w="2204" w:type="dxa"/>
          </w:tcPr>
          <w:p w14:paraId="328F40D8" w14:textId="77777777" w:rsidR="00335AC6" w:rsidRPr="004B78CA" w:rsidRDefault="00335A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3CB777EF" w14:textId="18767766" w:rsidR="00335AC6" w:rsidRPr="004B78CA" w:rsidRDefault="00AA1DDF" w:rsidP="00BD30D3">
            <w:pPr>
              <w:spacing w:before="100" w:beforeAutospacing="1" w:after="100" w:afterAutospacing="1"/>
              <w:rPr>
                <w:rFonts w:asciiTheme="majorBidi" w:eastAsia="Times New Roman" w:hAnsiTheme="majorBidi" w:cstheme="majorBidi"/>
                <w:color w:val="auto"/>
                <w:szCs w:val="24"/>
              </w:rPr>
            </w:pPr>
            <w:r>
              <w:t>Users can see trends and comparisons of fields in an intuitive graphical format.</w:t>
            </w:r>
          </w:p>
        </w:tc>
      </w:tr>
      <w:tr w:rsidR="00335AC6" w:rsidRPr="004B78CA" w14:paraId="7BC11B58" w14:textId="77777777" w:rsidTr="00BD30D3">
        <w:trPr>
          <w:trHeight w:val="167"/>
        </w:trPr>
        <w:tc>
          <w:tcPr>
            <w:tcW w:w="2204" w:type="dxa"/>
          </w:tcPr>
          <w:p w14:paraId="1C454473" w14:textId="77777777" w:rsidR="00335AC6" w:rsidRPr="004B78CA" w:rsidRDefault="00335AC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285FBC22" w14:textId="77777777" w:rsidR="00335AC6" w:rsidRPr="004B78CA" w:rsidRDefault="00335AC6"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User (Student or Father), System</w:t>
            </w:r>
          </w:p>
        </w:tc>
      </w:tr>
      <w:tr w:rsidR="009630A7" w:rsidRPr="004B78CA" w14:paraId="10C94D14" w14:textId="77777777" w:rsidTr="00BD30D3">
        <w:trPr>
          <w:trHeight w:val="167"/>
        </w:trPr>
        <w:tc>
          <w:tcPr>
            <w:tcW w:w="2204" w:type="dxa"/>
            <w:vMerge w:val="restart"/>
          </w:tcPr>
          <w:p w14:paraId="3A430B9C" w14:textId="77777777" w:rsidR="009630A7" w:rsidRPr="004B78CA" w:rsidRDefault="009630A7" w:rsidP="009630A7">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39213744" w14:textId="77777777" w:rsidR="009630A7" w:rsidRPr="004B78CA" w:rsidRDefault="009630A7" w:rsidP="009630A7">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4A51EC24" w14:textId="77777777" w:rsidR="009630A7" w:rsidRPr="004B78CA" w:rsidRDefault="009630A7" w:rsidP="009630A7">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43DD0302" w14:textId="6B29718F" w:rsidR="009630A7" w:rsidRPr="004B78CA" w:rsidRDefault="009630A7" w:rsidP="009630A7">
            <w:pPr>
              <w:spacing w:before="100" w:beforeAutospacing="1" w:after="100" w:afterAutospacing="1"/>
              <w:rPr>
                <w:rFonts w:eastAsia="Times New Roman" w:cs="Times New Roman"/>
                <w:color w:val="auto"/>
                <w:szCs w:val="24"/>
              </w:rPr>
            </w:pPr>
            <w:r w:rsidRPr="009A43CB">
              <w:t>User navigates to the trends section of the dashboard.</w:t>
            </w:r>
          </w:p>
        </w:tc>
      </w:tr>
      <w:tr w:rsidR="009630A7" w:rsidRPr="004B78CA" w14:paraId="651E89E0" w14:textId="77777777" w:rsidTr="00BD30D3">
        <w:trPr>
          <w:trHeight w:val="167"/>
        </w:trPr>
        <w:tc>
          <w:tcPr>
            <w:tcW w:w="2204" w:type="dxa"/>
            <w:vMerge/>
          </w:tcPr>
          <w:p w14:paraId="159EBA95" w14:textId="77777777" w:rsidR="009630A7" w:rsidRPr="004B78CA" w:rsidDel="00D71D38" w:rsidRDefault="009630A7" w:rsidP="009630A7">
            <w:pPr>
              <w:rPr>
                <w:rFonts w:asciiTheme="majorBidi" w:hAnsiTheme="majorBidi" w:cstheme="majorBidi"/>
                <w:b/>
                <w:bCs/>
                <w:color w:val="000000" w:themeColor="text1"/>
                <w:szCs w:val="24"/>
              </w:rPr>
            </w:pPr>
          </w:p>
        </w:tc>
        <w:tc>
          <w:tcPr>
            <w:tcW w:w="1536" w:type="dxa"/>
            <w:vMerge/>
            <w:vAlign w:val="center"/>
          </w:tcPr>
          <w:p w14:paraId="05689018" w14:textId="77777777" w:rsidR="009630A7" w:rsidRPr="004B78CA" w:rsidDel="00D71D38" w:rsidRDefault="009630A7" w:rsidP="009630A7">
            <w:pPr>
              <w:jc w:val="center"/>
              <w:rPr>
                <w:rFonts w:asciiTheme="majorBidi" w:hAnsiTheme="majorBidi" w:cstheme="majorBidi"/>
                <w:bCs/>
                <w:color w:val="000000" w:themeColor="text1"/>
                <w:szCs w:val="24"/>
              </w:rPr>
            </w:pPr>
          </w:p>
        </w:tc>
        <w:tc>
          <w:tcPr>
            <w:tcW w:w="845" w:type="dxa"/>
          </w:tcPr>
          <w:p w14:paraId="176C9168" w14:textId="77777777" w:rsidR="009630A7" w:rsidRPr="004B78CA" w:rsidRDefault="009630A7" w:rsidP="009630A7">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3B130E76" w14:textId="18CC135F" w:rsidR="009630A7" w:rsidRPr="004B78CA" w:rsidRDefault="009630A7" w:rsidP="009630A7">
            <w:pPr>
              <w:spacing w:before="100" w:beforeAutospacing="1" w:after="100" w:afterAutospacing="1"/>
              <w:rPr>
                <w:rFonts w:eastAsia="Times New Roman" w:cs="Times New Roman"/>
                <w:color w:val="auto"/>
                <w:szCs w:val="24"/>
              </w:rPr>
            </w:pPr>
            <w:r w:rsidRPr="009A43CB">
              <w:t>System retrieves relevant trend and comparison data.</w:t>
            </w:r>
          </w:p>
        </w:tc>
      </w:tr>
      <w:tr w:rsidR="009630A7" w:rsidRPr="004B78CA" w14:paraId="2C3B26A8" w14:textId="77777777" w:rsidTr="00BD30D3">
        <w:trPr>
          <w:trHeight w:val="167"/>
        </w:trPr>
        <w:tc>
          <w:tcPr>
            <w:tcW w:w="2204" w:type="dxa"/>
            <w:vMerge/>
          </w:tcPr>
          <w:p w14:paraId="5F9C3B60" w14:textId="77777777" w:rsidR="009630A7" w:rsidRPr="004B78CA" w:rsidDel="00D71D38" w:rsidRDefault="009630A7" w:rsidP="009630A7">
            <w:pPr>
              <w:rPr>
                <w:rFonts w:asciiTheme="majorBidi" w:hAnsiTheme="majorBidi" w:cstheme="majorBidi"/>
                <w:b/>
                <w:bCs/>
                <w:color w:val="000000" w:themeColor="text1"/>
                <w:szCs w:val="24"/>
              </w:rPr>
            </w:pPr>
          </w:p>
        </w:tc>
        <w:tc>
          <w:tcPr>
            <w:tcW w:w="1536" w:type="dxa"/>
            <w:vMerge/>
            <w:vAlign w:val="center"/>
          </w:tcPr>
          <w:p w14:paraId="079ECC63" w14:textId="77777777" w:rsidR="009630A7" w:rsidRPr="004B78CA" w:rsidDel="00D71D38" w:rsidRDefault="009630A7" w:rsidP="009630A7">
            <w:pPr>
              <w:jc w:val="center"/>
              <w:rPr>
                <w:rFonts w:asciiTheme="majorBidi" w:hAnsiTheme="majorBidi" w:cstheme="majorBidi"/>
                <w:bCs/>
                <w:color w:val="000000" w:themeColor="text1"/>
                <w:szCs w:val="24"/>
              </w:rPr>
            </w:pPr>
          </w:p>
        </w:tc>
        <w:tc>
          <w:tcPr>
            <w:tcW w:w="845" w:type="dxa"/>
          </w:tcPr>
          <w:p w14:paraId="7213A4C3" w14:textId="77777777" w:rsidR="009630A7" w:rsidRPr="004B78CA" w:rsidRDefault="009630A7" w:rsidP="009630A7">
            <w:pPr>
              <w:rPr>
                <w:rFonts w:asciiTheme="majorBidi" w:hAnsiTheme="majorBidi" w:cstheme="majorBidi"/>
                <w:bCs/>
                <w:color w:val="000000" w:themeColor="text1"/>
                <w:szCs w:val="24"/>
              </w:rPr>
            </w:pPr>
            <w:r>
              <w:rPr>
                <w:rFonts w:asciiTheme="majorBidi" w:hAnsiTheme="majorBidi" w:cstheme="majorBidi"/>
                <w:bCs/>
                <w:color w:val="000000" w:themeColor="text1"/>
                <w:szCs w:val="24"/>
              </w:rPr>
              <w:t>3</w:t>
            </w:r>
          </w:p>
        </w:tc>
        <w:tc>
          <w:tcPr>
            <w:tcW w:w="5220" w:type="dxa"/>
          </w:tcPr>
          <w:p w14:paraId="76A4D2E2" w14:textId="46E1E99A" w:rsidR="009630A7" w:rsidRPr="00F11F8B" w:rsidRDefault="009630A7" w:rsidP="009630A7">
            <w:pPr>
              <w:spacing w:before="100" w:beforeAutospacing="1" w:after="100" w:afterAutospacing="1"/>
            </w:pPr>
            <w:r w:rsidRPr="009A43CB">
              <w:t>System generates graphical visualizations.</w:t>
            </w:r>
          </w:p>
        </w:tc>
      </w:tr>
      <w:tr w:rsidR="009630A7" w:rsidRPr="004B78CA" w14:paraId="4294A4CB" w14:textId="77777777" w:rsidTr="00BD30D3">
        <w:trPr>
          <w:trHeight w:val="167"/>
        </w:trPr>
        <w:tc>
          <w:tcPr>
            <w:tcW w:w="2204" w:type="dxa"/>
            <w:vMerge/>
          </w:tcPr>
          <w:p w14:paraId="7446CCED" w14:textId="77777777" w:rsidR="009630A7" w:rsidRPr="004B78CA" w:rsidDel="00D71D38" w:rsidRDefault="009630A7" w:rsidP="009630A7">
            <w:pPr>
              <w:rPr>
                <w:rFonts w:asciiTheme="majorBidi" w:hAnsiTheme="majorBidi" w:cstheme="majorBidi"/>
                <w:b/>
                <w:bCs/>
                <w:color w:val="000000" w:themeColor="text1"/>
                <w:szCs w:val="24"/>
              </w:rPr>
            </w:pPr>
          </w:p>
        </w:tc>
        <w:tc>
          <w:tcPr>
            <w:tcW w:w="1536" w:type="dxa"/>
            <w:vMerge/>
            <w:vAlign w:val="center"/>
          </w:tcPr>
          <w:p w14:paraId="5B308E64" w14:textId="77777777" w:rsidR="009630A7" w:rsidRPr="004B78CA" w:rsidDel="00D71D38" w:rsidRDefault="009630A7" w:rsidP="009630A7">
            <w:pPr>
              <w:jc w:val="center"/>
              <w:rPr>
                <w:rFonts w:asciiTheme="majorBidi" w:hAnsiTheme="majorBidi" w:cstheme="majorBidi"/>
                <w:bCs/>
                <w:color w:val="000000" w:themeColor="text1"/>
                <w:szCs w:val="24"/>
              </w:rPr>
            </w:pPr>
          </w:p>
        </w:tc>
        <w:tc>
          <w:tcPr>
            <w:tcW w:w="845" w:type="dxa"/>
          </w:tcPr>
          <w:p w14:paraId="70D37A8D" w14:textId="77777777" w:rsidR="009630A7" w:rsidRDefault="009630A7" w:rsidP="009630A7">
            <w:pPr>
              <w:rPr>
                <w:rFonts w:asciiTheme="majorBidi" w:hAnsiTheme="majorBidi" w:cstheme="majorBidi"/>
                <w:bCs/>
                <w:color w:val="000000" w:themeColor="text1"/>
                <w:szCs w:val="24"/>
              </w:rPr>
            </w:pPr>
            <w:r>
              <w:rPr>
                <w:rFonts w:asciiTheme="majorBidi" w:hAnsiTheme="majorBidi" w:cstheme="majorBidi"/>
                <w:bCs/>
                <w:color w:val="000000" w:themeColor="text1"/>
                <w:szCs w:val="24"/>
              </w:rPr>
              <w:t>4</w:t>
            </w:r>
          </w:p>
        </w:tc>
        <w:tc>
          <w:tcPr>
            <w:tcW w:w="5220" w:type="dxa"/>
          </w:tcPr>
          <w:p w14:paraId="7C116676" w14:textId="25FABC26" w:rsidR="009630A7" w:rsidRPr="00E71D21" w:rsidRDefault="009630A7" w:rsidP="009630A7">
            <w:pPr>
              <w:spacing w:before="100" w:beforeAutospacing="1" w:after="100" w:afterAutospacing="1"/>
            </w:pPr>
            <w:r w:rsidRPr="009A43CB">
              <w:t>System displays visualizations to the user.</w:t>
            </w:r>
          </w:p>
        </w:tc>
      </w:tr>
      <w:tr w:rsidR="00335AC6" w:rsidRPr="004B78CA" w14:paraId="4ED0A50A" w14:textId="77777777" w:rsidTr="00BD30D3">
        <w:trPr>
          <w:trHeight w:val="593"/>
        </w:trPr>
        <w:tc>
          <w:tcPr>
            <w:tcW w:w="2204" w:type="dxa"/>
            <w:vMerge/>
          </w:tcPr>
          <w:p w14:paraId="5B82D730" w14:textId="77777777" w:rsidR="00335AC6" w:rsidRPr="004B78CA" w:rsidRDefault="00335AC6" w:rsidP="00BD30D3">
            <w:pPr>
              <w:rPr>
                <w:rFonts w:asciiTheme="majorBidi" w:hAnsiTheme="majorBidi" w:cstheme="majorBidi"/>
                <w:b/>
                <w:bCs/>
                <w:color w:val="000000" w:themeColor="text1"/>
                <w:szCs w:val="24"/>
              </w:rPr>
            </w:pPr>
          </w:p>
        </w:tc>
        <w:tc>
          <w:tcPr>
            <w:tcW w:w="1536" w:type="dxa"/>
            <w:vAlign w:val="center"/>
          </w:tcPr>
          <w:p w14:paraId="4586254D" w14:textId="77777777" w:rsidR="00335AC6" w:rsidRPr="004B78CA" w:rsidRDefault="00335AC6"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4651E525" w14:textId="02623E88" w:rsidR="00335AC6" w:rsidRPr="004B78CA" w:rsidRDefault="009630A7" w:rsidP="00BD30D3">
            <w:pPr>
              <w:spacing w:before="100" w:beforeAutospacing="1" w:after="100" w:afterAutospacing="1"/>
              <w:rPr>
                <w:rFonts w:asciiTheme="majorBidi" w:eastAsia="Times New Roman" w:hAnsiTheme="majorBidi" w:cstheme="majorBidi"/>
                <w:color w:val="auto"/>
                <w:szCs w:val="24"/>
              </w:rPr>
            </w:pPr>
            <w:r>
              <w:t>User filters trend data by specific parameters (</w:t>
            </w:r>
            <w:proofErr w:type="gramStart"/>
            <w:r>
              <w:t>e.g.</w:t>
            </w:r>
            <w:proofErr w:type="gramEnd"/>
            <w:r>
              <w:t xml:space="preserve"> time, region): system updates graphs.</w:t>
            </w:r>
          </w:p>
        </w:tc>
      </w:tr>
      <w:tr w:rsidR="00335AC6" w:rsidRPr="004B78CA" w14:paraId="2BDBB32C" w14:textId="77777777" w:rsidTr="00BD30D3">
        <w:trPr>
          <w:trHeight w:val="314"/>
        </w:trPr>
        <w:tc>
          <w:tcPr>
            <w:tcW w:w="2204" w:type="dxa"/>
            <w:vMerge/>
          </w:tcPr>
          <w:p w14:paraId="3558605A" w14:textId="77777777" w:rsidR="00335AC6" w:rsidRPr="004B78CA" w:rsidRDefault="00335AC6" w:rsidP="00BD30D3">
            <w:pPr>
              <w:rPr>
                <w:rFonts w:asciiTheme="majorBidi" w:hAnsiTheme="majorBidi" w:cstheme="majorBidi"/>
                <w:b/>
                <w:bCs/>
                <w:color w:val="000000" w:themeColor="text1"/>
                <w:szCs w:val="24"/>
              </w:rPr>
            </w:pPr>
          </w:p>
        </w:tc>
        <w:tc>
          <w:tcPr>
            <w:tcW w:w="1536" w:type="dxa"/>
            <w:vAlign w:val="center"/>
          </w:tcPr>
          <w:p w14:paraId="1A752FDE" w14:textId="77777777" w:rsidR="00335AC6" w:rsidRPr="004B78CA" w:rsidRDefault="00335AC6"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1CBA22F4" w14:textId="0E3F12C2" w:rsidR="00335AC6" w:rsidRPr="004B78CA" w:rsidRDefault="00DF5F65" w:rsidP="00BD30D3">
            <w:pPr>
              <w:spacing w:before="100" w:beforeAutospacing="1" w:after="100" w:afterAutospacing="1"/>
              <w:rPr>
                <w:rFonts w:asciiTheme="majorBidi" w:eastAsia="Times New Roman" w:hAnsiTheme="majorBidi" w:cstheme="majorBidi"/>
                <w:color w:val="auto"/>
                <w:szCs w:val="24"/>
              </w:rPr>
            </w:pPr>
            <w:r>
              <w:t>Trend data unavailable for selected filters: system notifies the user and suggests adjustments.</w:t>
            </w:r>
          </w:p>
        </w:tc>
      </w:tr>
    </w:tbl>
    <w:p w14:paraId="6E9BF58C" w14:textId="1257E7F6" w:rsidR="00351883" w:rsidRDefault="00351883" w:rsidP="0025604F"/>
    <w:p w14:paraId="7C7CE661" w14:textId="17ED12AE" w:rsidR="00B54005" w:rsidRDefault="00B54005" w:rsidP="00B54005">
      <w:pPr>
        <w:pStyle w:val="Heading3"/>
      </w:pPr>
      <w:bookmarkStart w:id="3096" w:name="_Toc187627491"/>
      <w:r>
        <w:t>3.3.18 Use Case # 9.1</w:t>
      </w:r>
      <w:bookmarkEnd w:id="3096"/>
    </w:p>
    <w:tbl>
      <w:tblPr>
        <w:tblStyle w:val="TableGrid"/>
        <w:tblW w:w="9805" w:type="dxa"/>
        <w:tblLook w:val="04A0" w:firstRow="1" w:lastRow="0" w:firstColumn="1" w:lastColumn="0" w:noHBand="0" w:noVBand="1"/>
      </w:tblPr>
      <w:tblGrid>
        <w:gridCol w:w="2204"/>
        <w:gridCol w:w="1536"/>
        <w:gridCol w:w="845"/>
        <w:gridCol w:w="5220"/>
      </w:tblGrid>
      <w:tr w:rsidR="001905F1" w:rsidRPr="004B78CA" w14:paraId="2BD8D076" w14:textId="77777777" w:rsidTr="00BD30D3">
        <w:tc>
          <w:tcPr>
            <w:tcW w:w="2204" w:type="dxa"/>
            <w:shd w:val="clear" w:color="auto" w:fill="D9D9D9" w:themeFill="background1" w:themeFillShade="D9"/>
          </w:tcPr>
          <w:p w14:paraId="6EF3155C" w14:textId="3C7A0088" w:rsidR="001905F1" w:rsidRPr="004B78CA" w:rsidRDefault="00D1061C"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9</w:t>
            </w:r>
            <w:r w:rsidR="001905F1">
              <w:rPr>
                <w:rFonts w:asciiTheme="majorBidi" w:hAnsiTheme="majorBidi" w:cstheme="majorBidi"/>
                <w:b/>
                <w:bCs/>
                <w:color w:val="000000" w:themeColor="text1"/>
                <w:szCs w:val="24"/>
              </w:rPr>
              <w:t>.</w:t>
            </w:r>
            <w:r>
              <w:rPr>
                <w:rFonts w:asciiTheme="majorBidi" w:hAnsiTheme="majorBidi" w:cstheme="majorBidi"/>
                <w:b/>
                <w:bCs/>
                <w:color w:val="000000" w:themeColor="text1"/>
                <w:szCs w:val="24"/>
              </w:rPr>
              <w:t>1</w:t>
            </w:r>
          </w:p>
        </w:tc>
        <w:tc>
          <w:tcPr>
            <w:tcW w:w="7601" w:type="dxa"/>
            <w:gridSpan w:val="3"/>
            <w:shd w:val="clear" w:color="auto" w:fill="D9D9D9" w:themeFill="background1" w:themeFillShade="D9"/>
          </w:tcPr>
          <w:p w14:paraId="7E87691F" w14:textId="1B1F887D" w:rsidR="001905F1" w:rsidRPr="001905F1" w:rsidRDefault="001905F1" w:rsidP="00BD30D3">
            <w:pPr>
              <w:rPr>
                <w:rFonts w:asciiTheme="majorBidi" w:hAnsiTheme="majorBidi" w:cstheme="majorBidi"/>
                <w:b/>
                <w:bCs/>
                <w:color w:val="000000" w:themeColor="text1"/>
                <w:szCs w:val="24"/>
              </w:rPr>
            </w:pPr>
            <w:r w:rsidRPr="001905F1">
              <w:rPr>
                <w:b/>
                <w:bCs/>
                <w:rPrChange w:id="3097" w:author="Asad Shah" w:date="2025-01-03T20:18:00Z">
                  <w:rPr/>
                </w:rPrChange>
              </w:rPr>
              <w:t>Search Universities</w:t>
            </w:r>
          </w:p>
        </w:tc>
      </w:tr>
      <w:tr w:rsidR="001905F1" w:rsidRPr="004B78CA" w14:paraId="79CAA208" w14:textId="77777777" w:rsidTr="00BD30D3">
        <w:tc>
          <w:tcPr>
            <w:tcW w:w="2204" w:type="dxa"/>
          </w:tcPr>
          <w:p w14:paraId="37C1FEA2" w14:textId="77777777" w:rsidR="001905F1" w:rsidRPr="004B78CA" w:rsidRDefault="001905F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2852566F" w14:textId="77777777" w:rsidR="001905F1" w:rsidRPr="004B78CA" w:rsidRDefault="001905F1" w:rsidP="00BD30D3">
            <w:pPr>
              <w:rPr>
                <w:rFonts w:asciiTheme="majorBidi" w:hAnsiTheme="majorBidi" w:cstheme="majorBidi"/>
                <w:bCs/>
                <w:color w:val="000000" w:themeColor="text1"/>
                <w:szCs w:val="24"/>
              </w:rPr>
            </w:pPr>
            <w:proofErr w:type="spellStart"/>
            <w:r>
              <w:rPr>
                <w:rFonts w:asciiTheme="majorBidi" w:hAnsiTheme="majorBidi" w:cstheme="majorBidi"/>
                <w:bCs/>
                <w:color w:val="000000" w:themeColor="text1"/>
                <w:szCs w:val="24"/>
              </w:rPr>
              <w:t>Fizza</w:t>
            </w:r>
            <w:proofErr w:type="spellEnd"/>
            <w:r>
              <w:rPr>
                <w:rFonts w:asciiTheme="majorBidi" w:hAnsiTheme="majorBidi" w:cstheme="majorBidi"/>
                <w:bCs/>
                <w:color w:val="000000" w:themeColor="text1"/>
                <w:szCs w:val="24"/>
              </w:rPr>
              <w:t xml:space="preserve"> Mazhar</w:t>
            </w:r>
          </w:p>
        </w:tc>
      </w:tr>
      <w:tr w:rsidR="001905F1" w:rsidRPr="004B78CA" w14:paraId="5B34CD34" w14:textId="77777777" w:rsidTr="00BD30D3">
        <w:tc>
          <w:tcPr>
            <w:tcW w:w="2204" w:type="dxa"/>
          </w:tcPr>
          <w:p w14:paraId="6DB71892" w14:textId="77777777" w:rsidR="001905F1" w:rsidRPr="004B78CA" w:rsidRDefault="001905F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2436890F" w14:textId="6D1C5748" w:rsidR="001905F1" w:rsidRPr="004B78CA" w:rsidRDefault="001905F1" w:rsidP="00BD30D3">
            <w:pPr>
              <w:rPr>
                <w:rFonts w:asciiTheme="majorBidi" w:hAnsiTheme="majorBidi" w:cstheme="majorBidi"/>
                <w:bCs/>
                <w:color w:val="000000" w:themeColor="text1"/>
                <w:szCs w:val="24"/>
              </w:rPr>
            </w:pPr>
            <w:r>
              <w:t>Allow users to search for universities based on specific keywords or criteria.</w:t>
            </w:r>
          </w:p>
        </w:tc>
      </w:tr>
      <w:tr w:rsidR="001905F1" w:rsidRPr="004B78CA" w14:paraId="2AE5F4D1" w14:textId="77777777" w:rsidTr="00BD30D3">
        <w:trPr>
          <w:trHeight w:val="167"/>
        </w:trPr>
        <w:tc>
          <w:tcPr>
            <w:tcW w:w="2204" w:type="dxa"/>
          </w:tcPr>
          <w:p w14:paraId="13B12C0B" w14:textId="77777777" w:rsidR="001905F1" w:rsidRPr="004B78CA" w:rsidRDefault="001905F1"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0EF367E8" w14:textId="16478BFF" w:rsidR="001905F1" w:rsidRPr="004B78CA" w:rsidRDefault="001905F1"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Pr>
                <w:rFonts w:asciiTheme="majorBidi" w:hAnsiTheme="majorBidi" w:cstheme="majorBidi"/>
                <w:szCs w:val="24"/>
              </w:rPr>
              <w:t>9.1</w:t>
            </w:r>
          </w:p>
        </w:tc>
      </w:tr>
      <w:tr w:rsidR="001905F1" w:rsidRPr="004B78CA" w14:paraId="5E8FBA41" w14:textId="77777777" w:rsidTr="00BD30D3">
        <w:trPr>
          <w:trHeight w:val="167"/>
        </w:trPr>
        <w:tc>
          <w:tcPr>
            <w:tcW w:w="2204" w:type="dxa"/>
          </w:tcPr>
          <w:p w14:paraId="52EDBEFB" w14:textId="77777777" w:rsidR="001905F1" w:rsidRPr="004B78CA" w:rsidRDefault="001905F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05C480D9" w14:textId="79D11C59" w:rsidR="001905F1" w:rsidRPr="004B78CA" w:rsidRDefault="00AB00B7" w:rsidP="00BD30D3">
            <w:pPr>
              <w:rPr>
                <w:rFonts w:asciiTheme="majorBidi" w:hAnsiTheme="majorBidi" w:cstheme="majorBidi"/>
                <w:bCs/>
                <w:color w:val="000000" w:themeColor="text1"/>
                <w:szCs w:val="24"/>
              </w:rPr>
            </w:pPr>
            <w:r>
              <w:rPr>
                <w:rFonts w:asciiTheme="majorBidi" w:hAnsiTheme="majorBidi" w:cstheme="majorBidi"/>
                <w:szCs w:val="24"/>
              </w:rPr>
              <w:t>High</w:t>
            </w:r>
          </w:p>
        </w:tc>
      </w:tr>
      <w:tr w:rsidR="001905F1" w:rsidRPr="004B78CA" w14:paraId="69D6B26A" w14:textId="77777777" w:rsidTr="00BD30D3">
        <w:tc>
          <w:tcPr>
            <w:tcW w:w="2204" w:type="dxa"/>
          </w:tcPr>
          <w:p w14:paraId="4AE93D02" w14:textId="77777777" w:rsidR="001905F1" w:rsidRPr="004B78CA" w:rsidRDefault="001905F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70D6570E" w14:textId="2F204855" w:rsidR="001905F1" w:rsidRPr="0009729F" w:rsidRDefault="00D1061C" w:rsidP="00BD30D3">
            <w:pPr>
              <w:rPr>
                <w:rFonts w:asciiTheme="majorBidi" w:hAnsiTheme="majorBidi" w:cstheme="majorBidi"/>
                <w:b/>
                <w:bCs/>
                <w:color w:val="000000" w:themeColor="text1"/>
                <w:szCs w:val="24"/>
              </w:rPr>
            </w:pPr>
            <w:r>
              <w:t>University data must be indexed and searchable in the system.</w:t>
            </w:r>
          </w:p>
        </w:tc>
      </w:tr>
      <w:tr w:rsidR="001905F1" w:rsidRPr="004B78CA" w14:paraId="3F4F8FE8" w14:textId="77777777" w:rsidTr="00BD30D3">
        <w:trPr>
          <w:trHeight w:val="305"/>
        </w:trPr>
        <w:tc>
          <w:tcPr>
            <w:tcW w:w="2204" w:type="dxa"/>
          </w:tcPr>
          <w:p w14:paraId="6C876FEF" w14:textId="77777777" w:rsidR="001905F1" w:rsidRPr="004B78CA" w:rsidRDefault="001905F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22DE2574" w14:textId="3275F245" w:rsidR="001905F1" w:rsidRPr="004B78CA" w:rsidRDefault="00D1061C" w:rsidP="00BD30D3">
            <w:pPr>
              <w:spacing w:before="100" w:beforeAutospacing="1" w:after="100" w:afterAutospacing="1"/>
              <w:rPr>
                <w:rFonts w:asciiTheme="majorBidi" w:eastAsia="Times New Roman" w:hAnsiTheme="majorBidi" w:cstheme="majorBidi"/>
                <w:color w:val="auto"/>
                <w:szCs w:val="24"/>
              </w:rPr>
            </w:pPr>
            <w:r>
              <w:t>The system displays a list of universities matching the search query.</w:t>
            </w:r>
          </w:p>
        </w:tc>
      </w:tr>
      <w:tr w:rsidR="001905F1" w:rsidRPr="004B78CA" w14:paraId="291725D5" w14:textId="77777777" w:rsidTr="00BD30D3">
        <w:trPr>
          <w:trHeight w:val="167"/>
        </w:trPr>
        <w:tc>
          <w:tcPr>
            <w:tcW w:w="2204" w:type="dxa"/>
          </w:tcPr>
          <w:p w14:paraId="6A509D08" w14:textId="77777777" w:rsidR="001905F1" w:rsidRPr="004B78CA" w:rsidRDefault="001905F1"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31A52F5F" w14:textId="77777777" w:rsidR="001905F1" w:rsidRPr="004B78CA" w:rsidRDefault="001905F1"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User (Student or Father), System</w:t>
            </w:r>
          </w:p>
        </w:tc>
      </w:tr>
      <w:tr w:rsidR="00D1061C" w:rsidRPr="004B78CA" w14:paraId="711DE0A7" w14:textId="77777777" w:rsidTr="00BD30D3">
        <w:trPr>
          <w:trHeight w:val="167"/>
        </w:trPr>
        <w:tc>
          <w:tcPr>
            <w:tcW w:w="2204" w:type="dxa"/>
            <w:vMerge w:val="restart"/>
          </w:tcPr>
          <w:p w14:paraId="78131971" w14:textId="77777777" w:rsidR="00D1061C" w:rsidRPr="004B78CA" w:rsidRDefault="00D1061C" w:rsidP="00D1061C">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0FC405AE" w14:textId="77777777" w:rsidR="00D1061C" w:rsidRPr="004B78CA" w:rsidRDefault="00D1061C" w:rsidP="00D1061C">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6E1AA0FA" w14:textId="77777777" w:rsidR="00D1061C" w:rsidRPr="004B78CA" w:rsidRDefault="00D1061C" w:rsidP="00D1061C">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0E9E7C94" w14:textId="4BDFC7C7" w:rsidR="00D1061C" w:rsidRPr="004B78CA" w:rsidRDefault="00D1061C" w:rsidP="00D1061C">
            <w:pPr>
              <w:spacing w:before="100" w:beforeAutospacing="1" w:after="100" w:afterAutospacing="1"/>
              <w:rPr>
                <w:rFonts w:eastAsia="Times New Roman" w:cs="Times New Roman"/>
                <w:color w:val="auto"/>
                <w:szCs w:val="24"/>
              </w:rPr>
            </w:pPr>
            <w:r w:rsidRPr="00CD1155">
              <w:t>User enters a keyword or phrase in the search bar.</w:t>
            </w:r>
          </w:p>
        </w:tc>
      </w:tr>
      <w:tr w:rsidR="00D1061C" w:rsidRPr="004B78CA" w14:paraId="11EAD788" w14:textId="77777777" w:rsidTr="00BD30D3">
        <w:trPr>
          <w:trHeight w:val="167"/>
        </w:trPr>
        <w:tc>
          <w:tcPr>
            <w:tcW w:w="2204" w:type="dxa"/>
            <w:vMerge/>
          </w:tcPr>
          <w:p w14:paraId="22404AED" w14:textId="77777777" w:rsidR="00D1061C" w:rsidRPr="004B78CA" w:rsidDel="00D71D38" w:rsidRDefault="00D1061C" w:rsidP="00D1061C">
            <w:pPr>
              <w:rPr>
                <w:rFonts w:asciiTheme="majorBidi" w:hAnsiTheme="majorBidi" w:cstheme="majorBidi"/>
                <w:b/>
                <w:bCs/>
                <w:color w:val="000000" w:themeColor="text1"/>
                <w:szCs w:val="24"/>
              </w:rPr>
            </w:pPr>
          </w:p>
        </w:tc>
        <w:tc>
          <w:tcPr>
            <w:tcW w:w="1536" w:type="dxa"/>
            <w:vMerge/>
            <w:vAlign w:val="center"/>
          </w:tcPr>
          <w:p w14:paraId="17871B13" w14:textId="77777777" w:rsidR="00D1061C" w:rsidRPr="004B78CA" w:rsidDel="00D71D38" w:rsidRDefault="00D1061C" w:rsidP="00D1061C">
            <w:pPr>
              <w:jc w:val="center"/>
              <w:rPr>
                <w:rFonts w:asciiTheme="majorBidi" w:hAnsiTheme="majorBidi" w:cstheme="majorBidi"/>
                <w:bCs/>
                <w:color w:val="000000" w:themeColor="text1"/>
                <w:szCs w:val="24"/>
              </w:rPr>
            </w:pPr>
          </w:p>
        </w:tc>
        <w:tc>
          <w:tcPr>
            <w:tcW w:w="845" w:type="dxa"/>
          </w:tcPr>
          <w:p w14:paraId="35266B7D" w14:textId="77777777" w:rsidR="00D1061C" w:rsidRPr="004B78CA" w:rsidRDefault="00D1061C" w:rsidP="00D1061C">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1DF66E1C" w14:textId="0E6E3F69" w:rsidR="00D1061C" w:rsidRPr="004B78CA" w:rsidRDefault="00D1061C" w:rsidP="00D1061C">
            <w:pPr>
              <w:spacing w:before="100" w:beforeAutospacing="1" w:after="100" w:afterAutospacing="1"/>
              <w:rPr>
                <w:rFonts w:eastAsia="Times New Roman" w:cs="Times New Roman"/>
                <w:color w:val="auto"/>
                <w:szCs w:val="24"/>
              </w:rPr>
            </w:pPr>
            <w:r w:rsidRPr="00CD1155">
              <w:t>System processes the query.</w:t>
            </w:r>
          </w:p>
        </w:tc>
      </w:tr>
      <w:tr w:rsidR="00D1061C" w:rsidRPr="004B78CA" w14:paraId="2C7FA99D" w14:textId="77777777" w:rsidTr="00BD30D3">
        <w:trPr>
          <w:trHeight w:val="167"/>
        </w:trPr>
        <w:tc>
          <w:tcPr>
            <w:tcW w:w="2204" w:type="dxa"/>
            <w:vMerge/>
          </w:tcPr>
          <w:p w14:paraId="795B2816" w14:textId="77777777" w:rsidR="00D1061C" w:rsidRPr="004B78CA" w:rsidDel="00D71D38" w:rsidRDefault="00D1061C" w:rsidP="00D1061C">
            <w:pPr>
              <w:rPr>
                <w:rFonts w:asciiTheme="majorBidi" w:hAnsiTheme="majorBidi" w:cstheme="majorBidi"/>
                <w:b/>
                <w:bCs/>
                <w:color w:val="000000" w:themeColor="text1"/>
                <w:szCs w:val="24"/>
              </w:rPr>
            </w:pPr>
          </w:p>
        </w:tc>
        <w:tc>
          <w:tcPr>
            <w:tcW w:w="1536" w:type="dxa"/>
            <w:vMerge/>
            <w:vAlign w:val="center"/>
          </w:tcPr>
          <w:p w14:paraId="391DD039" w14:textId="77777777" w:rsidR="00D1061C" w:rsidRPr="004B78CA" w:rsidDel="00D71D38" w:rsidRDefault="00D1061C" w:rsidP="00D1061C">
            <w:pPr>
              <w:jc w:val="center"/>
              <w:rPr>
                <w:rFonts w:asciiTheme="majorBidi" w:hAnsiTheme="majorBidi" w:cstheme="majorBidi"/>
                <w:bCs/>
                <w:color w:val="000000" w:themeColor="text1"/>
                <w:szCs w:val="24"/>
              </w:rPr>
            </w:pPr>
          </w:p>
        </w:tc>
        <w:tc>
          <w:tcPr>
            <w:tcW w:w="845" w:type="dxa"/>
          </w:tcPr>
          <w:p w14:paraId="47C9FAD7" w14:textId="77777777" w:rsidR="00D1061C" w:rsidRPr="004B78CA" w:rsidRDefault="00D1061C" w:rsidP="00D1061C">
            <w:pPr>
              <w:rPr>
                <w:rFonts w:asciiTheme="majorBidi" w:hAnsiTheme="majorBidi" w:cstheme="majorBidi"/>
                <w:bCs/>
                <w:color w:val="000000" w:themeColor="text1"/>
                <w:szCs w:val="24"/>
              </w:rPr>
            </w:pPr>
            <w:r>
              <w:rPr>
                <w:rFonts w:asciiTheme="majorBidi" w:hAnsiTheme="majorBidi" w:cstheme="majorBidi"/>
                <w:bCs/>
                <w:color w:val="000000" w:themeColor="text1"/>
                <w:szCs w:val="24"/>
              </w:rPr>
              <w:t>3</w:t>
            </w:r>
          </w:p>
        </w:tc>
        <w:tc>
          <w:tcPr>
            <w:tcW w:w="5220" w:type="dxa"/>
          </w:tcPr>
          <w:p w14:paraId="2AA8E5AB" w14:textId="6675B5E6" w:rsidR="00D1061C" w:rsidRPr="00F11F8B" w:rsidRDefault="00D1061C" w:rsidP="00D1061C">
            <w:pPr>
              <w:spacing w:before="100" w:beforeAutospacing="1" w:after="100" w:afterAutospacing="1"/>
            </w:pPr>
            <w:r w:rsidRPr="00CD1155">
              <w:t>System retrieves matching universities.</w:t>
            </w:r>
          </w:p>
        </w:tc>
      </w:tr>
      <w:tr w:rsidR="00D1061C" w:rsidRPr="004B78CA" w14:paraId="631D2E6E" w14:textId="77777777" w:rsidTr="00BD30D3">
        <w:trPr>
          <w:trHeight w:val="167"/>
        </w:trPr>
        <w:tc>
          <w:tcPr>
            <w:tcW w:w="2204" w:type="dxa"/>
            <w:vMerge/>
          </w:tcPr>
          <w:p w14:paraId="389AB35E" w14:textId="77777777" w:rsidR="00D1061C" w:rsidRPr="004B78CA" w:rsidDel="00D71D38" w:rsidRDefault="00D1061C" w:rsidP="00D1061C">
            <w:pPr>
              <w:rPr>
                <w:rFonts w:asciiTheme="majorBidi" w:hAnsiTheme="majorBidi" w:cstheme="majorBidi"/>
                <w:b/>
                <w:bCs/>
                <w:color w:val="000000" w:themeColor="text1"/>
                <w:szCs w:val="24"/>
              </w:rPr>
            </w:pPr>
          </w:p>
        </w:tc>
        <w:tc>
          <w:tcPr>
            <w:tcW w:w="1536" w:type="dxa"/>
            <w:vMerge/>
            <w:vAlign w:val="center"/>
          </w:tcPr>
          <w:p w14:paraId="21DFF3FE" w14:textId="77777777" w:rsidR="00D1061C" w:rsidRPr="004B78CA" w:rsidDel="00D71D38" w:rsidRDefault="00D1061C" w:rsidP="00D1061C">
            <w:pPr>
              <w:jc w:val="center"/>
              <w:rPr>
                <w:rFonts w:asciiTheme="majorBidi" w:hAnsiTheme="majorBidi" w:cstheme="majorBidi"/>
                <w:bCs/>
                <w:color w:val="000000" w:themeColor="text1"/>
                <w:szCs w:val="24"/>
              </w:rPr>
            </w:pPr>
          </w:p>
        </w:tc>
        <w:tc>
          <w:tcPr>
            <w:tcW w:w="845" w:type="dxa"/>
          </w:tcPr>
          <w:p w14:paraId="27A01EC2" w14:textId="77777777" w:rsidR="00D1061C" w:rsidRDefault="00D1061C" w:rsidP="00D1061C">
            <w:pPr>
              <w:rPr>
                <w:rFonts w:asciiTheme="majorBidi" w:hAnsiTheme="majorBidi" w:cstheme="majorBidi"/>
                <w:bCs/>
                <w:color w:val="000000" w:themeColor="text1"/>
                <w:szCs w:val="24"/>
              </w:rPr>
            </w:pPr>
            <w:r>
              <w:rPr>
                <w:rFonts w:asciiTheme="majorBidi" w:hAnsiTheme="majorBidi" w:cstheme="majorBidi"/>
                <w:bCs/>
                <w:color w:val="000000" w:themeColor="text1"/>
                <w:szCs w:val="24"/>
              </w:rPr>
              <w:t>4</w:t>
            </w:r>
          </w:p>
        </w:tc>
        <w:tc>
          <w:tcPr>
            <w:tcW w:w="5220" w:type="dxa"/>
          </w:tcPr>
          <w:p w14:paraId="44C8B6E4" w14:textId="37BEAB0F" w:rsidR="00D1061C" w:rsidRPr="00E71D21" w:rsidRDefault="00D1061C" w:rsidP="00D1061C">
            <w:pPr>
              <w:spacing w:before="100" w:beforeAutospacing="1" w:after="100" w:afterAutospacing="1"/>
            </w:pPr>
            <w:r w:rsidRPr="00CD1155">
              <w:t>System displays the search results.</w:t>
            </w:r>
          </w:p>
        </w:tc>
      </w:tr>
      <w:tr w:rsidR="001905F1" w:rsidRPr="004B78CA" w14:paraId="079A3DFB" w14:textId="77777777" w:rsidTr="00BD30D3">
        <w:trPr>
          <w:trHeight w:val="593"/>
        </w:trPr>
        <w:tc>
          <w:tcPr>
            <w:tcW w:w="2204" w:type="dxa"/>
            <w:vMerge/>
          </w:tcPr>
          <w:p w14:paraId="718B177C" w14:textId="77777777" w:rsidR="001905F1" w:rsidRPr="004B78CA" w:rsidRDefault="001905F1" w:rsidP="00BD30D3">
            <w:pPr>
              <w:rPr>
                <w:rFonts w:asciiTheme="majorBidi" w:hAnsiTheme="majorBidi" w:cstheme="majorBidi"/>
                <w:b/>
                <w:bCs/>
                <w:color w:val="000000" w:themeColor="text1"/>
                <w:szCs w:val="24"/>
              </w:rPr>
            </w:pPr>
          </w:p>
        </w:tc>
        <w:tc>
          <w:tcPr>
            <w:tcW w:w="1536" w:type="dxa"/>
            <w:vAlign w:val="center"/>
          </w:tcPr>
          <w:p w14:paraId="0010F4F9" w14:textId="77777777" w:rsidR="001905F1" w:rsidRPr="004B78CA" w:rsidRDefault="001905F1"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2592B0ED" w14:textId="1C327787" w:rsidR="001905F1" w:rsidRPr="004B78CA" w:rsidRDefault="00837AD5" w:rsidP="00BD30D3">
            <w:pPr>
              <w:spacing w:before="100" w:beforeAutospacing="1" w:after="100" w:afterAutospacing="1"/>
              <w:rPr>
                <w:rFonts w:asciiTheme="majorBidi" w:eastAsia="Times New Roman" w:hAnsiTheme="majorBidi" w:cstheme="majorBidi"/>
                <w:color w:val="auto"/>
                <w:szCs w:val="24"/>
              </w:rPr>
            </w:pPr>
            <w:r>
              <w:t>User enters incomplete or vague keywords: system suggests related terms or provides broader results.</w:t>
            </w:r>
          </w:p>
        </w:tc>
      </w:tr>
      <w:tr w:rsidR="001905F1" w:rsidRPr="004B78CA" w14:paraId="751752F1" w14:textId="77777777" w:rsidTr="00BD30D3">
        <w:trPr>
          <w:trHeight w:val="314"/>
        </w:trPr>
        <w:tc>
          <w:tcPr>
            <w:tcW w:w="2204" w:type="dxa"/>
            <w:vMerge/>
          </w:tcPr>
          <w:p w14:paraId="43488B0B" w14:textId="77777777" w:rsidR="001905F1" w:rsidRPr="004B78CA" w:rsidRDefault="001905F1" w:rsidP="00BD30D3">
            <w:pPr>
              <w:rPr>
                <w:rFonts w:asciiTheme="majorBidi" w:hAnsiTheme="majorBidi" w:cstheme="majorBidi"/>
                <w:b/>
                <w:bCs/>
                <w:color w:val="000000" w:themeColor="text1"/>
                <w:szCs w:val="24"/>
              </w:rPr>
            </w:pPr>
          </w:p>
        </w:tc>
        <w:tc>
          <w:tcPr>
            <w:tcW w:w="1536" w:type="dxa"/>
            <w:vAlign w:val="center"/>
          </w:tcPr>
          <w:p w14:paraId="510AFC10" w14:textId="77777777" w:rsidR="001905F1" w:rsidRPr="004B78CA" w:rsidRDefault="001905F1"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2D74CE33" w14:textId="5B576857" w:rsidR="001905F1" w:rsidRPr="004B78CA" w:rsidRDefault="00837AD5" w:rsidP="00BD30D3">
            <w:pPr>
              <w:spacing w:before="100" w:beforeAutospacing="1" w:after="100" w:afterAutospacing="1"/>
              <w:rPr>
                <w:rFonts w:asciiTheme="majorBidi" w:eastAsia="Times New Roman" w:hAnsiTheme="majorBidi" w:cstheme="majorBidi"/>
                <w:color w:val="auto"/>
                <w:szCs w:val="24"/>
              </w:rPr>
            </w:pPr>
            <w:r>
              <w:t>No universities match the search query: system informs the user and suggests alternative keywords.</w:t>
            </w:r>
          </w:p>
        </w:tc>
      </w:tr>
    </w:tbl>
    <w:p w14:paraId="516A77A5" w14:textId="073DE9A5" w:rsidR="00B54005" w:rsidRDefault="00B54005" w:rsidP="0025604F"/>
    <w:p w14:paraId="6D3920F3" w14:textId="43B20B74" w:rsidR="00087B25" w:rsidRDefault="00087B25" w:rsidP="0025604F"/>
    <w:p w14:paraId="40B3F707" w14:textId="26AEC058" w:rsidR="00087B25" w:rsidRDefault="00087B25" w:rsidP="00087B25">
      <w:pPr>
        <w:pStyle w:val="Heading3"/>
      </w:pPr>
      <w:bookmarkStart w:id="3098" w:name="_Toc187627492"/>
      <w:r>
        <w:t>3.3.19 Use Case # 9.2</w:t>
      </w:r>
      <w:bookmarkEnd w:id="3098"/>
    </w:p>
    <w:tbl>
      <w:tblPr>
        <w:tblStyle w:val="TableGrid"/>
        <w:tblW w:w="9805" w:type="dxa"/>
        <w:tblLook w:val="04A0" w:firstRow="1" w:lastRow="0" w:firstColumn="1" w:lastColumn="0" w:noHBand="0" w:noVBand="1"/>
      </w:tblPr>
      <w:tblGrid>
        <w:gridCol w:w="2204"/>
        <w:gridCol w:w="1536"/>
        <w:gridCol w:w="845"/>
        <w:gridCol w:w="5220"/>
      </w:tblGrid>
      <w:tr w:rsidR="000E3FB6" w:rsidRPr="004B78CA" w14:paraId="0BE4E43A" w14:textId="77777777" w:rsidTr="00BD30D3">
        <w:tc>
          <w:tcPr>
            <w:tcW w:w="2204" w:type="dxa"/>
            <w:shd w:val="clear" w:color="auto" w:fill="D9D9D9" w:themeFill="background1" w:themeFillShade="D9"/>
          </w:tcPr>
          <w:p w14:paraId="46AC22EB" w14:textId="0C27D2EB" w:rsidR="000E3FB6" w:rsidRPr="004B78CA" w:rsidRDefault="000E3FB6" w:rsidP="00BD30D3">
            <w:pPr>
              <w:rPr>
                <w:rFonts w:asciiTheme="majorBidi" w:hAnsiTheme="majorBidi" w:cstheme="majorBidi"/>
                <w:b/>
                <w:bCs/>
                <w:color w:val="000000" w:themeColor="text1"/>
                <w:szCs w:val="24"/>
              </w:rPr>
            </w:pPr>
            <w:r>
              <w:rPr>
                <w:rFonts w:asciiTheme="majorBidi" w:hAnsiTheme="majorBidi" w:cstheme="majorBidi"/>
                <w:b/>
                <w:bCs/>
                <w:color w:val="000000" w:themeColor="text1"/>
                <w:szCs w:val="24"/>
              </w:rPr>
              <w:t>9.2</w:t>
            </w:r>
          </w:p>
        </w:tc>
        <w:tc>
          <w:tcPr>
            <w:tcW w:w="7601" w:type="dxa"/>
            <w:gridSpan w:val="3"/>
            <w:shd w:val="clear" w:color="auto" w:fill="D9D9D9" w:themeFill="background1" w:themeFillShade="D9"/>
          </w:tcPr>
          <w:p w14:paraId="54C45B06" w14:textId="0E8E1CEF" w:rsidR="000E3FB6" w:rsidRPr="000E3FB6" w:rsidRDefault="000E3FB6" w:rsidP="00BD30D3">
            <w:pPr>
              <w:rPr>
                <w:rFonts w:asciiTheme="majorBidi" w:hAnsiTheme="majorBidi" w:cstheme="majorBidi"/>
                <w:b/>
                <w:bCs/>
                <w:color w:val="000000" w:themeColor="text1"/>
                <w:szCs w:val="24"/>
              </w:rPr>
            </w:pPr>
            <w:r w:rsidRPr="000E3FB6">
              <w:rPr>
                <w:b/>
                <w:bCs/>
                <w:rPrChange w:id="3099" w:author="Asad Shah" w:date="2025-01-03T20:22:00Z">
                  <w:rPr/>
                </w:rPrChange>
              </w:rPr>
              <w:t>Filter Universities</w:t>
            </w:r>
          </w:p>
        </w:tc>
      </w:tr>
      <w:tr w:rsidR="000E3FB6" w:rsidRPr="004B78CA" w14:paraId="55DCD814" w14:textId="77777777" w:rsidTr="00BD30D3">
        <w:tc>
          <w:tcPr>
            <w:tcW w:w="2204" w:type="dxa"/>
          </w:tcPr>
          <w:p w14:paraId="67143FE3" w14:textId="77777777" w:rsidR="000E3FB6" w:rsidRPr="004B78CA" w:rsidRDefault="000E3FB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Author</w:t>
            </w:r>
          </w:p>
        </w:tc>
        <w:tc>
          <w:tcPr>
            <w:tcW w:w="7601" w:type="dxa"/>
            <w:gridSpan w:val="3"/>
          </w:tcPr>
          <w:p w14:paraId="0EE3D7DC" w14:textId="77777777" w:rsidR="000E3FB6" w:rsidRPr="004B78CA" w:rsidRDefault="000E3FB6" w:rsidP="00BD30D3">
            <w:pPr>
              <w:rPr>
                <w:rFonts w:asciiTheme="majorBidi" w:hAnsiTheme="majorBidi" w:cstheme="majorBidi"/>
                <w:bCs/>
                <w:color w:val="000000" w:themeColor="text1"/>
                <w:szCs w:val="24"/>
              </w:rPr>
            </w:pPr>
            <w:proofErr w:type="spellStart"/>
            <w:r>
              <w:rPr>
                <w:rFonts w:asciiTheme="majorBidi" w:hAnsiTheme="majorBidi" w:cstheme="majorBidi"/>
                <w:bCs/>
                <w:color w:val="000000" w:themeColor="text1"/>
                <w:szCs w:val="24"/>
              </w:rPr>
              <w:t>Fizza</w:t>
            </w:r>
            <w:proofErr w:type="spellEnd"/>
            <w:r>
              <w:rPr>
                <w:rFonts w:asciiTheme="majorBidi" w:hAnsiTheme="majorBidi" w:cstheme="majorBidi"/>
                <w:bCs/>
                <w:color w:val="000000" w:themeColor="text1"/>
                <w:szCs w:val="24"/>
              </w:rPr>
              <w:t xml:space="preserve"> Mazhar</w:t>
            </w:r>
          </w:p>
        </w:tc>
      </w:tr>
      <w:tr w:rsidR="000E3FB6" w:rsidRPr="004B78CA" w14:paraId="56E8BB72" w14:textId="77777777" w:rsidTr="00BD30D3">
        <w:tc>
          <w:tcPr>
            <w:tcW w:w="2204" w:type="dxa"/>
          </w:tcPr>
          <w:p w14:paraId="145A6A35" w14:textId="77777777" w:rsidR="000E3FB6" w:rsidRPr="004B78CA" w:rsidRDefault="000E3FB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Purpose</w:t>
            </w:r>
          </w:p>
        </w:tc>
        <w:tc>
          <w:tcPr>
            <w:tcW w:w="7601" w:type="dxa"/>
            <w:gridSpan w:val="3"/>
          </w:tcPr>
          <w:p w14:paraId="6BA93F27" w14:textId="46B510D6" w:rsidR="000E3FB6" w:rsidRPr="004B78CA" w:rsidRDefault="000E3FB6" w:rsidP="00BD30D3">
            <w:pPr>
              <w:rPr>
                <w:rFonts w:asciiTheme="majorBidi" w:hAnsiTheme="majorBidi" w:cstheme="majorBidi"/>
                <w:bCs/>
                <w:color w:val="000000" w:themeColor="text1"/>
                <w:szCs w:val="24"/>
              </w:rPr>
            </w:pPr>
            <w:r>
              <w:t>Enable users to filter university options based on location, aggregate eligibility.</w:t>
            </w:r>
          </w:p>
        </w:tc>
      </w:tr>
      <w:tr w:rsidR="000E3FB6" w:rsidRPr="004B78CA" w14:paraId="41B46CA9" w14:textId="77777777" w:rsidTr="00BD30D3">
        <w:trPr>
          <w:trHeight w:val="167"/>
        </w:trPr>
        <w:tc>
          <w:tcPr>
            <w:tcW w:w="2204" w:type="dxa"/>
          </w:tcPr>
          <w:p w14:paraId="396BDD0E" w14:textId="77777777" w:rsidR="000E3FB6" w:rsidRPr="004B78CA" w:rsidRDefault="000E3FB6" w:rsidP="00BD30D3">
            <w:pPr>
              <w:rPr>
                <w:rFonts w:asciiTheme="majorBidi" w:hAnsiTheme="majorBidi" w:cstheme="majorBidi"/>
                <w:b/>
                <w:bCs/>
                <w:color w:val="000000" w:themeColor="text1"/>
                <w:szCs w:val="24"/>
              </w:rPr>
            </w:pPr>
            <w:r w:rsidRPr="004B78CA">
              <w:rPr>
                <w:rFonts w:asciiTheme="majorBidi" w:eastAsia="Times New Roman" w:hAnsiTheme="majorBidi" w:cstheme="majorBidi"/>
                <w:b/>
                <w:szCs w:val="24"/>
              </w:rPr>
              <w:t>Requirements Traceability</w:t>
            </w:r>
          </w:p>
        </w:tc>
        <w:tc>
          <w:tcPr>
            <w:tcW w:w="7601" w:type="dxa"/>
            <w:gridSpan w:val="3"/>
            <w:vAlign w:val="center"/>
          </w:tcPr>
          <w:p w14:paraId="7A0C375A" w14:textId="3CA8BAB4" w:rsidR="000E3FB6" w:rsidRPr="004B78CA" w:rsidRDefault="000E3FB6" w:rsidP="00BD30D3">
            <w:pPr>
              <w:rPr>
                <w:rFonts w:asciiTheme="majorBidi" w:hAnsiTheme="majorBidi" w:cstheme="majorBidi"/>
                <w:bCs/>
                <w:color w:val="000000" w:themeColor="text1"/>
                <w:szCs w:val="24"/>
              </w:rPr>
            </w:pPr>
            <w:r w:rsidRPr="004B78CA">
              <w:rPr>
                <w:rFonts w:asciiTheme="majorBidi" w:hAnsiTheme="majorBidi" w:cstheme="majorBidi"/>
                <w:szCs w:val="24"/>
              </w:rPr>
              <w:t>F</w:t>
            </w:r>
            <w:r>
              <w:rPr>
                <w:rFonts w:asciiTheme="majorBidi" w:hAnsiTheme="majorBidi" w:cstheme="majorBidi"/>
                <w:szCs w:val="24"/>
              </w:rPr>
              <w:t>9.</w:t>
            </w:r>
            <w:r w:rsidR="007B212D">
              <w:rPr>
                <w:rFonts w:asciiTheme="majorBidi" w:hAnsiTheme="majorBidi" w:cstheme="majorBidi"/>
                <w:szCs w:val="24"/>
              </w:rPr>
              <w:t>2</w:t>
            </w:r>
          </w:p>
        </w:tc>
      </w:tr>
      <w:tr w:rsidR="000E3FB6" w:rsidRPr="004B78CA" w14:paraId="3680AE92" w14:textId="77777777" w:rsidTr="00BD30D3">
        <w:trPr>
          <w:trHeight w:val="167"/>
        </w:trPr>
        <w:tc>
          <w:tcPr>
            <w:tcW w:w="2204" w:type="dxa"/>
          </w:tcPr>
          <w:p w14:paraId="41B957B3" w14:textId="77777777" w:rsidR="000E3FB6" w:rsidRPr="004B78CA" w:rsidRDefault="000E3FB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Priority</w:t>
            </w:r>
          </w:p>
        </w:tc>
        <w:tc>
          <w:tcPr>
            <w:tcW w:w="7601" w:type="dxa"/>
            <w:gridSpan w:val="3"/>
            <w:vAlign w:val="center"/>
          </w:tcPr>
          <w:p w14:paraId="7E6652BA" w14:textId="77777777" w:rsidR="000E3FB6" w:rsidRPr="004B78CA" w:rsidRDefault="000E3FB6" w:rsidP="00BD30D3">
            <w:pPr>
              <w:rPr>
                <w:rFonts w:asciiTheme="majorBidi" w:hAnsiTheme="majorBidi" w:cstheme="majorBidi"/>
                <w:bCs/>
                <w:color w:val="000000" w:themeColor="text1"/>
                <w:szCs w:val="24"/>
              </w:rPr>
            </w:pPr>
            <w:r>
              <w:rPr>
                <w:rFonts w:asciiTheme="majorBidi" w:hAnsiTheme="majorBidi" w:cstheme="majorBidi"/>
                <w:szCs w:val="24"/>
              </w:rPr>
              <w:t>High</w:t>
            </w:r>
          </w:p>
        </w:tc>
      </w:tr>
      <w:tr w:rsidR="000E3FB6" w:rsidRPr="004B78CA" w14:paraId="62DFB356" w14:textId="77777777" w:rsidTr="00BD30D3">
        <w:tc>
          <w:tcPr>
            <w:tcW w:w="2204" w:type="dxa"/>
          </w:tcPr>
          <w:p w14:paraId="01B5DA67" w14:textId="77777777" w:rsidR="000E3FB6" w:rsidRPr="004B78CA" w:rsidRDefault="000E3FB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Preconditions</w:t>
            </w:r>
          </w:p>
        </w:tc>
        <w:tc>
          <w:tcPr>
            <w:tcW w:w="7601" w:type="dxa"/>
            <w:gridSpan w:val="3"/>
          </w:tcPr>
          <w:p w14:paraId="38886035" w14:textId="22631DC8" w:rsidR="000E3FB6" w:rsidRPr="0009729F" w:rsidRDefault="007B212D" w:rsidP="00BD30D3">
            <w:pPr>
              <w:rPr>
                <w:rFonts w:asciiTheme="majorBidi" w:hAnsiTheme="majorBidi" w:cstheme="majorBidi"/>
                <w:b/>
                <w:bCs/>
                <w:color w:val="000000" w:themeColor="text1"/>
                <w:szCs w:val="24"/>
              </w:rPr>
            </w:pPr>
            <w:r>
              <w:t>User must have selected at least one filtering criterion.</w:t>
            </w:r>
          </w:p>
        </w:tc>
      </w:tr>
      <w:tr w:rsidR="000E3FB6" w:rsidRPr="004B78CA" w14:paraId="5039C5CE" w14:textId="77777777" w:rsidTr="00BD30D3">
        <w:trPr>
          <w:trHeight w:val="305"/>
        </w:trPr>
        <w:tc>
          <w:tcPr>
            <w:tcW w:w="2204" w:type="dxa"/>
          </w:tcPr>
          <w:p w14:paraId="3AEFD22B" w14:textId="77777777" w:rsidR="000E3FB6" w:rsidRPr="004B78CA" w:rsidRDefault="000E3FB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Postconditions</w:t>
            </w:r>
          </w:p>
        </w:tc>
        <w:tc>
          <w:tcPr>
            <w:tcW w:w="7601" w:type="dxa"/>
            <w:gridSpan w:val="3"/>
            <w:vAlign w:val="center"/>
          </w:tcPr>
          <w:p w14:paraId="1D5E92FD" w14:textId="26E27309" w:rsidR="000E3FB6" w:rsidRPr="004B78CA" w:rsidRDefault="007B212D" w:rsidP="00BD30D3">
            <w:pPr>
              <w:spacing w:before="100" w:beforeAutospacing="1" w:after="100" w:afterAutospacing="1"/>
              <w:rPr>
                <w:rFonts w:asciiTheme="majorBidi" w:eastAsia="Times New Roman" w:hAnsiTheme="majorBidi" w:cstheme="majorBidi"/>
                <w:color w:val="auto"/>
                <w:szCs w:val="24"/>
              </w:rPr>
            </w:pPr>
            <w:r>
              <w:t>The system displays a filtered list of universities based on the selected criteria.</w:t>
            </w:r>
          </w:p>
        </w:tc>
      </w:tr>
      <w:tr w:rsidR="000E3FB6" w:rsidRPr="004B78CA" w14:paraId="47B30ADB" w14:textId="77777777" w:rsidTr="00BD30D3">
        <w:trPr>
          <w:trHeight w:val="167"/>
        </w:trPr>
        <w:tc>
          <w:tcPr>
            <w:tcW w:w="2204" w:type="dxa"/>
          </w:tcPr>
          <w:p w14:paraId="53665E21" w14:textId="77777777" w:rsidR="000E3FB6" w:rsidRPr="004B78CA" w:rsidRDefault="000E3FB6" w:rsidP="00BD30D3">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Actors</w:t>
            </w:r>
          </w:p>
        </w:tc>
        <w:tc>
          <w:tcPr>
            <w:tcW w:w="7601" w:type="dxa"/>
            <w:gridSpan w:val="3"/>
            <w:vAlign w:val="center"/>
          </w:tcPr>
          <w:p w14:paraId="19360037" w14:textId="77777777" w:rsidR="000E3FB6" w:rsidRPr="004B78CA" w:rsidRDefault="000E3FB6" w:rsidP="00BD30D3">
            <w:pPr>
              <w:rPr>
                <w:rFonts w:asciiTheme="majorBidi" w:hAnsiTheme="majorBidi" w:cstheme="majorBidi"/>
                <w:bCs/>
                <w:color w:val="000000" w:themeColor="text1"/>
                <w:szCs w:val="24"/>
              </w:rPr>
            </w:pPr>
            <w:r>
              <w:rPr>
                <w:rFonts w:asciiTheme="majorBidi" w:hAnsiTheme="majorBidi" w:cstheme="majorBidi"/>
                <w:bCs/>
                <w:color w:val="000000" w:themeColor="text1"/>
                <w:szCs w:val="24"/>
              </w:rPr>
              <w:t>User (Student or Father), System</w:t>
            </w:r>
          </w:p>
        </w:tc>
      </w:tr>
      <w:tr w:rsidR="007B212D" w:rsidRPr="004B78CA" w14:paraId="5948039A" w14:textId="77777777" w:rsidTr="00BD30D3">
        <w:trPr>
          <w:trHeight w:val="167"/>
        </w:trPr>
        <w:tc>
          <w:tcPr>
            <w:tcW w:w="2204" w:type="dxa"/>
            <w:vMerge w:val="restart"/>
          </w:tcPr>
          <w:p w14:paraId="3AB45B56" w14:textId="77777777" w:rsidR="007B212D" w:rsidRPr="004B78CA" w:rsidRDefault="007B212D" w:rsidP="007B212D">
            <w:pPr>
              <w:rPr>
                <w:rFonts w:asciiTheme="majorBidi" w:hAnsiTheme="majorBidi" w:cstheme="majorBidi"/>
                <w:b/>
                <w:bCs/>
                <w:color w:val="000000" w:themeColor="text1"/>
                <w:szCs w:val="24"/>
              </w:rPr>
            </w:pPr>
            <w:r w:rsidRPr="004B78CA">
              <w:rPr>
                <w:rFonts w:asciiTheme="majorBidi" w:hAnsiTheme="majorBidi" w:cstheme="majorBidi"/>
                <w:b/>
                <w:bCs/>
                <w:color w:val="000000" w:themeColor="text1"/>
                <w:szCs w:val="24"/>
              </w:rPr>
              <w:t xml:space="preserve">Flow of Events </w:t>
            </w:r>
          </w:p>
        </w:tc>
        <w:tc>
          <w:tcPr>
            <w:tcW w:w="1536" w:type="dxa"/>
            <w:vMerge w:val="restart"/>
            <w:vAlign w:val="center"/>
          </w:tcPr>
          <w:p w14:paraId="3420BBAC" w14:textId="77777777" w:rsidR="007B212D" w:rsidRPr="004B78CA" w:rsidRDefault="007B212D" w:rsidP="007B212D">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Basic</w:t>
            </w:r>
          </w:p>
        </w:tc>
        <w:tc>
          <w:tcPr>
            <w:tcW w:w="845" w:type="dxa"/>
          </w:tcPr>
          <w:p w14:paraId="66CC8F9F" w14:textId="77777777" w:rsidR="007B212D" w:rsidRPr="004B78CA" w:rsidRDefault="007B212D" w:rsidP="007B212D">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1</w:t>
            </w:r>
          </w:p>
        </w:tc>
        <w:tc>
          <w:tcPr>
            <w:tcW w:w="5220" w:type="dxa"/>
          </w:tcPr>
          <w:p w14:paraId="50AEB44E" w14:textId="5E7124DA" w:rsidR="007B212D" w:rsidRPr="004B78CA" w:rsidRDefault="007B212D" w:rsidP="007B212D">
            <w:pPr>
              <w:spacing w:before="100" w:beforeAutospacing="1" w:after="100" w:afterAutospacing="1"/>
              <w:rPr>
                <w:rFonts w:eastAsia="Times New Roman" w:cs="Times New Roman"/>
                <w:color w:val="auto"/>
                <w:szCs w:val="24"/>
              </w:rPr>
            </w:pPr>
            <w:ins w:id="3100" w:author="Asad Shah" w:date="2025-01-03T20:24:00Z">
              <w:r w:rsidRPr="005F76D1">
                <w:t>User selects filtering options (</w:t>
              </w:r>
              <w:proofErr w:type="gramStart"/>
              <w:r w:rsidRPr="005F76D1">
                <w:t>e.g.</w:t>
              </w:r>
              <w:proofErr w:type="gramEnd"/>
              <w:r>
                <w:t xml:space="preserve"> </w:t>
              </w:r>
              <w:r w:rsidRPr="005F76D1">
                <w:t>location, aggregate eligibility).</w:t>
              </w:r>
            </w:ins>
            <w:del w:id="3101" w:author="Asad Shah" w:date="2025-01-03T20:24:00Z">
              <w:r w:rsidRPr="00CD1155" w:rsidDel="00C75D5C">
                <w:delText>User enters a keyword or phrase in the search bar.</w:delText>
              </w:r>
            </w:del>
          </w:p>
        </w:tc>
      </w:tr>
      <w:tr w:rsidR="007B212D" w:rsidRPr="004B78CA" w14:paraId="09B13FE9" w14:textId="77777777" w:rsidTr="00BD30D3">
        <w:trPr>
          <w:trHeight w:val="167"/>
        </w:trPr>
        <w:tc>
          <w:tcPr>
            <w:tcW w:w="2204" w:type="dxa"/>
            <w:vMerge/>
          </w:tcPr>
          <w:p w14:paraId="3ABF2108" w14:textId="77777777" w:rsidR="007B212D" w:rsidRPr="004B78CA" w:rsidDel="00D71D38" w:rsidRDefault="007B212D" w:rsidP="007B212D">
            <w:pPr>
              <w:rPr>
                <w:rFonts w:asciiTheme="majorBidi" w:hAnsiTheme="majorBidi" w:cstheme="majorBidi"/>
                <w:b/>
                <w:bCs/>
                <w:color w:val="000000" w:themeColor="text1"/>
                <w:szCs w:val="24"/>
              </w:rPr>
            </w:pPr>
          </w:p>
        </w:tc>
        <w:tc>
          <w:tcPr>
            <w:tcW w:w="1536" w:type="dxa"/>
            <w:vMerge/>
            <w:vAlign w:val="center"/>
          </w:tcPr>
          <w:p w14:paraId="516313EF" w14:textId="77777777" w:rsidR="007B212D" w:rsidRPr="004B78CA" w:rsidDel="00D71D38" w:rsidRDefault="007B212D" w:rsidP="007B212D">
            <w:pPr>
              <w:jc w:val="center"/>
              <w:rPr>
                <w:rFonts w:asciiTheme="majorBidi" w:hAnsiTheme="majorBidi" w:cstheme="majorBidi"/>
                <w:bCs/>
                <w:color w:val="000000" w:themeColor="text1"/>
                <w:szCs w:val="24"/>
              </w:rPr>
            </w:pPr>
          </w:p>
        </w:tc>
        <w:tc>
          <w:tcPr>
            <w:tcW w:w="845" w:type="dxa"/>
          </w:tcPr>
          <w:p w14:paraId="6100A478" w14:textId="77777777" w:rsidR="007B212D" w:rsidRPr="004B78CA" w:rsidRDefault="007B212D" w:rsidP="007B212D">
            <w:pP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2</w:t>
            </w:r>
          </w:p>
        </w:tc>
        <w:tc>
          <w:tcPr>
            <w:tcW w:w="5220" w:type="dxa"/>
          </w:tcPr>
          <w:p w14:paraId="70B277F7" w14:textId="3DE587E5" w:rsidR="007B212D" w:rsidRPr="004B78CA" w:rsidRDefault="007B212D" w:rsidP="007B212D">
            <w:pPr>
              <w:spacing w:before="100" w:beforeAutospacing="1" w:after="100" w:afterAutospacing="1"/>
              <w:rPr>
                <w:rFonts w:eastAsia="Times New Roman" w:cs="Times New Roman"/>
                <w:color w:val="auto"/>
                <w:szCs w:val="24"/>
              </w:rPr>
            </w:pPr>
            <w:ins w:id="3102" w:author="Asad Shah" w:date="2025-01-03T20:24:00Z">
              <w:r w:rsidRPr="005F76D1">
                <w:t>System applies the filters to the university database.</w:t>
              </w:r>
            </w:ins>
            <w:del w:id="3103" w:author="Asad Shah" w:date="2025-01-03T20:24:00Z">
              <w:r w:rsidRPr="00CD1155" w:rsidDel="00C75D5C">
                <w:delText>System processes the query.</w:delText>
              </w:r>
            </w:del>
          </w:p>
        </w:tc>
      </w:tr>
      <w:tr w:rsidR="007B212D" w:rsidRPr="004B78CA" w14:paraId="7FDAF5D4" w14:textId="77777777" w:rsidTr="00BD30D3">
        <w:trPr>
          <w:trHeight w:val="167"/>
        </w:trPr>
        <w:tc>
          <w:tcPr>
            <w:tcW w:w="2204" w:type="dxa"/>
            <w:vMerge/>
          </w:tcPr>
          <w:p w14:paraId="6FED86D0" w14:textId="77777777" w:rsidR="007B212D" w:rsidRPr="004B78CA" w:rsidDel="00D71D38" w:rsidRDefault="007B212D" w:rsidP="007B212D">
            <w:pPr>
              <w:rPr>
                <w:rFonts w:asciiTheme="majorBidi" w:hAnsiTheme="majorBidi" w:cstheme="majorBidi"/>
                <w:b/>
                <w:bCs/>
                <w:color w:val="000000" w:themeColor="text1"/>
                <w:szCs w:val="24"/>
              </w:rPr>
            </w:pPr>
          </w:p>
        </w:tc>
        <w:tc>
          <w:tcPr>
            <w:tcW w:w="1536" w:type="dxa"/>
            <w:vMerge/>
            <w:vAlign w:val="center"/>
          </w:tcPr>
          <w:p w14:paraId="0659CA1C" w14:textId="77777777" w:rsidR="007B212D" w:rsidRPr="004B78CA" w:rsidDel="00D71D38" w:rsidRDefault="007B212D" w:rsidP="007B212D">
            <w:pPr>
              <w:jc w:val="center"/>
              <w:rPr>
                <w:rFonts w:asciiTheme="majorBidi" w:hAnsiTheme="majorBidi" w:cstheme="majorBidi"/>
                <w:bCs/>
                <w:color w:val="000000" w:themeColor="text1"/>
                <w:szCs w:val="24"/>
              </w:rPr>
            </w:pPr>
          </w:p>
        </w:tc>
        <w:tc>
          <w:tcPr>
            <w:tcW w:w="845" w:type="dxa"/>
          </w:tcPr>
          <w:p w14:paraId="3DAB410E" w14:textId="77777777" w:rsidR="007B212D" w:rsidRPr="004B78CA" w:rsidRDefault="007B212D" w:rsidP="007B212D">
            <w:pPr>
              <w:rPr>
                <w:rFonts w:asciiTheme="majorBidi" w:hAnsiTheme="majorBidi" w:cstheme="majorBidi"/>
                <w:bCs/>
                <w:color w:val="000000" w:themeColor="text1"/>
                <w:szCs w:val="24"/>
              </w:rPr>
            </w:pPr>
            <w:r>
              <w:rPr>
                <w:rFonts w:asciiTheme="majorBidi" w:hAnsiTheme="majorBidi" w:cstheme="majorBidi"/>
                <w:bCs/>
                <w:color w:val="000000" w:themeColor="text1"/>
                <w:szCs w:val="24"/>
              </w:rPr>
              <w:t>3</w:t>
            </w:r>
          </w:p>
        </w:tc>
        <w:tc>
          <w:tcPr>
            <w:tcW w:w="5220" w:type="dxa"/>
          </w:tcPr>
          <w:p w14:paraId="6DEB885B" w14:textId="4149B007" w:rsidR="007B212D" w:rsidRPr="00F11F8B" w:rsidRDefault="007B212D" w:rsidP="007B212D">
            <w:pPr>
              <w:spacing w:before="100" w:beforeAutospacing="1" w:after="100" w:afterAutospacing="1"/>
            </w:pPr>
            <w:ins w:id="3104" w:author="Asad Shah" w:date="2025-01-03T20:24:00Z">
              <w:r w:rsidRPr="005F76D1">
                <w:t>System displays the filtered results to the user.</w:t>
              </w:r>
            </w:ins>
            <w:del w:id="3105" w:author="Asad Shah" w:date="2025-01-03T20:24:00Z">
              <w:r w:rsidRPr="00CD1155" w:rsidDel="00C75D5C">
                <w:delText>System retrieves matching universities.</w:delText>
              </w:r>
            </w:del>
          </w:p>
        </w:tc>
      </w:tr>
      <w:tr w:rsidR="000E3FB6" w:rsidRPr="004B78CA" w14:paraId="5E5A5F8C" w14:textId="77777777" w:rsidTr="00BD30D3">
        <w:trPr>
          <w:trHeight w:val="593"/>
        </w:trPr>
        <w:tc>
          <w:tcPr>
            <w:tcW w:w="2204" w:type="dxa"/>
            <w:vMerge/>
          </w:tcPr>
          <w:p w14:paraId="2D05000A" w14:textId="77777777" w:rsidR="000E3FB6" w:rsidRPr="004B78CA" w:rsidRDefault="000E3FB6" w:rsidP="00BD30D3">
            <w:pPr>
              <w:rPr>
                <w:rFonts w:asciiTheme="majorBidi" w:hAnsiTheme="majorBidi" w:cstheme="majorBidi"/>
                <w:b/>
                <w:bCs/>
                <w:color w:val="000000" w:themeColor="text1"/>
                <w:szCs w:val="24"/>
              </w:rPr>
            </w:pPr>
          </w:p>
        </w:tc>
        <w:tc>
          <w:tcPr>
            <w:tcW w:w="1536" w:type="dxa"/>
            <w:vAlign w:val="center"/>
          </w:tcPr>
          <w:p w14:paraId="33DF59B3" w14:textId="77777777" w:rsidR="000E3FB6" w:rsidRPr="004B78CA" w:rsidRDefault="000E3FB6"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Alternative</w:t>
            </w:r>
          </w:p>
        </w:tc>
        <w:tc>
          <w:tcPr>
            <w:tcW w:w="6065" w:type="dxa"/>
            <w:gridSpan w:val="2"/>
          </w:tcPr>
          <w:p w14:paraId="1A80E83E" w14:textId="57305189" w:rsidR="000E3FB6" w:rsidRPr="004B78CA" w:rsidRDefault="007B212D" w:rsidP="00BD30D3">
            <w:pPr>
              <w:spacing w:before="100" w:beforeAutospacing="1" w:after="100" w:afterAutospacing="1"/>
              <w:rPr>
                <w:rFonts w:asciiTheme="majorBidi" w:eastAsia="Times New Roman" w:hAnsiTheme="majorBidi" w:cstheme="majorBidi"/>
                <w:color w:val="auto"/>
                <w:szCs w:val="24"/>
              </w:rPr>
            </w:pPr>
            <w:ins w:id="3106" w:author="Asad Shah" w:date="2025-01-03T20:24:00Z">
              <w:r>
                <w:t>User selects multiple conflicting filters: system resolves conflicts or notifies the user.</w:t>
              </w:r>
            </w:ins>
            <w:del w:id="3107" w:author="Asad Shah" w:date="2025-01-03T20:24:00Z">
              <w:r w:rsidR="000E3FB6" w:rsidDel="007B212D">
                <w:delText>User enters incomplete or vague keywords: system suggests related terms or provides broader results.</w:delText>
              </w:r>
            </w:del>
          </w:p>
        </w:tc>
      </w:tr>
      <w:tr w:rsidR="000E3FB6" w:rsidRPr="004B78CA" w14:paraId="0E705587" w14:textId="77777777" w:rsidTr="00BD30D3">
        <w:trPr>
          <w:trHeight w:val="314"/>
        </w:trPr>
        <w:tc>
          <w:tcPr>
            <w:tcW w:w="2204" w:type="dxa"/>
            <w:vMerge/>
          </w:tcPr>
          <w:p w14:paraId="4C107392" w14:textId="77777777" w:rsidR="000E3FB6" w:rsidRPr="004B78CA" w:rsidRDefault="000E3FB6" w:rsidP="00BD30D3">
            <w:pPr>
              <w:rPr>
                <w:rFonts w:asciiTheme="majorBidi" w:hAnsiTheme="majorBidi" w:cstheme="majorBidi"/>
                <w:b/>
                <w:bCs/>
                <w:color w:val="000000" w:themeColor="text1"/>
                <w:szCs w:val="24"/>
              </w:rPr>
            </w:pPr>
          </w:p>
        </w:tc>
        <w:tc>
          <w:tcPr>
            <w:tcW w:w="1536" w:type="dxa"/>
            <w:vAlign w:val="center"/>
          </w:tcPr>
          <w:p w14:paraId="2E2E8F97" w14:textId="77777777" w:rsidR="000E3FB6" w:rsidRPr="004B78CA" w:rsidRDefault="000E3FB6" w:rsidP="00BD30D3">
            <w:pPr>
              <w:jc w:val="center"/>
              <w:rPr>
                <w:rFonts w:asciiTheme="majorBidi" w:hAnsiTheme="majorBidi" w:cstheme="majorBidi"/>
                <w:bCs/>
                <w:color w:val="000000" w:themeColor="text1"/>
                <w:szCs w:val="24"/>
              </w:rPr>
            </w:pPr>
            <w:r w:rsidRPr="004B78CA">
              <w:rPr>
                <w:rFonts w:asciiTheme="majorBidi" w:hAnsiTheme="majorBidi" w:cstheme="majorBidi"/>
                <w:bCs/>
                <w:color w:val="000000" w:themeColor="text1"/>
                <w:szCs w:val="24"/>
              </w:rPr>
              <w:t>Exceptions</w:t>
            </w:r>
          </w:p>
        </w:tc>
        <w:tc>
          <w:tcPr>
            <w:tcW w:w="6065" w:type="dxa"/>
            <w:gridSpan w:val="2"/>
          </w:tcPr>
          <w:p w14:paraId="4B476EBE" w14:textId="3C0D26E6" w:rsidR="000E3FB6" w:rsidRPr="004B78CA" w:rsidRDefault="007B212D" w:rsidP="00BD30D3">
            <w:pPr>
              <w:spacing w:before="100" w:beforeAutospacing="1" w:after="100" w:afterAutospacing="1"/>
              <w:rPr>
                <w:rFonts w:asciiTheme="majorBidi" w:eastAsia="Times New Roman" w:hAnsiTheme="majorBidi" w:cstheme="majorBidi"/>
                <w:color w:val="auto"/>
                <w:szCs w:val="24"/>
              </w:rPr>
            </w:pPr>
            <w:ins w:id="3108" w:author="Asad Shah" w:date="2025-01-03T20:24:00Z">
              <w:r>
                <w:t>Filter criteria do not return any results: system prompts user to adjust filters.</w:t>
              </w:r>
            </w:ins>
            <w:del w:id="3109" w:author="Asad Shah" w:date="2025-01-03T20:24:00Z">
              <w:r w:rsidR="000E3FB6" w:rsidDel="007B212D">
                <w:delText>No universities match the search query: system informs the user and suggests alternative keywords.</w:delText>
              </w:r>
            </w:del>
          </w:p>
        </w:tc>
      </w:tr>
    </w:tbl>
    <w:p w14:paraId="206E40AD" w14:textId="0ACC1389" w:rsidR="00087B25" w:rsidRDefault="00087B25"/>
    <w:p w14:paraId="52162B3C" w14:textId="37858D0A" w:rsidR="009C424C" w:rsidRDefault="009C424C">
      <w:pPr>
        <w:tabs>
          <w:tab w:val="left" w:pos="2160"/>
        </w:tabs>
        <w:pPrChange w:id="3110" w:author="Asad Shah" w:date="2025-01-04T16:51:00Z">
          <w:pPr/>
        </w:pPrChange>
      </w:pPr>
    </w:p>
    <w:p w14:paraId="750FB729" w14:textId="08E276ED" w:rsidR="009C424C" w:rsidRPr="000E057A" w:rsidRDefault="009C424C" w:rsidP="009C424C">
      <w:pPr>
        <w:pStyle w:val="Heading1"/>
        <w:numPr>
          <w:ilvl w:val="0"/>
          <w:numId w:val="2"/>
        </w:numPr>
        <w:shd w:val="clear" w:color="auto" w:fill="595959" w:themeFill="text1" w:themeFillTint="A6"/>
        <w:ind w:left="357" w:hanging="357"/>
        <w:jc w:val="center"/>
        <w:rPr>
          <w:color w:val="FFFFFF" w:themeColor="background1"/>
          <w:sz w:val="36"/>
          <w:szCs w:val="36"/>
        </w:rPr>
      </w:pPr>
      <w:bookmarkStart w:id="3111" w:name="_Toc187627493"/>
      <w:r>
        <w:rPr>
          <w:color w:val="FFFFFF" w:themeColor="background1"/>
          <w:sz w:val="36"/>
          <w:szCs w:val="36"/>
        </w:rPr>
        <w:t>Other Non-functional Requirements</w:t>
      </w:r>
      <w:bookmarkEnd w:id="3111"/>
      <w:r>
        <w:rPr>
          <w:color w:val="FFFFFF" w:themeColor="background1"/>
          <w:sz w:val="36"/>
          <w:szCs w:val="36"/>
        </w:rPr>
        <w:t xml:space="preserve"> </w:t>
      </w:r>
    </w:p>
    <w:p w14:paraId="19809639" w14:textId="16FDDE37" w:rsidR="009C424C" w:rsidRDefault="00A76547" w:rsidP="00A76547">
      <w:pPr>
        <w:pStyle w:val="Heading2"/>
      </w:pPr>
      <w:bookmarkStart w:id="3112" w:name="_Toc187627494"/>
      <w:r>
        <w:t>4.1 Performance Requirements</w:t>
      </w:r>
      <w:bookmarkEnd w:id="3112"/>
    </w:p>
    <w:p w14:paraId="5A44318D" w14:textId="77777777" w:rsidR="00846172" w:rsidRPr="00846172" w:rsidRDefault="00846172" w:rsidP="00846172">
      <w:pPr>
        <w:spacing w:before="100" w:beforeAutospacing="1" w:after="100" w:afterAutospacing="1" w:line="240" w:lineRule="auto"/>
        <w:rPr>
          <w:rFonts w:eastAsia="Times New Roman" w:cs="Times New Roman"/>
          <w:color w:val="auto"/>
          <w:szCs w:val="24"/>
        </w:rPr>
      </w:pPr>
      <w:r w:rsidRPr="00846172">
        <w:rPr>
          <w:rFonts w:eastAsia="Times New Roman" w:cs="Times New Roman"/>
          <w:color w:val="auto"/>
          <w:szCs w:val="24"/>
        </w:rPr>
        <w:t>The performance requirements for the Career Counseling Platform are designed to ensure the system operates efficiently under various circumstances and provides a seamless experience for users. These requirements are specified to guide developers in making suitable design choices.</w:t>
      </w:r>
    </w:p>
    <w:p w14:paraId="3E8CD044" w14:textId="1DCAC3B7" w:rsidR="00846172" w:rsidRPr="004F6BBA" w:rsidRDefault="00846172">
      <w:pPr>
        <w:pStyle w:val="Heading3"/>
        <w:rPr>
          <w:rPrChange w:id="3113" w:author="Asad Shah" w:date="2025-01-04T17:02:00Z">
            <w:rPr/>
          </w:rPrChange>
        </w:rPr>
        <w:pPrChange w:id="3114" w:author="Asad Shah" w:date="2025-01-04T17:02:00Z">
          <w:pPr>
            <w:pStyle w:val="NormalWeb"/>
            <w:numPr>
              <w:numId w:val="45"/>
            </w:numPr>
            <w:tabs>
              <w:tab w:val="num" w:pos="720"/>
            </w:tabs>
            <w:ind w:left="720" w:hanging="360"/>
          </w:pPr>
        </w:pPrChange>
      </w:pPr>
      <w:bookmarkStart w:id="3115" w:name="_Toc187627495"/>
      <w:r w:rsidRPr="004F6BBA">
        <w:rPr>
          <w:rStyle w:val="Strong"/>
          <w:b/>
          <w:bCs w:val="0"/>
          <w:rPrChange w:id="3116" w:author="Asad Shah" w:date="2025-01-04T17:02:00Z">
            <w:rPr>
              <w:rStyle w:val="Strong"/>
              <w:b w:val="0"/>
            </w:rPr>
          </w:rPrChange>
        </w:rPr>
        <w:t>4.1.1 Response Time</w:t>
      </w:r>
      <w:bookmarkEnd w:id="3115"/>
    </w:p>
    <w:p w14:paraId="3B1E991E" w14:textId="07DF1CBA" w:rsidR="00846172" w:rsidRDefault="00846172">
      <w:pPr>
        <w:spacing w:before="100" w:beforeAutospacing="1" w:after="100" w:afterAutospacing="1" w:line="360" w:lineRule="auto"/>
        <w:jc w:val="both"/>
        <w:pPrChange w:id="3117" w:author="Asad Shah" w:date="2025-01-04T16:57:00Z">
          <w:pPr>
            <w:numPr>
              <w:ilvl w:val="1"/>
              <w:numId w:val="45"/>
            </w:numPr>
            <w:tabs>
              <w:tab w:val="num" w:pos="1440"/>
            </w:tabs>
            <w:spacing w:before="100" w:beforeAutospacing="1" w:after="100" w:afterAutospacing="1" w:line="240" w:lineRule="auto"/>
            <w:ind w:left="1440" w:hanging="360"/>
          </w:pPr>
        </w:pPrChange>
      </w:pPr>
      <w:r>
        <w:t xml:space="preserve">The system shall provide a response time of </w:t>
      </w:r>
      <w:r>
        <w:rPr>
          <w:rStyle w:val="Strong"/>
        </w:rPr>
        <w:t>4 seconds or less</w:t>
      </w:r>
      <w:r>
        <w:t xml:space="preserve"> for user interactions, such as:</w:t>
      </w:r>
    </w:p>
    <w:p w14:paraId="1FE4FAA1" w14:textId="77777777" w:rsidR="00846172" w:rsidRDefault="00846172">
      <w:pPr>
        <w:pStyle w:val="ListParagraph"/>
        <w:numPr>
          <w:ilvl w:val="0"/>
          <w:numId w:val="49"/>
        </w:numPr>
        <w:spacing w:before="100" w:beforeAutospacing="1" w:after="100" w:afterAutospacing="1" w:line="360" w:lineRule="auto"/>
        <w:jc w:val="both"/>
        <w:pPrChange w:id="3118" w:author="Asad Shah" w:date="2025-01-04T16:57:00Z">
          <w:pPr>
            <w:numPr>
              <w:ilvl w:val="2"/>
              <w:numId w:val="45"/>
            </w:numPr>
            <w:tabs>
              <w:tab w:val="num" w:pos="2160"/>
            </w:tabs>
            <w:spacing w:before="100" w:beforeAutospacing="1" w:after="100" w:afterAutospacing="1" w:line="240" w:lineRule="auto"/>
            <w:ind w:left="2160" w:hanging="360"/>
          </w:pPr>
        </w:pPrChange>
      </w:pPr>
      <w:r>
        <w:t>Displaying field recommendations.</w:t>
      </w:r>
    </w:p>
    <w:p w14:paraId="2E6FA717" w14:textId="77777777" w:rsidR="00846172" w:rsidRDefault="00846172">
      <w:pPr>
        <w:pStyle w:val="ListParagraph"/>
        <w:numPr>
          <w:ilvl w:val="0"/>
          <w:numId w:val="49"/>
        </w:numPr>
        <w:spacing w:before="100" w:beforeAutospacing="1" w:after="100" w:afterAutospacing="1" w:line="360" w:lineRule="auto"/>
        <w:jc w:val="both"/>
        <w:pPrChange w:id="3119" w:author="Asad Shah" w:date="2025-01-04T16:57:00Z">
          <w:pPr>
            <w:numPr>
              <w:ilvl w:val="2"/>
              <w:numId w:val="45"/>
            </w:numPr>
            <w:tabs>
              <w:tab w:val="num" w:pos="2160"/>
            </w:tabs>
            <w:spacing w:before="100" w:beforeAutospacing="1" w:after="100" w:afterAutospacing="1" w:line="240" w:lineRule="auto"/>
            <w:ind w:left="2160" w:hanging="360"/>
          </w:pPr>
        </w:pPrChange>
      </w:pPr>
      <w:r>
        <w:t>Generating aggregate calculations.</w:t>
      </w:r>
    </w:p>
    <w:p w14:paraId="0C69E477" w14:textId="77777777" w:rsidR="00846172" w:rsidRDefault="00846172">
      <w:pPr>
        <w:pStyle w:val="ListParagraph"/>
        <w:numPr>
          <w:ilvl w:val="0"/>
          <w:numId w:val="49"/>
        </w:numPr>
        <w:spacing w:before="100" w:beforeAutospacing="1" w:after="100" w:afterAutospacing="1" w:line="360" w:lineRule="auto"/>
        <w:jc w:val="both"/>
        <w:pPrChange w:id="3120" w:author="Asad Shah" w:date="2025-01-04T16:57:00Z">
          <w:pPr>
            <w:numPr>
              <w:ilvl w:val="2"/>
              <w:numId w:val="45"/>
            </w:numPr>
            <w:tabs>
              <w:tab w:val="num" w:pos="2160"/>
            </w:tabs>
            <w:spacing w:before="100" w:beforeAutospacing="1" w:after="100" w:afterAutospacing="1" w:line="240" w:lineRule="auto"/>
            <w:ind w:left="2160" w:hanging="360"/>
          </w:pPr>
        </w:pPrChange>
      </w:pPr>
      <w:r>
        <w:t>Rendering graphs and visualizations on the dashboard.</w:t>
      </w:r>
    </w:p>
    <w:p w14:paraId="556E6B2B" w14:textId="33D77293" w:rsidR="00846172" w:rsidRPr="004F6BBA" w:rsidRDefault="00483353">
      <w:pPr>
        <w:pStyle w:val="Heading3"/>
        <w:rPr>
          <w:rPrChange w:id="3121" w:author="Asad Shah" w:date="2025-01-04T17:02:00Z">
            <w:rPr/>
          </w:rPrChange>
        </w:rPr>
        <w:pPrChange w:id="3122" w:author="Asad Shah" w:date="2025-01-04T17:02:00Z">
          <w:pPr>
            <w:pStyle w:val="NormalWeb"/>
            <w:numPr>
              <w:numId w:val="45"/>
            </w:numPr>
            <w:tabs>
              <w:tab w:val="num" w:pos="720"/>
            </w:tabs>
            <w:ind w:left="720" w:hanging="360"/>
          </w:pPr>
        </w:pPrChange>
      </w:pPr>
      <w:bookmarkStart w:id="3123" w:name="_Toc187627496"/>
      <w:r w:rsidRPr="004F6BBA">
        <w:rPr>
          <w:rStyle w:val="Strong"/>
          <w:b/>
          <w:bCs w:val="0"/>
          <w:rPrChange w:id="3124" w:author="Asad Shah" w:date="2025-01-04T17:02:00Z">
            <w:rPr>
              <w:rStyle w:val="Strong"/>
              <w:b w:val="0"/>
            </w:rPr>
          </w:rPrChange>
        </w:rPr>
        <w:t xml:space="preserve">4.1.2 </w:t>
      </w:r>
      <w:r w:rsidR="00846172" w:rsidRPr="004F6BBA">
        <w:rPr>
          <w:rStyle w:val="Strong"/>
          <w:b/>
          <w:bCs w:val="0"/>
          <w:rPrChange w:id="3125" w:author="Asad Shah" w:date="2025-01-04T17:02:00Z">
            <w:rPr>
              <w:rStyle w:val="Strong"/>
              <w:b w:val="0"/>
            </w:rPr>
          </w:rPrChange>
        </w:rPr>
        <w:t>Concurrent Users</w:t>
      </w:r>
      <w:bookmarkEnd w:id="3123"/>
    </w:p>
    <w:p w14:paraId="08122478" w14:textId="20EABCA1" w:rsidR="00846172" w:rsidRDefault="00846172">
      <w:pPr>
        <w:spacing w:before="100" w:beforeAutospacing="1" w:after="100" w:afterAutospacing="1" w:line="360" w:lineRule="auto"/>
        <w:jc w:val="both"/>
        <w:pPrChange w:id="3126" w:author="Asad Shah" w:date="2025-01-04T16:57:00Z">
          <w:pPr>
            <w:numPr>
              <w:ilvl w:val="1"/>
              <w:numId w:val="45"/>
            </w:numPr>
            <w:tabs>
              <w:tab w:val="num" w:pos="1440"/>
            </w:tabs>
            <w:spacing w:before="100" w:beforeAutospacing="1" w:after="100" w:afterAutospacing="1" w:line="240" w:lineRule="auto"/>
            <w:ind w:left="1440" w:hanging="360"/>
          </w:pPr>
        </w:pPrChange>
      </w:pPr>
      <w:r>
        <w:t xml:space="preserve">The platform shall support up to </w:t>
      </w:r>
      <w:r>
        <w:rPr>
          <w:rStyle w:val="Strong"/>
        </w:rPr>
        <w:t>1000 concurrent users</w:t>
      </w:r>
      <w:r>
        <w:t xml:space="preserve"> without degradation in performance.</w:t>
      </w:r>
    </w:p>
    <w:p w14:paraId="3B0DCCE3" w14:textId="39EAF70A" w:rsidR="00846172" w:rsidRPr="002C7B26" w:rsidRDefault="00483353">
      <w:pPr>
        <w:pStyle w:val="Heading3"/>
        <w:rPr>
          <w:rPrChange w:id="3127" w:author="Asad Shah" w:date="2025-01-04T17:02:00Z">
            <w:rPr/>
          </w:rPrChange>
        </w:rPr>
        <w:pPrChange w:id="3128" w:author="Asad Shah" w:date="2025-01-04T17:02:00Z">
          <w:pPr>
            <w:pStyle w:val="NormalWeb"/>
            <w:numPr>
              <w:numId w:val="45"/>
            </w:numPr>
            <w:tabs>
              <w:tab w:val="num" w:pos="720"/>
            </w:tabs>
            <w:ind w:left="720" w:hanging="360"/>
          </w:pPr>
        </w:pPrChange>
      </w:pPr>
      <w:bookmarkStart w:id="3129" w:name="_Toc187627497"/>
      <w:r w:rsidRPr="002C7B26">
        <w:rPr>
          <w:rStyle w:val="Strong"/>
          <w:b/>
          <w:bCs w:val="0"/>
          <w:rPrChange w:id="3130" w:author="Asad Shah" w:date="2025-01-04T17:02:00Z">
            <w:rPr>
              <w:rStyle w:val="Strong"/>
              <w:b w:val="0"/>
            </w:rPr>
          </w:rPrChange>
        </w:rPr>
        <w:t xml:space="preserve">4.1.3 </w:t>
      </w:r>
      <w:r w:rsidR="00846172" w:rsidRPr="002C7B26">
        <w:rPr>
          <w:rStyle w:val="Strong"/>
          <w:b/>
          <w:bCs w:val="0"/>
          <w:rPrChange w:id="3131" w:author="Asad Shah" w:date="2025-01-04T17:02:00Z">
            <w:rPr>
              <w:rStyle w:val="Strong"/>
              <w:b w:val="0"/>
            </w:rPr>
          </w:rPrChange>
        </w:rPr>
        <w:t>Data Processing</w:t>
      </w:r>
      <w:bookmarkEnd w:id="3129"/>
    </w:p>
    <w:p w14:paraId="1B79EA46" w14:textId="5865E07E" w:rsidR="00846172" w:rsidRDefault="00846172">
      <w:pPr>
        <w:spacing w:before="100" w:beforeAutospacing="1" w:after="100" w:afterAutospacing="1" w:line="360" w:lineRule="auto"/>
        <w:jc w:val="both"/>
        <w:pPrChange w:id="3132" w:author="Asad Shah" w:date="2025-01-04T16:57:00Z">
          <w:pPr>
            <w:numPr>
              <w:ilvl w:val="1"/>
              <w:numId w:val="45"/>
            </w:numPr>
            <w:tabs>
              <w:tab w:val="num" w:pos="1440"/>
            </w:tabs>
            <w:spacing w:before="100" w:beforeAutospacing="1" w:after="100" w:afterAutospacing="1" w:line="240" w:lineRule="auto"/>
            <w:ind w:left="1440" w:hanging="360"/>
          </w:pPr>
        </w:pPrChange>
      </w:pPr>
      <w:r>
        <w:t xml:space="preserve">The system shall process user data (e.g., marks, preferences, interests) and provide results (e.g., field and university recommendations) within </w:t>
      </w:r>
      <w:r w:rsidR="00483353">
        <w:rPr>
          <w:rStyle w:val="Strong"/>
        </w:rPr>
        <w:t>3</w:t>
      </w:r>
      <w:r>
        <w:rPr>
          <w:rStyle w:val="Strong"/>
        </w:rPr>
        <w:t xml:space="preserve"> seconds</w:t>
      </w:r>
      <w:r>
        <w:t xml:space="preserve"> after submission.</w:t>
      </w:r>
    </w:p>
    <w:p w14:paraId="2F1D2FAF" w14:textId="63EC5A01" w:rsidR="00846172" w:rsidRPr="002C7B26" w:rsidRDefault="006E5171">
      <w:pPr>
        <w:pStyle w:val="Heading3"/>
        <w:rPr>
          <w:rPrChange w:id="3133" w:author="Asad Shah" w:date="2025-01-04T17:02:00Z">
            <w:rPr/>
          </w:rPrChange>
        </w:rPr>
        <w:pPrChange w:id="3134" w:author="Asad Shah" w:date="2025-01-04T17:02:00Z">
          <w:pPr>
            <w:pStyle w:val="NormalWeb"/>
            <w:numPr>
              <w:numId w:val="45"/>
            </w:numPr>
            <w:tabs>
              <w:tab w:val="num" w:pos="720"/>
            </w:tabs>
            <w:ind w:left="720" w:hanging="360"/>
          </w:pPr>
        </w:pPrChange>
      </w:pPr>
      <w:bookmarkStart w:id="3135" w:name="_Toc187627498"/>
      <w:r w:rsidRPr="002C7B26">
        <w:rPr>
          <w:rStyle w:val="Strong"/>
          <w:b/>
          <w:bCs w:val="0"/>
          <w:rPrChange w:id="3136" w:author="Asad Shah" w:date="2025-01-04T17:02:00Z">
            <w:rPr>
              <w:rStyle w:val="Strong"/>
              <w:b w:val="0"/>
            </w:rPr>
          </w:rPrChange>
        </w:rPr>
        <w:t xml:space="preserve">4.1.4 </w:t>
      </w:r>
      <w:r w:rsidR="00846172" w:rsidRPr="002C7B26">
        <w:rPr>
          <w:rStyle w:val="Strong"/>
          <w:b/>
          <w:bCs w:val="0"/>
          <w:rPrChange w:id="3137" w:author="Asad Shah" w:date="2025-01-04T17:02:00Z">
            <w:rPr>
              <w:rStyle w:val="Strong"/>
              <w:b w:val="0"/>
            </w:rPr>
          </w:rPrChange>
        </w:rPr>
        <w:t>Dashboard Loading</w:t>
      </w:r>
      <w:bookmarkEnd w:id="3135"/>
    </w:p>
    <w:p w14:paraId="0DBB2584" w14:textId="77777777" w:rsidR="00846172" w:rsidRDefault="00846172">
      <w:pPr>
        <w:spacing w:before="100" w:beforeAutospacing="1" w:after="100" w:afterAutospacing="1" w:line="360" w:lineRule="auto"/>
        <w:jc w:val="both"/>
        <w:pPrChange w:id="3138" w:author="Asad Shah" w:date="2025-01-04T16:57:00Z">
          <w:pPr>
            <w:numPr>
              <w:ilvl w:val="1"/>
              <w:numId w:val="45"/>
            </w:numPr>
            <w:tabs>
              <w:tab w:val="num" w:pos="1440"/>
            </w:tabs>
            <w:spacing w:before="100" w:beforeAutospacing="1" w:after="100" w:afterAutospacing="1" w:line="240" w:lineRule="auto"/>
            <w:ind w:left="1440" w:hanging="360"/>
          </w:pPr>
        </w:pPrChange>
      </w:pPr>
      <w:r>
        <w:t xml:space="preserve">The dashboard (with trends and visualizations) shall load completely within </w:t>
      </w:r>
      <w:r>
        <w:rPr>
          <w:rStyle w:val="Strong"/>
        </w:rPr>
        <w:t>4 seconds</w:t>
      </w:r>
      <w:r>
        <w:t xml:space="preserve"> on a stable internet connection (5 Mbps or higher).</w:t>
      </w:r>
    </w:p>
    <w:p w14:paraId="5F9B03BB" w14:textId="7E9DD513" w:rsidR="00846172" w:rsidRPr="002C7B26" w:rsidRDefault="00142440">
      <w:pPr>
        <w:pStyle w:val="Heading3"/>
        <w:rPr>
          <w:rPrChange w:id="3139" w:author="Asad Shah" w:date="2025-01-04T17:02:00Z">
            <w:rPr/>
          </w:rPrChange>
        </w:rPr>
        <w:pPrChange w:id="3140" w:author="Asad Shah" w:date="2025-01-04T17:02:00Z">
          <w:pPr>
            <w:pStyle w:val="NormalWeb"/>
            <w:numPr>
              <w:numId w:val="45"/>
            </w:numPr>
            <w:tabs>
              <w:tab w:val="num" w:pos="720"/>
            </w:tabs>
            <w:ind w:left="720" w:hanging="360"/>
          </w:pPr>
        </w:pPrChange>
      </w:pPr>
      <w:bookmarkStart w:id="3141" w:name="_Toc187627499"/>
      <w:r w:rsidRPr="002C7B26">
        <w:rPr>
          <w:rStyle w:val="Strong"/>
          <w:b/>
          <w:bCs w:val="0"/>
          <w:rPrChange w:id="3142" w:author="Asad Shah" w:date="2025-01-04T17:02:00Z">
            <w:rPr>
              <w:rStyle w:val="Strong"/>
              <w:b w:val="0"/>
            </w:rPr>
          </w:rPrChange>
        </w:rPr>
        <w:lastRenderedPageBreak/>
        <w:t xml:space="preserve">4.1.5 </w:t>
      </w:r>
      <w:r w:rsidR="00846172" w:rsidRPr="002C7B26">
        <w:rPr>
          <w:rStyle w:val="Strong"/>
          <w:b/>
          <w:bCs w:val="0"/>
          <w:rPrChange w:id="3143" w:author="Asad Shah" w:date="2025-01-04T17:02:00Z">
            <w:rPr>
              <w:rStyle w:val="Strong"/>
              <w:b w:val="0"/>
            </w:rPr>
          </w:rPrChange>
        </w:rPr>
        <w:t>Database Query Performance</w:t>
      </w:r>
      <w:bookmarkEnd w:id="3141"/>
    </w:p>
    <w:p w14:paraId="58EB0169" w14:textId="42E0B43E" w:rsidR="00846172" w:rsidRDefault="00846172">
      <w:pPr>
        <w:spacing w:before="100" w:beforeAutospacing="1" w:after="100" w:afterAutospacing="1" w:line="360" w:lineRule="auto"/>
        <w:jc w:val="both"/>
        <w:pPrChange w:id="3144" w:author="Asad Shah" w:date="2025-01-04T16:57:00Z">
          <w:pPr>
            <w:numPr>
              <w:ilvl w:val="1"/>
              <w:numId w:val="45"/>
            </w:numPr>
            <w:tabs>
              <w:tab w:val="num" w:pos="1440"/>
            </w:tabs>
            <w:spacing w:before="100" w:beforeAutospacing="1" w:after="100" w:afterAutospacing="1" w:line="240" w:lineRule="auto"/>
            <w:ind w:left="1440" w:hanging="360"/>
          </w:pPr>
        </w:pPrChange>
      </w:pPr>
      <w:r>
        <w:t xml:space="preserve">All database queries (e.g., fetching university details, admission deadlines, trend data) shall execute within </w:t>
      </w:r>
      <w:r w:rsidR="00E30D8A">
        <w:rPr>
          <w:rStyle w:val="Strong"/>
        </w:rPr>
        <w:t xml:space="preserve">1 </w:t>
      </w:r>
      <w:r>
        <w:rPr>
          <w:rStyle w:val="Strong"/>
        </w:rPr>
        <w:t>second</w:t>
      </w:r>
      <w:r>
        <w:t>.</w:t>
      </w:r>
    </w:p>
    <w:p w14:paraId="25153A43" w14:textId="468E0B3A" w:rsidR="00846172" w:rsidRPr="002C7B26" w:rsidRDefault="008511B7">
      <w:pPr>
        <w:pStyle w:val="Heading3"/>
        <w:rPr>
          <w:rPrChange w:id="3145" w:author="Asad Shah" w:date="2025-01-04T17:03:00Z">
            <w:rPr/>
          </w:rPrChange>
        </w:rPr>
        <w:pPrChange w:id="3146" w:author="Asad Shah" w:date="2025-01-04T17:03:00Z">
          <w:pPr>
            <w:pStyle w:val="NormalWeb"/>
            <w:numPr>
              <w:numId w:val="46"/>
            </w:numPr>
            <w:tabs>
              <w:tab w:val="num" w:pos="720"/>
            </w:tabs>
            <w:ind w:left="720" w:hanging="360"/>
          </w:pPr>
        </w:pPrChange>
      </w:pPr>
      <w:bookmarkStart w:id="3147" w:name="_Toc187627500"/>
      <w:r w:rsidRPr="002C7B26">
        <w:rPr>
          <w:rStyle w:val="Strong"/>
          <w:b/>
          <w:bCs w:val="0"/>
          <w:rPrChange w:id="3148" w:author="Asad Shah" w:date="2025-01-04T17:03:00Z">
            <w:rPr>
              <w:rStyle w:val="Strong"/>
              <w:b w:val="0"/>
            </w:rPr>
          </w:rPrChange>
        </w:rPr>
        <w:t xml:space="preserve">4.1.6 </w:t>
      </w:r>
      <w:r w:rsidR="00846172" w:rsidRPr="002C7B26">
        <w:rPr>
          <w:rStyle w:val="Strong"/>
          <w:b/>
          <w:bCs w:val="0"/>
          <w:rPrChange w:id="3149" w:author="Asad Shah" w:date="2025-01-04T17:03:00Z">
            <w:rPr>
              <w:rStyle w:val="Strong"/>
              <w:b w:val="0"/>
            </w:rPr>
          </w:rPrChange>
        </w:rPr>
        <w:t>Login and Signup</w:t>
      </w:r>
      <w:bookmarkEnd w:id="3147"/>
    </w:p>
    <w:p w14:paraId="3A68E6BF" w14:textId="77777777" w:rsidR="00846172" w:rsidRDefault="00846172">
      <w:pPr>
        <w:pStyle w:val="ListParagraph"/>
        <w:numPr>
          <w:ilvl w:val="0"/>
          <w:numId w:val="50"/>
        </w:numPr>
        <w:spacing w:before="100" w:beforeAutospacing="1" w:after="100" w:afterAutospacing="1" w:line="360" w:lineRule="auto"/>
        <w:jc w:val="both"/>
        <w:pPrChange w:id="3150" w:author="Asad Shah" w:date="2025-01-04T16:59:00Z">
          <w:pPr>
            <w:numPr>
              <w:ilvl w:val="1"/>
              <w:numId w:val="46"/>
            </w:numPr>
            <w:tabs>
              <w:tab w:val="num" w:pos="1440"/>
            </w:tabs>
            <w:spacing w:before="100" w:beforeAutospacing="1" w:after="100" w:afterAutospacing="1" w:line="240" w:lineRule="auto"/>
            <w:ind w:left="1440" w:hanging="360"/>
          </w:pPr>
        </w:pPrChange>
      </w:pPr>
      <w:r>
        <w:t xml:space="preserve">The system shall authenticate user credentials or create a new account within </w:t>
      </w:r>
      <w:r>
        <w:rPr>
          <w:rStyle w:val="Strong"/>
        </w:rPr>
        <w:t>2 seconds</w:t>
      </w:r>
      <w:r>
        <w:t>.</w:t>
      </w:r>
    </w:p>
    <w:p w14:paraId="6568EF06" w14:textId="77777777" w:rsidR="00846172" w:rsidRDefault="00846172">
      <w:pPr>
        <w:pStyle w:val="ListParagraph"/>
        <w:numPr>
          <w:ilvl w:val="0"/>
          <w:numId w:val="50"/>
        </w:numPr>
        <w:spacing w:before="100" w:beforeAutospacing="1" w:after="100" w:afterAutospacing="1" w:line="360" w:lineRule="auto"/>
        <w:jc w:val="both"/>
        <w:pPrChange w:id="3151" w:author="Asad Shah" w:date="2025-01-04T16:59:00Z">
          <w:pPr>
            <w:numPr>
              <w:ilvl w:val="1"/>
              <w:numId w:val="46"/>
            </w:numPr>
            <w:tabs>
              <w:tab w:val="num" w:pos="1440"/>
            </w:tabs>
            <w:spacing w:before="100" w:beforeAutospacing="1" w:after="100" w:afterAutospacing="1" w:line="240" w:lineRule="auto"/>
            <w:ind w:left="1440" w:hanging="360"/>
          </w:pPr>
        </w:pPrChange>
      </w:pPr>
      <w:r>
        <w:t xml:space="preserve">If using Google OAuth, the process shall complete within </w:t>
      </w:r>
      <w:r>
        <w:rPr>
          <w:rStyle w:val="Strong"/>
        </w:rPr>
        <w:t>3 seconds</w:t>
      </w:r>
      <w:r>
        <w:t>, including the external API response.</w:t>
      </w:r>
    </w:p>
    <w:p w14:paraId="05A69785" w14:textId="61814E30" w:rsidR="00846172" w:rsidRPr="002C7B26" w:rsidRDefault="001D506B">
      <w:pPr>
        <w:pStyle w:val="Heading3"/>
        <w:rPr>
          <w:rPrChange w:id="3152" w:author="Asad Shah" w:date="2025-01-04T17:03:00Z">
            <w:rPr/>
          </w:rPrChange>
        </w:rPr>
        <w:pPrChange w:id="3153" w:author="Asad Shah" w:date="2025-01-04T17:03:00Z">
          <w:pPr>
            <w:pStyle w:val="NormalWeb"/>
            <w:numPr>
              <w:numId w:val="46"/>
            </w:numPr>
            <w:tabs>
              <w:tab w:val="num" w:pos="720"/>
            </w:tabs>
            <w:ind w:left="720" w:hanging="360"/>
          </w:pPr>
        </w:pPrChange>
      </w:pPr>
      <w:bookmarkStart w:id="3154" w:name="_Toc187627501"/>
      <w:r w:rsidRPr="002C7B26">
        <w:rPr>
          <w:rStyle w:val="Strong"/>
          <w:b/>
          <w:bCs w:val="0"/>
          <w:rPrChange w:id="3155" w:author="Asad Shah" w:date="2025-01-04T17:03:00Z">
            <w:rPr>
              <w:rStyle w:val="Strong"/>
              <w:b w:val="0"/>
            </w:rPr>
          </w:rPrChange>
        </w:rPr>
        <w:t xml:space="preserve">4.1.7 </w:t>
      </w:r>
      <w:r w:rsidR="00846172" w:rsidRPr="002C7B26">
        <w:rPr>
          <w:rStyle w:val="Strong"/>
          <w:b/>
          <w:bCs w:val="0"/>
          <w:rPrChange w:id="3156" w:author="Asad Shah" w:date="2025-01-04T17:03:00Z">
            <w:rPr>
              <w:rStyle w:val="Strong"/>
              <w:b w:val="0"/>
            </w:rPr>
          </w:rPrChange>
        </w:rPr>
        <w:t>Aggregate Calculation</w:t>
      </w:r>
      <w:bookmarkEnd w:id="3154"/>
    </w:p>
    <w:p w14:paraId="630F70BA" w14:textId="77777777" w:rsidR="00846172" w:rsidRDefault="00846172">
      <w:pPr>
        <w:spacing w:before="100" w:beforeAutospacing="1" w:after="100" w:afterAutospacing="1" w:line="360" w:lineRule="auto"/>
        <w:jc w:val="both"/>
        <w:pPrChange w:id="3157" w:author="Asad Shah" w:date="2025-01-04T16:57:00Z">
          <w:pPr>
            <w:numPr>
              <w:ilvl w:val="1"/>
              <w:numId w:val="46"/>
            </w:numPr>
            <w:tabs>
              <w:tab w:val="num" w:pos="1440"/>
            </w:tabs>
            <w:spacing w:before="100" w:beforeAutospacing="1" w:after="100" w:afterAutospacing="1" w:line="240" w:lineRule="auto"/>
            <w:ind w:left="1440" w:hanging="360"/>
          </w:pPr>
        </w:pPrChange>
      </w:pPr>
      <w:r>
        <w:t xml:space="preserve">The system shall calculate the aggregate and display the results within </w:t>
      </w:r>
      <w:r>
        <w:rPr>
          <w:rStyle w:val="Strong"/>
        </w:rPr>
        <w:t>1 second</w:t>
      </w:r>
      <w:r>
        <w:t xml:space="preserve"> of receiving the required input.</w:t>
      </w:r>
    </w:p>
    <w:p w14:paraId="62647E3D" w14:textId="09834975" w:rsidR="00846172" w:rsidRPr="002C7B26" w:rsidRDefault="00BE1F8F">
      <w:pPr>
        <w:pStyle w:val="Heading3"/>
        <w:rPr>
          <w:rPrChange w:id="3158" w:author="Asad Shah" w:date="2025-01-04T17:03:00Z">
            <w:rPr/>
          </w:rPrChange>
        </w:rPr>
        <w:pPrChange w:id="3159" w:author="Asad Shah" w:date="2025-01-04T17:03:00Z">
          <w:pPr>
            <w:pStyle w:val="NormalWeb"/>
            <w:numPr>
              <w:numId w:val="46"/>
            </w:numPr>
            <w:tabs>
              <w:tab w:val="num" w:pos="720"/>
            </w:tabs>
            <w:ind w:left="720" w:hanging="360"/>
          </w:pPr>
        </w:pPrChange>
      </w:pPr>
      <w:bookmarkStart w:id="3160" w:name="_Toc187627502"/>
      <w:r w:rsidRPr="002C7B26">
        <w:rPr>
          <w:rStyle w:val="Strong"/>
          <w:b/>
          <w:bCs w:val="0"/>
          <w:rPrChange w:id="3161" w:author="Asad Shah" w:date="2025-01-04T17:03:00Z">
            <w:rPr>
              <w:rStyle w:val="Strong"/>
              <w:b w:val="0"/>
            </w:rPr>
          </w:rPrChange>
        </w:rPr>
        <w:t xml:space="preserve">4.1.8 </w:t>
      </w:r>
      <w:r w:rsidR="00846172" w:rsidRPr="002C7B26">
        <w:rPr>
          <w:rStyle w:val="Strong"/>
          <w:b/>
          <w:bCs w:val="0"/>
          <w:rPrChange w:id="3162" w:author="Asad Shah" w:date="2025-01-04T17:03:00Z">
            <w:rPr>
              <w:rStyle w:val="Strong"/>
              <w:b w:val="0"/>
            </w:rPr>
          </w:rPrChange>
        </w:rPr>
        <w:t>Trend Visualization</w:t>
      </w:r>
      <w:bookmarkEnd w:id="3160"/>
    </w:p>
    <w:p w14:paraId="444BCEDD" w14:textId="77777777" w:rsidR="00846172" w:rsidRDefault="00846172">
      <w:pPr>
        <w:spacing w:before="100" w:beforeAutospacing="1" w:after="100" w:afterAutospacing="1" w:line="360" w:lineRule="auto"/>
        <w:jc w:val="both"/>
        <w:pPrChange w:id="3163" w:author="Asad Shah" w:date="2025-01-04T16:57:00Z">
          <w:pPr>
            <w:numPr>
              <w:ilvl w:val="1"/>
              <w:numId w:val="46"/>
            </w:numPr>
            <w:tabs>
              <w:tab w:val="num" w:pos="1440"/>
            </w:tabs>
            <w:spacing w:before="100" w:beforeAutospacing="1" w:after="100" w:afterAutospacing="1" w:line="240" w:lineRule="auto"/>
            <w:ind w:left="1440" w:hanging="360"/>
          </w:pPr>
        </w:pPrChange>
      </w:pPr>
      <w:r>
        <w:t xml:space="preserve">Graphical visualizations (e.g., bar charts, line graphs) shall render within </w:t>
      </w:r>
      <w:r>
        <w:rPr>
          <w:rStyle w:val="Strong"/>
        </w:rPr>
        <w:t>2 seconds</w:t>
      </w:r>
      <w:r>
        <w:t xml:space="preserve"> of user interaction or query submission.</w:t>
      </w:r>
    </w:p>
    <w:p w14:paraId="2B4BD2EC" w14:textId="16C942DB" w:rsidR="00846172" w:rsidRPr="002C7B26" w:rsidRDefault="00BE1F8F">
      <w:pPr>
        <w:pStyle w:val="Heading3"/>
        <w:rPr>
          <w:rPrChange w:id="3164" w:author="Asad Shah" w:date="2025-01-04T17:03:00Z">
            <w:rPr/>
          </w:rPrChange>
        </w:rPr>
        <w:pPrChange w:id="3165" w:author="Asad Shah" w:date="2025-01-04T17:03:00Z">
          <w:pPr>
            <w:pStyle w:val="NormalWeb"/>
            <w:numPr>
              <w:numId w:val="46"/>
            </w:numPr>
            <w:tabs>
              <w:tab w:val="num" w:pos="720"/>
            </w:tabs>
            <w:ind w:left="720" w:hanging="360"/>
          </w:pPr>
        </w:pPrChange>
      </w:pPr>
      <w:bookmarkStart w:id="3166" w:name="_Toc187627503"/>
      <w:r w:rsidRPr="002C7B26">
        <w:rPr>
          <w:rStyle w:val="Strong"/>
          <w:b/>
          <w:bCs w:val="0"/>
          <w:rPrChange w:id="3167" w:author="Asad Shah" w:date="2025-01-04T17:03:00Z">
            <w:rPr>
              <w:rStyle w:val="Strong"/>
              <w:b w:val="0"/>
            </w:rPr>
          </w:rPrChange>
        </w:rPr>
        <w:t xml:space="preserve">4.1.9 </w:t>
      </w:r>
      <w:r w:rsidR="00846172" w:rsidRPr="002C7B26">
        <w:rPr>
          <w:rStyle w:val="Strong"/>
          <w:b/>
          <w:bCs w:val="0"/>
          <w:rPrChange w:id="3168" w:author="Asad Shah" w:date="2025-01-04T17:03:00Z">
            <w:rPr>
              <w:rStyle w:val="Strong"/>
              <w:b w:val="0"/>
            </w:rPr>
          </w:rPrChange>
        </w:rPr>
        <w:t>University Search and Filter</w:t>
      </w:r>
      <w:bookmarkEnd w:id="3166"/>
    </w:p>
    <w:p w14:paraId="16E76B06" w14:textId="77777777" w:rsidR="00846172" w:rsidRDefault="00846172">
      <w:pPr>
        <w:spacing w:before="100" w:beforeAutospacing="1" w:after="100" w:afterAutospacing="1" w:line="360" w:lineRule="auto"/>
        <w:jc w:val="both"/>
        <w:pPrChange w:id="3169" w:author="Asad Shah" w:date="2025-01-04T16:57:00Z">
          <w:pPr>
            <w:numPr>
              <w:ilvl w:val="1"/>
              <w:numId w:val="46"/>
            </w:numPr>
            <w:tabs>
              <w:tab w:val="num" w:pos="1440"/>
            </w:tabs>
            <w:spacing w:before="100" w:beforeAutospacing="1" w:after="100" w:afterAutospacing="1" w:line="240" w:lineRule="auto"/>
            <w:ind w:left="1440" w:hanging="360"/>
          </w:pPr>
        </w:pPrChange>
      </w:pPr>
      <w:r>
        <w:t xml:space="preserve">The system shall display filtered university results based on the user's criteria (e.g., location, eligibility) within </w:t>
      </w:r>
      <w:r>
        <w:rPr>
          <w:rStyle w:val="Strong"/>
        </w:rPr>
        <w:t>3 seconds</w:t>
      </w:r>
      <w:r>
        <w:t>.</w:t>
      </w:r>
    </w:p>
    <w:p w14:paraId="755C4E70" w14:textId="3EDA3F48" w:rsidR="00846172" w:rsidRPr="002C7B26" w:rsidRDefault="00BE1F8F">
      <w:pPr>
        <w:pStyle w:val="Heading3"/>
        <w:rPr>
          <w:rPrChange w:id="3170" w:author="Asad Shah" w:date="2025-01-04T17:03:00Z">
            <w:rPr/>
          </w:rPrChange>
        </w:rPr>
        <w:pPrChange w:id="3171" w:author="Asad Shah" w:date="2025-01-04T17:03:00Z">
          <w:pPr>
            <w:numPr>
              <w:numId w:val="47"/>
            </w:numPr>
            <w:tabs>
              <w:tab w:val="num" w:pos="720"/>
            </w:tabs>
            <w:spacing w:before="100" w:beforeAutospacing="1" w:after="100" w:afterAutospacing="1" w:line="240" w:lineRule="auto"/>
            <w:ind w:left="720" w:hanging="360"/>
          </w:pPr>
        </w:pPrChange>
      </w:pPr>
      <w:bookmarkStart w:id="3172" w:name="_Toc187627504"/>
      <w:r w:rsidRPr="002C7B26">
        <w:rPr>
          <w:rStyle w:val="Strong"/>
          <w:b/>
          <w:bCs w:val="0"/>
          <w:rPrChange w:id="3173" w:author="Asad Shah" w:date="2025-01-04T17:03:00Z">
            <w:rPr>
              <w:rStyle w:val="Strong"/>
              <w:b w:val="0"/>
            </w:rPr>
          </w:rPrChange>
        </w:rPr>
        <w:t xml:space="preserve">4.1.10 </w:t>
      </w:r>
      <w:r w:rsidR="00846172" w:rsidRPr="002C7B26">
        <w:rPr>
          <w:rStyle w:val="Strong"/>
          <w:b/>
          <w:bCs w:val="0"/>
          <w:rPrChange w:id="3174" w:author="Asad Shah" w:date="2025-01-04T17:03:00Z">
            <w:rPr>
              <w:rStyle w:val="Strong"/>
              <w:b w:val="0"/>
            </w:rPr>
          </w:rPrChange>
        </w:rPr>
        <w:t>Peak Load</w:t>
      </w:r>
      <w:bookmarkEnd w:id="3172"/>
    </w:p>
    <w:p w14:paraId="713A02A4" w14:textId="09A1CA38" w:rsidR="00846172" w:rsidRDefault="00846172">
      <w:pPr>
        <w:spacing w:before="100" w:beforeAutospacing="1" w:after="100" w:afterAutospacing="1" w:line="360" w:lineRule="auto"/>
        <w:jc w:val="both"/>
        <w:pPrChange w:id="3175" w:author="Asad Shah" w:date="2025-01-04T16:57:00Z">
          <w:pPr>
            <w:numPr>
              <w:ilvl w:val="1"/>
              <w:numId w:val="47"/>
            </w:numPr>
            <w:tabs>
              <w:tab w:val="num" w:pos="1440"/>
            </w:tabs>
            <w:spacing w:before="100" w:beforeAutospacing="1" w:after="100" w:afterAutospacing="1" w:line="240" w:lineRule="auto"/>
            <w:ind w:left="1440" w:hanging="360"/>
          </w:pPr>
        </w:pPrChange>
      </w:pPr>
      <w:r>
        <w:t xml:space="preserve">The system shall maintain performance under peak load conditions of </w:t>
      </w:r>
      <w:r>
        <w:rPr>
          <w:rStyle w:val="Strong"/>
        </w:rPr>
        <w:t>5000 users/hour</w:t>
      </w:r>
      <w:r>
        <w:t xml:space="preserve"> during university admission periods.</w:t>
      </w:r>
    </w:p>
    <w:p w14:paraId="59843368" w14:textId="19F6A0C6" w:rsidR="00846172" w:rsidRPr="002C7B26" w:rsidRDefault="00BE1F8F">
      <w:pPr>
        <w:pStyle w:val="Heading3"/>
        <w:rPr>
          <w:rPrChange w:id="3176" w:author="Asad Shah" w:date="2025-01-04T17:03:00Z">
            <w:rPr/>
          </w:rPrChange>
        </w:rPr>
        <w:pPrChange w:id="3177" w:author="Asad Shah" w:date="2025-01-04T17:03:00Z">
          <w:pPr>
            <w:numPr>
              <w:numId w:val="47"/>
            </w:numPr>
            <w:tabs>
              <w:tab w:val="num" w:pos="720"/>
            </w:tabs>
            <w:spacing w:before="100" w:beforeAutospacing="1" w:after="100" w:afterAutospacing="1" w:line="240" w:lineRule="auto"/>
            <w:ind w:left="720" w:hanging="360"/>
          </w:pPr>
        </w:pPrChange>
      </w:pPr>
      <w:bookmarkStart w:id="3178" w:name="_Toc187627505"/>
      <w:r w:rsidRPr="002C7B26">
        <w:rPr>
          <w:rStyle w:val="Strong"/>
          <w:b/>
          <w:bCs w:val="0"/>
          <w:rPrChange w:id="3179" w:author="Asad Shah" w:date="2025-01-04T17:03:00Z">
            <w:rPr>
              <w:rStyle w:val="Strong"/>
              <w:b w:val="0"/>
            </w:rPr>
          </w:rPrChange>
        </w:rPr>
        <w:t xml:space="preserve">4.1.11 </w:t>
      </w:r>
      <w:r w:rsidR="00846172" w:rsidRPr="002C7B26">
        <w:rPr>
          <w:rStyle w:val="Strong"/>
          <w:b/>
          <w:bCs w:val="0"/>
          <w:rPrChange w:id="3180" w:author="Asad Shah" w:date="2025-01-04T17:03:00Z">
            <w:rPr>
              <w:rStyle w:val="Strong"/>
              <w:b w:val="0"/>
            </w:rPr>
          </w:rPrChange>
        </w:rPr>
        <w:t>Scalability</w:t>
      </w:r>
      <w:bookmarkEnd w:id="3178"/>
    </w:p>
    <w:p w14:paraId="3FB4F0ED" w14:textId="691F9564" w:rsidR="00846172" w:rsidRDefault="00846172">
      <w:pPr>
        <w:spacing w:before="100" w:beforeAutospacing="1" w:after="100" w:afterAutospacing="1" w:line="360" w:lineRule="auto"/>
        <w:jc w:val="both"/>
        <w:pPrChange w:id="3181" w:author="Asad Shah" w:date="2025-01-04T16:57:00Z">
          <w:pPr>
            <w:numPr>
              <w:ilvl w:val="1"/>
              <w:numId w:val="47"/>
            </w:numPr>
            <w:tabs>
              <w:tab w:val="num" w:pos="1440"/>
            </w:tabs>
            <w:spacing w:before="100" w:beforeAutospacing="1" w:after="100" w:afterAutospacing="1" w:line="240" w:lineRule="auto"/>
            <w:ind w:left="1440" w:hanging="360"/>
          </w:pPr>
        </w:pPrChange>
      </w:pPr>
      <w:r>
        <w:t xml:space="preserve">The system shall scale to support up to </w:t>
      </w:r>
      <w:r>
        <w:rPr>
          <w:rStyle w:val="Strong"/>
        </w:rPr>
        <w:t>10000 concurrent users</w:t>
      </w:r>
      <w:r>
        <w:t xml:space="preserve"> in the future with minimal reconfiguration.</w:t>
      </w:r>
    </w:p>
    <w:p w14:paraId="33C7754C" w14:textId="147F3150" w:rsidR="00846172" w:rsidRPr="002C7B26" w:rsidRDefault="00BE1F8F">
      <w:pPr>
        <w:pStyle w:val="Heading3"/>
        <w:rPr>
          <w:rPrChange w:id="3182" w:author="Asad Shah" w:date="2025-01-04T17:04:00Z">
            <w:rPr/>
          </w:rPrChange>
        </w:rPr>
        <w:pPrChange w:id="3183" w:author="Asad Shah" w:date="2025-01-04T17:04:00Z">
          <w:pPr>
            <w:pStyle w:val="NormalWeb"/>
            <w:numPr>
              <w:numId w:val="48"/>
            </w:numPr>
            <w:tabs>
              <w:tab w:val="num" w:pos="720"/>
            </w:tabs>
            <w:ind w:left="720" w:hanging="360"/>
          </w:pPr>
        </w:pPrChange>
      </w:pPr>
      <w:bookmarkStart w:id="3184" w:name="_Toc187627506"/>
      <w:r w:rsidRPr="002C7B26">
        <w:rPr>
          <w:rStyle w:val="Strong"/>
          <w:b/>
          <w:bCs w:val="0"/>
          <w:rPrChange w:id="3185" w:author="Asad Shah" w:date="2025-01-04T17:04:00Z">
            <w:rPr>
              <w:rStyle w:val="Strong"/>
              <w:b w:val="0"/>
            </w:rPr>
          </w:rPrChange>
        </w:rPr>
        <w:lastRenderedPageBreak/>
        <w:t xml:space="preserve">4.1.12 </w:t>
      </w:r>
      <w:r w:rsidR="00846172" w:rsidRPr="002C7B26">
        <w:rPr>
          <w:rStyle w:val="Strong"/>
          <w:b/>
          <w:bCs w:val="0"/>
          <w:rPrChange w:id="3186" w:author="Asad Shah" w:date="2025-01-04T17:04:00Z">
            <w:rPr>
              <w:rStyle w:val="Strong"/>
              <w:b w:val="0"/>
            </w:rPr>
          </w:rPrChange>
        </w:rPr>
        <w:t>Data Transfer</w:t>
      </w:r>
      <w:bookmarkEnd w:id="3184"/>
    </w:p>
    <w:p w14:paraId="05EBAF77" w14:textId="47CA180D" w:rsidR="00846172" w:rsidRDefault="00846172">
      <w:pPr>
        <w:spacing w:before="100" w:beforeAutospacing="1" w:after="100" w:afterAutospacing="1" w:line="360" w:lineRule="auto"/>
        <w:jc w:val="both"/>
        <w:pPrChange w:id="3187" w:author="Asad Shah" w:date="2025-01-04T16:57:00Z">
          <w:pPr>
            <w:numPr>
              <w:ilvl w:val="1"/>
              <w:numId w:val="48"/>
            </w:numPr>
            <w:tabs>
              <w:tab w:val="num" w:pos="1440"/>
            </w:tabs>
            <w:spacing w:before="100" w:beforeAutospacing="1" w:after="100" w:afterAutospacing="1" w:line="240" w:lineRule="auto"/>
            <w:ind w:left="1440" w:hanging="360"/>
          </w:pPr>
        </w:pPrChange>
      </w:pPr>
      <w:r>
        <w:t xml:space="preserve">The system shall handle real-time data transfer (e.g., between front-end and back-end) with a latency of </w:t>
      </w:r>
      <w:r w:rsidR="00BE1F8F">
        <w:rPr>
          <w:rStyle w:val="Strong"/>
        </w:rPr>
        <w:t xml:space="preserve">1 seconds </w:t>
      </w:r>
      <w:r>
        <w:rPr>
          <w:rStyle w:val="Strong"/>
        </w:rPr>
        <w:t>or less</w:t>
      </w:r>
      <w:r>
        <w:t>.</w:t>
      </w:r>
    </w:p>
    <w:p w14:paraId="78A90527" w14:textId="3227AE53" w:rsidR="00592959" w:rsidRDefault="00592959" w:rsidP="00592959">
      <w:pPr>
        <w:pStyle w:val="Heading2"/>
      </w:pPr>
      <w:bookmarkStart w:id="3188" w:name="_Toc187627507"/>
      <w:r>
        <w:t>4.2 Safety and Security Requirements</w:t>
      </w:r>
      <w:bookmarkEnd w:id="3188"/>
      <w:r>
        <w:t xml:space="preserve"> </w:t>
      </w:r>
    </w:p>
    <w:p w14:paraId="6EF9BBEB" w14:textId="61489854" w:rsidR="0085054A" w:rsidRDefault="0085054A">
      <w:pPr>
        <w:pStyle w:val="NormalWeb"/>
        <w:spacing w:line="360" w:lineRule="auto"/>
        <w:jc w:val="both"/>
        <w:pPrChange w:id="3189" w:author="Asad Shah" w:date="2025-01-04T17:45:00Z">
          <w:pPr>
            <w:pStyle w:val="NormalWeb"/>
          </w:pPr>
        </w:pPrChange>
      </w:pPr>
      <w:r>
        <w:t>The Career Counseling Platform must ensure the safety of its users and secure sensitive user data to prevent unauthorized access, data breaches or harm caused by improper system usage. The following safety and security requirements are specified:</w:t>
      </w:r>
    </w:p>
    <w:p w14:paraId="0D5F25FD" w14:textId="676E36D9" w:rsidR="0085054A" w:rsidRPr="00132E0C" w:rsidRDefault="00132E0C">
      <w:pPr>
        <w:pStyle w:val="Heading3"/>
        <w:spacing w:line="360" w:lineRule="auto"/>
        <w:jc w:val="both"/>
        <w:rPr>
          <w:rPrChange w:id="3190" w:author="Asad Shah" w:date="2025-01-04T17:43:00Z">
            <w:rPr/>
          </w:rPrChange>
        </w:rPr>
        <w:pPrChange w:id="3191" w:author="Asad Shah" w:date="2025-01-04T17:45:00Z">
          <w:pPr>
            <w:pStyle w:val="NormalWeb"/>
            <w:numPr>
              <w:numId w:val="51"/>
            </w:numPr>
            <w:tabs>
              <w:tab w:val="num" w:pos="720"/>
            </w:tabs>
            <w:ind w:left="720" w:hanging="360"/>
          </w:pPr>
        </w:pPrChange>
      </w:pPr>
      <w:bookmarkStart w:id="3192" w:name="_Toc187627508"/>
      <w:r w:rsidRPr="00132E0C">
        <w:rPr>
          <w:rStyle w:val="Strong"/>
          <w:b/>
          <w:bCs w:val="0"/>
          <w:rPrChange w:id="3193" w:author="Asad Shah" w:date="2025-01-04T17:43:00Z">
            <w:rPr>
              <w:rStyle w:val="Strong"/>
              <w:b w:val="0"/>
            </w:rPr>
          </w:rPrChange>
        </w:rPr>
        <w:t xml:space="preserve">4.2.1 </w:t>
      </w:r>
      <w:r w:rsidR="0085054A" w:rsidRPr="00132E0C">
        <w:rPr>
          <w:rStyle w:val="Strong"/>
          <w:b/>
          <w:bCs w:val="0"/>
          <w:rPrChange w:id="3194" w:author="Asad Shah" w:date="2025-01-04T17:43:00Z">
            <w:rPr>
              <w:rStyle w:val="Strong"/>
              <w:b w:val="0"/>
            </w:rPr>
          </w:rPrChange>
        </w:rPr>
        <w:t>Data Integrity</w:t>
      </w:r>
      <w:bookmarkEnd w:id="3192"/>
    </w:p>
    <w:p w14:paraId="16410E04" w14:textId="2BB0BDB6" w:rsidR="0085054A" w:rsidRDefault="0085054A">
      <w:pPr>
        <w:pStyle w:val="ListParagraph"/>
        <w:numPr>
          <w:ilvl w:val="0"/>
          <w:numId w:val="53"/>
        </w:numPr>
        <w:spacing w:before="100" w:beforeAutospacing="1" w:after="100" w:afterAutospacing="1" w:line="360" w:lineRule="auto"/>
        <w:jc w:val="both"/>
        <w:pPrChange w:id="3195" w:author="Asad Shah" w:date="2025-01-04T17:45:00Z">
          <w:pPr>
            <w:numPr>
              <w:ilvl w:val="1"/>
              <w:numId w:val="51"/>
            </w:numPr>
            <w:tabs>
              <w:tab w:val="num" w:pos="1440"/>
            </w:tabs>
            <w:spacing w:before="100" w:beforeAutospacing="1" w:after="100" w:afterAutospacing="1" w:line="240" w:lineRule="auto"/>
            <w:ind w:left="1440" w:hanging="360"/>
          </w:pPr>
        </w:pPrChange>
      </w:pPr>
      <w:r>
        <w:t>The system shall ensure that all user data, including academic marks and preferences is stored and processed accurately.</w:t>
      </w:r>
    </w:p>
    <w:p w14:paraId="58C35E48" w14:textId="77777777" w:rsidR="0085054A" w:rsidRDefault="0085054A">
      <w:pPr>
        <w:pStyle w:val="ListParagraph"/>
        <w:numPr>
          <w:ilvl w:val="0"/>
          <w:numId w:val="53"/>
        </w:numPr>
        <w:spacing w:before="100" w:beforeAutospacing="1" w:after="100" w:afterAutospacing="1" w:line="360" w:lineRule="auto"/>
        <w:jc w:val="both"/>
        <w:pPrChange w:id="3196" w:author="Asad Shah" w:date="2025-01-04T17:45:00Z">
          <w:pPr>
            <w:numPr>
              <w:ilvl w:val="1"/>
              <w:numId w:val="51"/>
            </w:numPr>
            <w:tabs>
              <w:tab w:val="num" w:pos="1440"/>
            </w:tabs>
            <w:spacing w:before="100" w:beforeAutospacing="1" w:after="100" w:afterAutospacing="1" w:line="240" w:lineRule="auto"/>
            <w:ind w:left="1440" w:hanging="360"/>
          </w:pPr>
        </w:pPrChange>
      </w:pPr>
      <w:r>
        <w:t>Any system errors or failures shall not lead to the corruption or loss of user data.</w:t>
      </w:r>
    </w:p>
    <w:p w14:paraId="5A04DE26" w14:textId="7457C12A" w:rsidR="0085054A" w:rsidRPr="00132E0C" w:rsidRDefault="00132E0C">
      <w:pPr>
        <w:pStyle w:val="Heading3"/>
        <w:spacing w:line="360" w:lineRule="auto"/>
        <w:jc w:val="both"/>
        <w:rPr>
          <w:rPrChange w:id="3197" w:author="Asad Shah" w:date="2025-01-04T17:43:00Z">
            <w:rPr/>
          </w:rPrChange>
        </w:rPr>
        <w:pPrChange w:id="3198" w:author="Asad Shah" w:date="2025-01-04T17:45:00Z">
          <w:pPr>
            <w:pStyle w:val="NormalWeb"/>
            <w:numPr>
              <w:numId w:val="51"/>
            </w:numPr>
            <w:tabs>
              <w:tab w:val="num" w:pos="720"/>
            </w:tabs>
            <w:ind w:left="720" w:hanging="360"/>
          </w:pPr>
        </w:pPrChange>
      </w:pPr>
      <w:bookmarkStart w:id="3199" w:name="_Toc187627509"/>
      <w:r w:rsidRPr="00132E0C">
        <w:rPr>
          <w:rStyle w:val="Strong"/>
          <w:b/>
          <w:bCs w:val="0"/>
          <w:rPrChange w:id="3200" w:author="Asad Shah" w:date="2025-01-04T17:43:00Z">
            <w:rPr>
              <w:rStyle w:val="Strong"/>
              <w:b w:val="0"/>
            </w:rPr>
          </w:rPrChange>
        </w:rPr>
        <w:t>4.2.</w:t>
      </w:r>
      <w:r>
        <w:rPr>
          <w:rStyle w:val="Strong"/>
          <w:b/>
          <w:bCs w:val="0"/>
        </w:rPr>
        <w:t>2</w:t>
      </w:r>
      <w:r w:rsidRPr="00132E0C">
        <w:rPr>
          <w:rStyle w:val="Strong"/>
          <w:b/>
          <w:bCs w:val="0"/>
          <w:rPrChange w:id="3201" w:author="Asad Shah" w:date="2025-01-04T17:43:00Z">
            <w:rPr>
              <w:rStyle w:val="Strong"/>
              <w:b w:val="0"/>
            </w:rPr>
          </w:rPrChange>
        </w:rPr>
        <w:t xml:space="preserve"> </w:t>
      </w:r>
      <w:r w:rsidR="0085054A" w:rsidRPr="00132E0C">
        <w:rPr>
          <w:rStyle w:val="Strong"/>
          <w:b/>
          <w:bCs w:val="0"/>
          <w:rPrChange w:id="3202" w:author="Asad Shah" w:date="2025-01-04T17:43:00Z">
            <w:rPr>
              <w:rStyle w:val="Strong"/>
              <w:b w:val="0"/>
            </w:rPr>
          </w:rPrChange>
        </w:rPr>
        <w:t>Safeguards Against Unauthorized Actions</w:t>
      </w:r>
      <w:bookmarkEnd w:id="3199"/>
    </w:p>
    <w:p w14:paraId="07CB4A86" w14:textId="77777777" w:rsidR="0085054A" w:rsidRDefault="0085054A">
      <w:pPr>
        <w:pStyle w:val="ListParagraph"/>
        <w:numPr>
          <w:ilvl w:val="0"/>
          <w:numId w:val="54"/>
        </w:numPr>
        <w:spacing w:before="100" w:beforeAutospacing="1" w:after="100" w:afterAutospacing="1" w:line="360" w:lineRule="auto"/>
        <w:jc w:val="both"/>
        <w:pPrChange w:id="3203" w:author="Asad Shah" w:date="2025-01-04T17:45:00Z">
          <w:pPr>
            <w:numPr>
              <w:ilvl w:val="1"/>
              <w:numId w:val="51"/>
            </w:numPr>
            <w:tabs>
              <w:tab w:val="num" w:pos="1440"/>
            </w:tabs>
            <w:spacing w:before="100" w:beforeAutospacing="1" w:after="100" w:afterAutospacing="1" w:line="240" w:lineRule="auto"/>
            <w:ind w:left="1440" w:hanging="360"/>
          </w:pPr>
        </w:pPrChange>
      </w:pPr>
      <w:r>
        <w:t>The system shall prevent unauthorized users from accessing or modifying user data.</w:t>
      </w:r>
    </w:p>
    <w:p w14:paraId="1CF6ADAE" w14:textId="77777777" w:rsidR="0085054A" w:rsidRDefault="0085054A">
      <w:pPr>
        <w:pStyle w:val="ListParagraph"/>
        <w:numPr>
          <w:ilvl w:val="0"/>
          <w:numId w:val="54"/>
        </w:numPr>
        <w:spacing w:before="100" w:beforeAutospacing="1" w:after="100" w:afterAutospacing="1" w:line="360" w:lineRule="auto"/>
        <w:jc w:val="both"/>
        <w:pPrChange w:id="3204" w:author="Asad Shah" w:date="2025-01-04T17:45:00Z">
          <w:pPr>
            <w:numPr>
              <w:ilvl w:val="1"/>
              <w:numId w:val="51"/>
            </w:numPr>
            <w:tabs>
              <w:tab w:val="num" w:pos="1440"/>
            </w:tabs>
            <w:spacing w:before="100" w:beforeAutospacing="1" w:after="100" w:afterAutospacing="1" w:line="240" w:lineRule="auto"/>
            <w:ind w:left="1440" w:hanging="360"/>
          </w:pPr>
        </w:pPrChange>
      </w:pPr>
      <w:r>
        <w:t xml:space="preserve">The platform shall implement session timeouts after </w:t>
      </w:r>
      <w:r>
        <w:rPr>
          <w:rStyle w:val="Strong"/>
        </w:rPr>
        <w:t>15 minutes</w:t>
      </w:r>
      <w:r>
        <w:t xml:space="preserve"> of inactivity to prevent misuse in shared or public devices.</w:t>
      </w:r>
    </w:p>
    <w:p w14:paraId="3E71AC20" w14:textId="3C5DDCA1" w:rsidR="0085054A" w:rsidRPr="00132E0C" w:rsidRDefault="00132E0C">
      <w:pPr>
        <w:pStyle w:val="Heading3"/>
        <w:spacing w:line="360" w:lineRule="auto"/>
        <w:jc w:val="both"/>
        <w:rPr>
          <w:rPrChange w:id="3205" w:author="Asad Shah" w:date="2025-01-04T17:43:00Z">
            <w:rPr/>
          </w:rPrChange>
        </w:rPr>
        <w:pPrChange w:id="3206" w:author="Asad Shah" w:date="2025-01-04T17:45:00Z">
          <w:pPr>
            <w:pStyle w:val="NormalWeb"/>
            <w:numPr>
              <w:numId w:val="51"/>
            </w:numPr>
            <w:tabs>
              <w:tab w:val="num" w:pos="720"/>
            </w:tabs>
            <w:ind w:left="720" w:hanging="360"/>
          </w:pPr>
        </w:pPrChange>
      </w:pPr>
      <w:bookmarkStart w:id="3207" w:name="_Toc187627510"/>
      <w:r w:rsidRPr="00132E0C">
        <w:rPr>
          <w:rStyle w:val="Strong"/>
          <w:b/>
          <w:bCs w:val="0"/>
          <w:rPrChange w:id="3208" w:author="Asad Shah" w:date="2025-01-04T17:43:00Z">
            <w:rPr>
              <w:rStyle w:val="Strong"/>
              <w:b w:val="0"/>
            </w:rPr>
          </w:rPrChange>
        </w:rPr>
        <w:t xml:space="preserve">4.2.3 </w:t>
      </w:r>
      <w:r w:rsidR="0085054A" w:rsidRPr="00132E0C">
        <w:rPr>
          <w:rStyle w:val="Strong"/>
          <w:b/>
          <w:bCs w:val="0"/>
          <w:rPrChange w:id="3209" w:author="Asad Shah" w:date="2025-01-04T17:43:00Z">
            <w:rPr>
              <w:rStyle w:val="Strong"/>
              <w:b w:val="0"/>
            </w:rPr>
          </w:rPrChange>
        </w:rPr>
        <w:t>System Downtime Protection</w:t>
      </w:r>
      <w:bookmarkEnd w:id="3207"/>
    </w:p>
    <w:p w14:paraId="29E51F25" w14:textId="77777777" w:rsidR="0085054A" w:rsidRDefault="0085054A">
      <w:pPr>
        <w:pStyle w:val="ListParagraph"/>
        <w:numPr>
          <w:ilvl w:val="0"/>
          <w:numId w:val="55"/>
        </w:numPr>
        <w:spacing w:before="100" w:beforeAutospacing="1" w:after="100" w:afterAutospacing="1" w:line="360" w:lineRule="auto"/>
        <w:jc w:val="both"/>
        <w:pPrChange w:id="3210" w:author="Asad Shah" w:date="2025-01-04T17:45:00Z">
          <w:pPr>
            <w:numPr>
              <w:ilvl w:val="1"/>
              <w:numId w:val="51"/>
            </w:numPr>
            <w:tabs>
              <w:tab w:val="num" w:pos="1440"/>
            </w:tabs>
            <w:spacing w:before="100" w:beforeAutospacing="1" w:after="100" w:afterAutospacing="1" w:line="240" w:lineRule="auto"/>
            <w:ind w:left="1440" w:hanging="360"/>
          </w:pPr>
        </w:pPrChange>
      </w:pPr>
      <w:r>
        <w:t>The system shall have a mechanism to inform users of scheduled maintenance or downtime.</w:t>
      </w:r>
    </w:p>
    <w:p w14:paraId="55E887E9" w14:textId="77777777" w:rsidR="0085054A" w:rsidRDefault="0085054A">
      <w:pPr>
        <w:pStyle w:val="ListParagraph"/>
        <w:numPr>
          <w:ilvl w:val="0"/>
          <w:numId w:val="55"/>
        </w:numPr>
        <w:spacing w:before="100" w:beforeAutospacing="1" w:after="100" w:afterAutospacing="1" w:line="360" w:lineRule="auto"/>
        <w:jc w:val="both"/>
        <w:pPrChange w:id="3211" w:author="Asad Shah" w:date="2025-01-04T17:45:00Z">
          <w:pPr>
            <w:numPr>
              <w:ilvl w:val="1"/>
              <w:numId w:val="51"/>
            </w:numPr>
            <w:tabs>
              <w:tab w:val="num" w:pos="1440"/>
            </w:tabs>
            <w:spacing w:before="100" w:beforeAutospacing="1" w:after="100" w:afterAutospacing="1" w:line="240" w:lineRule="auto"/>
            <w:ind w:left="1440" w:hanging="360"/>
          </w:pPr>
        </w:pPrChange>
      </w:pPr>
      <w:r>
        <w:t>Any user-submitted data during an outage shall be saved and processed when the system is restored.</w:t>
      </w:r>
    </w:p>
    <w:p w14:paraId="54B2DBB2" w14:textId="3F46AEA2" w:rsidR="0085054A" w:rsidRPr="00132E0C" w:rsidRDefault="00132E0C">
      <w:pPr>
        <w:pStyle w:val="Heading3"/>
        <w:spacing w:line="360" w:lineRule="auto"/>
        <w:jc w:val="both"/>
        <w:rPr>
          <w:rPrChange w:id="3212" w:author="Asad Shah" w:date="2025-01-04T17:43:00Z">
            <w:rPr/>
          </w:rPrChange>
        </w:rPr>
        <w:pPrChange w:id="3213" w:author="Asad Shah" w:date="2025-01-04T17:45:00Z">
          <w:pPr>
            <w:pStyle w:val="NormalWeb"/>
            <w:numPr>
              <w:numId w:val="51"/>
            </w:numPr>
            <w:tabs>
              <w:tab w:val="num" w:pos="720"/>
            </w:tabs>
            <w:ind w:left="720" w:hanging="360"/>
          </w:pPr>
        </w:pPrChange>
      </w:pPr>
      <w:bookmarkStart w:id="3214" w:name="_Toc187627511"/>
      <w:r w:rsidRPr="00132E0C">
        <w:rPr>
          <w:rStyle w:val="Strong"/>
          <w:b/>
          <w:bCs w:val="0"/>
          <w:rPrChange w:id="3215" w:author="Asad Shah" w:date="2025-01-04T17:43:00Z">
            <w:rPr>
              <w:rStyle w:val="Strong"/>
              <w:b w:val="0"/>
            </w:rPr>
          </w:rPrChange>
        </w:rPr>
        <w:t xml:space="preserve">4.2.4 </w:t>
      </w:r>
      <w:r w:rsidR="0085054A" w:rsidRPr="00132E0C">
        <w:rPr>
          <w:rStyle w:val="Strong"/>
          <w:b/>
          <w:bCs w:val="0"/>
          <w:rPrChange w:id="3216" w:author="Asad Shah" w:date="2025-01-04T17:43:00Z">
            <w:rPr>
              <w:rStyle w:val="Strong"/>
              <w:b w:val="0"/>
            </w:rPr>
          </w:rPrChange>
        </w:rPr>
        <w:t>Backup and Recovery</w:t>
      </w:r>
      <w:bookmarkEnd w:id="3214"/>
    </w:p>
    <w:p w14:paraId="6CA324A3" w14:textId="77777777" w:rsidR="0085054A" w:rsidRDefault="0085054A">
      <w:pPr>
        <w:pStyle w:val="ListParagraph"/>
        <w:numPr>
          <w:ilvl w:val="0"/>
          <w:numId w:val="56"/>
        </w:numPr>
        <w:spacing w:before="100" w:beforeAutospacing="1" w:after="100" w:afterAutospacing="1" w:line="360" w:lineRule="auto"/>
        <w:jc w:val="both"/>
        <w:pPrChange w:id="3217" w:author="Asad Shah" w:date="2025-01-04T17:45:00Z">
          <w:pPr>
            <w:numPr>
              <w:ilvl w:val="1"/>
              <w:numId w:val="51"/>
            </w:numPr>
            <w:tabs>
              <w:tab w:val="num" w:pos="1440"/>
            </w:tabs>
            <w:spacing w:before="100" w:beforeAutospacing="1" w:after="100" w:afterAutospacing="1" w:line="240" w:lineRule="auto"/>
            <w:ind w:left="1440" w:hanging="360"/>
          </w:pPr>
        </w:pPrChange>
      </w:pPr>
      <w:r>
        <w:t>The system shall automatically back up critical data daily to ensure recovery in case of a disaster.</w:t>
      </w:r>
    </w:p>
    <w:p w14:paraId="49C16D69" w14:textId="77777777" w:rsidR="0085054A" w:rsidRDefault="0085054A">
      <w:pPr>
        <w:pStyle w:val="ListParagraph"/>
        <w:numPr>
          <w:ilvl w:val="0"/>
          <w:numId w:val="56"/>
        </w:numPr>
        <w:spacing w:before="100" w:beforeAutospacing="1" w:after="100" w:afterAutospacing="1" w:line="360" w:lineRule="auto"/>
        <w:jc w:val="both"/>
        <w:pPrChange w:id="3218" w:author="Asad Shah" w:date="2025-01-04T17:45:00Z">
          <w:pPr>
            <w:numPr>
              <w:ilvl w:val="1"/>
              <w:numId w:val="51"/>
            </w:numPr>
            <w:tabs>
              <w:tab w:val="num" w:pos="1440"/>
            </w:tabs>
            <w:spacing w:before="100" w:beforeAutospacing="1" w:after="100" w:afterAutospacing="1" w:line="240" w:lineRule="auto"/>
            <w:ind w:left="1440" w:hanging="360"/>
          </w:pPr>
        </w:pPrChange>
      </w:pPr>
      <w:r>
        <w:t xml:space="preserve">The recovery time objective (RTO) shall be no more than </w:t>
      </w:r>
      <w:r>
        <w:rPr>
          <w:rStyle w:val="Strong"/>
        </w:rPr>
        <w:t>2 hours</w:t>
      </w:r>
      <w:r>
        <w:t>.</w:t>
      </w:r>
    </w:p>
    <w:p w14:paraId="2CE675B7" w14:textId="712CA8FC" w:rsidR="0085054A" w:rsidRPr="00132E0C" w:rsidRDefault="00132E0C">
      <w:pPr>
        <w:pStyle w:val="Heading3"/>
        <w:spacing w:line="360" w:lineRule="auto"/>
        <w:jc w:val="both"/>
        <w:rPr>
          <w:rPrChange w:id="3219" w:author="Asad Shah" w:date="2025-01-04T17:44:00Z">
            <w:rPr/>
          </w:rPrChange>
        </w:rPr>
        <w:pPrChange w:id="3220" w:author="Asad Shah" w:date="2025-01-04T17:45:00Z">
          <w:pPr>
            <w:pStyle w:val="NormalWeb"/>
            <w:numPr>
              <w:numId w:val="52"/>
            </w:numPr>
            <w:tabs>
              <w:tab w:val="num" w:pos="720"/>
            </w:tabs>
            <w:ind w:left="720" w:hanging="360"/>
          </w:pPr>
        </w:pPrChange>
      </w:pPr>
      <w:bookmarkStart w:id="3221" w:name="_Toc187627512"/>
      <w:r w:rsidRPr="00132E0C">
        <w:rPr>
          <w:rStyle w:val="Strong"/>
          <w:b/>
          <w:bCs w:val="0"/>
          <w:rPrChange w:id="3222" w:author="Asad Shah" w:date="2025-01-04T17:44:00Z">
            <w:rPr>
              <w:rStyle w:val="Strong"/>
              <w:b w:val="0"/>
            </w:rPr>
          </w:rPrChange>
        </w:rPr>
        <w:lastRenderedPageBreak/>
        <w:t xml:space="preserve">4.2.5 </w:t>
      </w:r>
      <w:r w:rsidR="0085054A" w:rsidRPr="00132E0C">
        <w:rPr>
          <w:rStyle w:val="Strong"/>
          <w:b/>
          <w:bCs w:val="0"/>
          <w:rPrChange w:id="3223" w:author="Asad Shah" w:date="2025-01-04T17:44:00Z">
            <w:rPr>
              <w:rStyle w:val="Strong"/>
              <w:b w:val="0"/>
            </w:rPr>
          </w:rPrChange>
        </w:rPr>
        <w:t>User Authentication</w:t>
      </w:r>
      <w:bookmarkEnd w:id="3221"/>
    </w:p>
    <w:p w14:paraId="203EC4B3" w14:textId="6A1632BD" w:rsidR="0085054A" w:rsidRDefault="0085054A">
      <w:pPr>
        <w:pStyle w:val="ListParagraph"/>
        <w:numPr>
          <w:ilvl w:val="0"/>
          <w:numId w:val="59"/>
        </w:numPr>
        <w:spacing w:before="100" w:beforeAutospacing="1" w:after="100" w:afterAutospacing="1" w:line="360" w:lineRule="auto"/>
        <w:jc w:val="both"/>
        <w:pPrChange w:id="3224" w:author="Asad Shah" w:date="2025-01-04T17:45:00Z">
          <w:pPr>
            <w:numPr>
              <w:ilvl w:val="1"/>
              <w:numId w:val="52"/>
            </w:numPr>
            <w:tabs>
              <w:tab w:val="num" w:pos="1440"/>
            </w:tabs>
            <w:spacing w:before="100" w:beforeAutospacing="1" w:after="100" w:afterAutospacing="1" w:line="240" w:lineRule="auto"/>
            <w:ind w:left="1440" w:hanging="360"/>
          </w:pPr>
        </w:pPrChange>
      </w:pPr>
      <w:r>
        <w:t>The system shall implement secure user authentication mechanisms, including:</w:t>
      </w:r>
    </w:p>
    <w:p w14:paraId="230CCAFD" w14:textId="05BF67EB" w:rsidR="0085054A" w:rsidRDefault="0085054A">
      <w:pPr>
        <w:pStyle w:val="ListParagraph"/>
        <w:numPr>
          <w:ilvl w:val="1"/>
          <w:numId w:val="60"/>
        </w:numPr>
        <w:spacing w:before="100" w:beforeAutospacing="1" w:after="100" w:afterAutospacing="1" w:line="360" w:lineRule="auto"/>
        <w:jc w:val="both"/>
        <w:pPrChange w:id="3225" w:author="Asad Shah" w:date="2025-01-04T17:45:00Z">
          <w:pPr>
            <w:numPr>
              <w:ilvl w:val="2"/>
              <w:numId w:val="52"/>
            </w:numPr>
            <w:tabs>
              <w:tab w:val="num" w:pos="2160"/>
            </w:tabs>
            <w:spacing w:before="100" w:beforeAutospacing="1" w:after="100" w:afterAutospacing="1" w:line="240" w:lineRule="auto"/>
            <w:ind w:left="2160" w:hanging="360"/>
          </w:pPr>
        </w:pPrChange>
      </w:pPr>
      <w:r>
        <w:t xml:space="preserve">Password-based login with strong password policies (minimum 8 characters, mix of </w:t>
      </w:r>
      <w:r w:rsidR="002E57DF">
        <w:t xml:space="preserve">         </w:t>
      </w:r>
      <w:r>
        <w:t>uppercase, lowercase, numbers, and symbols).</w:t>
      </w:r>
    </w:p>
    <w:p w14:paraId="3CD41C15" w14:textId="3E0464E2" w:rsidR="0085054A" w:rsidRDefault="0085054A">
      <w:pPr>
        <w:pStyle w:val="ListParagraph"/>
        <w:numPr>
          <w:ilvl w:val="1"/>
          <w:numId w:val="60"/>
        </w:numPr>
        <w:spacing w:before="100" w:beforeAutospacing="1" w:after="100" w:afterAutospacing="1" w:line="360" w:lineRule="auto"/>
        <w:jc w:val="both"/>
        <w:pPrChange w:id="3226" w:author="Asad Shah" w:date="2025-01-04T17:45:00Z">
          <w:pPr>
            <w:numPr>
              <w:ilvl w:val="2"/>
              <w:numId w:val="52"/>
            </w:numPr>
            <w:tabs>
              <w:tab w:val="num" w:pos="2160"/>
            </w:tabs>
            <w:spacing w:before="100" w:beforeAutospacing="1" w:after="100" w:afterAutospacing="1" w:line="240" w:lineRule="auto"/>
            <w:ind w:left="2160" w:hanging="360"/>
          </w:pPr>
        </w:pPrChange>
      </w:pPr>
      <w:r>
        <w:t>Google OAuth for secure third-party authentication.</w:t>
      </w:r>
    </w:p>
    <w:p w14:paraId="3046391B" w14:textId="18A0A346" w:rsidR="0085054A" w:rsidRDefault="0085054A">
      <w:pPr>
        <w:pStyle w:val="ListParagraph"/>
        <w:numPr>
          <w:ilvl w:val="0"/>
          <w:numId w:val="59"/>
        </w:numPr>
        <w:spacing w:before="100" w:beforeAutospacing="1" w:after="100" w:afterAutospacing="1" w:line="360" w:lineRule="auto"/>
        <w:jc w:val="both"/>
        <w:pPrChange w:id="3227" w:author="Asad Shah" w:date="2025-01-04T17:45:00Z">
          <w:pPr>
            <w:numPr>
              <w:ilvl w:val="1"/>
              <w:numId w:val="52"/>
            </w:numPr>
            <w:tabs>
              <w:tab w:val="num" w:pos="1440"/>
            </w:tabs>
            <w:spacing w:before="100" w:beforeAutospacing="1" w:after="100" w:afterAutospacing="1" w:line="240" w:lineRule="auto"/>
            <w:ind w:left="1440" w:hanging="360"/>
          </w:pPr>
        </w:pPrChange>
      </w:pPr>
      <w:r>
        <w:t xml:space="preserve">All passwords shall be stored as </w:t>
      </w:r>
      <w:r>
        <w:rPr>
          <w:rStyle w:val="Strong"/>
        </w:rPr>
        <w:t>hashed and salted values</w:t>
      </w:r>
      <w:r>
        <w:t>.</w:t>
      </w:r>
    </w:p>
    <w:p w14:paraId="0A5C960D" w14:textId="77777777" w:rsidR="00CE098D" w:rsidRDefault="00132E0C" w:rsidP="00CE098D">
      <w:pPr>
        <w:pStyle w:val="Heading3"/>
        <w:spacing w:line="360" w:lineRule="auto"/>
        <w:jc w:val="both"/>
        <w:rPr>
          <w:rStyle w:val="Strong"/>
          <w:b/>
          <w:bCs w:val="0"/>
        </w:rPr>
      </w:pPr>
      <w:bookmarkStart w:id="3228" w:name="_Toc187627513"/>
      <w:r w:rsidRPr="00380E04">
        <w:rPr>
          <w:rStyle w:val="Strong"/>
          <w:b/>
          <w:bCs w:val="0"/>
          <w:rPrChange w:id="3229" w:author="Asad Shah" w:date="2025-01-04T17:44:00Z">
            <w:rPr>
              <w:rStyle w:val="Strong"/>
            </w:rPr>
          </w:rPrChange>
        </w:rPr>
        <w:t xml:space="preserve">4.2.6 </w:t>
      </w:r>
      <w:r w:rsidR="0085054A" w:rsidRPr="00380E04">
        <w:rPr>
          <w:rStyle w:val="Strong"/>
          <w:b/>
          <w:bCs w:val="0"/>
          <w:rPrChange w:id="3230" w:author="Asad Shah" w:date="2025-01-04T17:44:00Z">
            <w:rPr>
              <w:rStyle w:val="Strong"/>
            </w:rPr>
          </w:rPrChange>
        </w:rPr>
        <w:t>Access Control</w:t>
      </w:r>
      <w:bookmarkEnd w:id="3228"/>
    </w:p>
    <w:p w14:paraId="6A583DCA" w14:textId="77777777" w:rsidR="00CE098D" w:rsidRPr="00CE098D" w:rsidRDefault="0085054A" w:rsidP="007E2E41">
      <w:pPr>
        <w:pStyle w:val="ListParagraph"/>
        <w:numPr>
          <w:ilvl w:val="0"/>
          <w:numId w:val="232"/>
        </w:numPr>
        <w:rPr>
          <w:rPrChange w:id="3231" w:author="Asad Shah" w:date="2025-01-04T17:46:00Z">
            <w:rPr/>
          </w:rPrChange>
        </w:rPr>
        <w:pPrChange w:id="3232" w:author="Asad Shah" w:date="2025-01-13T02:07:00Z">
          <w:pPr>
            <w:pStyle w:val="Heading3"/>
            <w:spacing w:line="360" w:lineRule="auto"/>
            <w:jc w:val="both"/>
          </w:pPr>
        </w:pPrChange>
      </w:pPr>
      <w:r w:rsidRPr="00CE098D">
        <w:rPr>
          <w:rPrChange w:id="3233" w:author="Asad Shah" w:date="2025-01-04T17:46:00Z">
            <w:rPr/>
          </w:rPrChange>
        </w:rPr>
        <w:t xml:space="preserve">The system shall restrict access to administrative functionalities and user data to authorized </w:t>
      </w:r>
      <w:r w:rsidR="002E57DF" w:rsidRPr="00CE098D">
        <w:rPr>
          <w:rPrChange w:id="3234" w:author="Asad Shah" w:date="2025-01-04T17:46:00Z">
            <w:rPr/>
          </w:rPrChange>
        </w:rPr>
        <w:t xml:space="preserve">   </w:t>
      </w:r>
      <w:r w:rsidRPr="00CE098D">
        <w:rPr>
          <w:rPrChange w:id="3235" w:author="Asad Shah" w:date="2025-01-04T17:46:00Z">
            <w:rPr/>
          </w:rPrChange>
        </w:rPr>
        <w:t>personnel only.</w:t>
      </w:r>
    </w:p>
    <w:p w14:paraId="1C176314" w14:textId="39BB87DF" w:rsidR="0085054A" w:rsidRPr="00CE098D" w:rsidRDefault="0085054A" w:rsidP="007E2E41">
      <w:pPr>
        <w:pStyle w:val="ListParagraph"/>
        <w:numPr>
          <w:ilvl w:val="0"/>
          <w:numId w:val="232"/>
        </w:numPr>
        <w:rPr>
          <w:rPrChange w:id="3236" w:author="Asad Shah" w:date="2025-01-04T17:46:00Z">
            <w:rPr/>
          </w:rPrChange>
        </w:rPr>
        <w:pPrChange w:id="3237" w:author="Asad Shah" w:date="2025-01-13T02:07:00Z">
          <w:pPr>
            <w:numPr>
              <w:ilvl w:val="1"/>
              <w:numId w:val="52"/>
            </w:numPr>
            <w:tabs>
              <w:tab w:val="num" w:pos="1440"/>
            </w:tabs>
            <w:spacing w:before="100" w:beforeAutospacing="1" w:after="100" w:afterAutospacing="1" w:line="240" w:lineRule="auto"/>
            <w:ind w:left="1440" w:hanging="360"/>
          </w:pPr>
        </w:pPrChange>
      </w:pPr>
      <w:r w:rsidRPr="00CE098D">
        <w:rPr>
          <w:rPrChange w:id="3238" w:author="Asad Shah" w:date="2025-01-04T17:46:00Z">
            <w:rPr>
              <w:b/>
            </w:rPr>
          </w:rPrChange>
        </w:rPr>
        <w:t>Role-based access control (RBAC) shall be implemented for admins and users.</w:t>
      </w:r>
    </w:p>
    <w:p w14:paraId="4840B641" w14:textId="2160BD05" w:rsidR="0085054A" w:rsidRPr="00380E04" w:rsidRDefault="00380E04">
      <w:pPr>
        <w:pStyle w:val="Heading3"/>
        <w:spacing w:line="360" w:lineRule="auto"/>
        <w:jc w:val="both"/>
        <w:rPr>
          <w:rPrChange w:id="3239" w:author="Asad Shah" w:date="2025-01-04T17:44:00Z">
            <w:rPr/>
          </w:rPrChange>
        </w:rPr>
        <w:pPrChange w:id="3240" w:author="Asad Shah" w:date="2025-01-04T17:45:00Z">
          <w:pPr>
            <w:pStyle w:val="NormalWeb"/>
            <w:numPr>
              <w:numId w:val="52"/>
            </w:numPr>
            <w:tabs>
              <w:tab w:val="num" w:pos="720"/>
            </w:tabs>
            <w:ind w:left="720" w:hanging="360"/>
          </w:pPr>
        </w:pPrChange>
      </w:pPr>
      <w:bookmarkStart w:id="3241" w:name="_Toc187627514"/>
      <w:r w:rsidRPr="00380E04">
        <w:rPr>
          <w:rStyle w:val="Strong"/>
          <w:b/>
          <w:bCs w:val="0"/>
          <w:rPrChange w:id="3242" w:author="Asad Shah" w:date="2025-01-04T17:44:00Z">
            <w:rPr>
              <w:rStyle w:val="Strong"/>
              <w:b w:val="0"/>
            </w:rPr>
          </w:rPrChange>
        </w:rPr>
        <w:t xml:space="preserve">4.2.7 </w:t>
      </w:r>
      <w:r w:rsidR="0085054A" w:rsidRPr="00380E04">
        <w:rPr>
          <w:rStyle w:val="Strong"/>
          <w:b/>
          <w:bCs w:val="0"/>
          <w:rPrChange w:id="3243" w:author="Asad Shah" w:date="2025-01-04T17:44:00Z">
            <w:rPr>
              <w:rStyle w:val="Strong"/>
              <w:b w:val="0"/>
            </w:rPr>
          </w:rPrChange>
        </w:rPr>
        <w:t>Protection Against Common Attacks</w:t>
      </w:r>
      <w:bookmarkEnd w:id="3241"/>
    </w:p>
    <w:p w14:paraId="189C2CCC" w14:textId="6ECB5014" w:rsidR="0085054A" w:rsidRDefault="0085054A">
      <w:pPr>
        <w:spacing w:before="100" w:beforeAutospacing="1" w:after="100" w:afterAutospacing="1" w:line="360" w:lineRule="auto"/>
        <w:jc w:val="both"/>
        <w:pPrChange w:id="3244" w:author="Asad Shah" w:date="2025-01-04T17:45:00Z">
          <w:pPr>
            <w:numPr>
              <w:ilvl w:val="2"/>
              <w:numId w:val="52"/>
            </w:numPr>
            <w:tabs>
              <w:tab w:val="num" w:pos="2160"/>
            </w:tabs>
            <w:spacing w:before="100" w:beforeAutospacing="1" w:after="100" w:afterAutospacing="1" w:line="240" w:lineRule="auto"/>
            <w:ind w:left="2160" w:hanging="360"/>
          </w:pPr>
        </w:pPrChange>
      </w:pPr>
      <w:r>
        <w:t>The system shall safeguard against the</w:t>
      </w:r>
      <w:r w:rsidR="002E57DF">
        <w:t xml:space="preserve"> </w:t>
      </w:r>
      <w:r>
        <w:rPr>
          <w:rStyle w:val="Strong"/>
        </w:rPr>
        <w:t>SQL Injection</w:t>
      </w:r>
      <w:r w:rsidR="002E57DF">
        <w:rPr>
          <w:rStyle w:val="Strong"/>
        </w:rPr>
        <w:t xml:space="preserve"> attack</w:t>
      </w:r>
      <w:r w:rsidR="002E57DF">
        <w:t xml:space="preserve"> </w:t>
      </w:r>
      <w:proofErr w:type="gramStart"/>
      <w:r w:rsidR="002E57DF">
        <w:t xml:space="preserve">by </w:t>
      </w:r>
      <w:r>
        <w:t xml:space="preserve"> </w:t>
      </w:r>
      <w:r w:rsidR="002E57DF">
        <w:t>u</w:t>
      </w:r>
      <w:r>
        <w:t>s</w:t>
      </w:r>
      <w:r w:rsidR="002E57DF">
        <w:t>ing</w:t>
      </w:r>
      <w:proofErr w:type="gramEnd"/>
      <w:r>
        <w:t xml:space="preserve"> parameterized queries to prevent malicious database queries.</w:t>
      </w:r>
    </w:p>
    <w:p w14:paraId="264D5599" w14:textId="173BA2A4" w:rsidR="0085054A" w:rsidRPr="00CE098D" w:rsidRDefault="00380E04">
      <w:pPr>
        <w:pStyle w:val="Heading3"/>
        <w:spacing w:line="360" w:lineRule="auto"/>
        <w:jc w:val="both"/>
        <w:rPr>
          <w:rPrChange w:id="3245" w:author="Asad Shah" w:date="2025-01-04T17:44:00Z">
            <w:rPr/>
          </w:rPrChange>
        </w:rPr>
        <w:pPrChange w:id="3246" w:author="Asad Shah" w:date="2025-01-04T17:45:00Z">
          <w:pPr>
            <w:pStyle w:val="NormalWeb"/>
            <w:numPr>
              <w:numId w:val="52"/>
            </w:numPr>
            <w:tabs>
              <w:tab w:val="num" w:pos="720"/>
            </w:tabs>
            <w:ind w:left="720" w:hanging="360"/>
          </w:pPr>
        </w:pPrChange>
      </w:pPr>
      <w:bookmarkStart w:id="3247" w:name="_Toc187627515"/>
      <w:r w:rsidRPr="00CE098D">
        <w:rPr>
          <w:rStyle w:val="Strong"/>
          <w:b/>
          <w:bCs w:val="0"/>
          <w:rPrChange w:id="3248" w:author="Asad Shah" w:date="2025-01-04T17:44:00Z">
            <w:rPr>
              <w:rStyle w:val="Strong"/>
              <w:b w:val="0"/>
            </w:rPr>
          </w:rPrChange>
        </w:rPr>
        <w:t xml:space="preserve">4.2.8 </w:t>
      </w:r>
      <w:r w:rsidR="0085054A" w:rsidRPr="00CE098D">
        <w:rPr>
          <w:rStyle w:val="Strong"/>
          <w:b/>
          <w:bCs w:val="0"/>
          <w:rPrChange w:id="3249" w:author="Asad Shah" w:date="2025-01-04T17:44:00Z">
            <w:rPr>
              <w:rStyle w:val="Strong"/>
              <w:b w:val="0"/>
            </w:rPr>
          </w:rPrChange>
        </w:rPr>
        <w:t>User Privacy</w:t>
      </w:r>
      <w:bookmarkEnd w:id="3247"/>
    </w:p>
    <w:p w14:paraId="09E9B748" w14:textId="77777777" w:rsidR="00D66EFB" w:rsidRDefault="0085054A">
      <w:pPr>
        <w:pStyle w:val="ListParagraph"/>
        <w:numPr>
          <w:ilvl w:val="0"/>
          <w:numId w:val="63"/>
        </w:numPr>
        <w:spacing w:before="100" w:beforeAutospacing="1" w:after="100" w:afterAutospacing="1" w:line="360" w:lineRule="auto"/>
        <w:jc w:val="both"/>
        <w:pPrChange w:id="3250" w:author="Asad Shah" w:date="2025-01-04T17:46:00Z">
          <w:pPr>
            <w:spacing w:before="100" w:beforeAutospacing="1" w:after="100" w:afterAutospacing="1" w:line="360" w:lineRule="auto"/>
            <w:jc w:val="both"/>
          </w:pPr>
        </w:pPrChange>
      </w:pPr>
      <w:r>
        <w:t>The system shall provide users with detailed privacy policies outlining how their data is used and stored.</w:t>
      </w:r>
    </w:p>
    <w:p w14:paraId="5795BD27" w14:textId="10CFAB42" w:rsidR="0085054A" w:rsidRDefault="0085054A">
      <w:pPr>
        <w:pStyle w:val="ListParagraph"/>
        <w:numPr>
          <w:ilvl w:val="0"/>
          <w:numId w:val="63"/>
        </w:numPr>
        <w:spacing w:before="100" w:beforeAutospacing="1" w:after="100" w:afterAutospacing="1" w:line="360" w:lineRule="auto"/>
        <w:jc w:val="both"/>
        <w:pPrChange w:id="3251" w:author="Asad Shah" w:date="2025-01-04T17:46:00Z">
          <w:pPr>
            <w:numPr>
              <w:ilvl w:val="1"/>
              <w:numId w:val="52"/>
            </w:numPr>
            <w:tabs>
              <w:tab w:val="num" w:pos="1440"/>
            </w:tabs>
            <w:spacing w:before="100" w:beforeAutospacing="1" w:after="100" w:afterAutospacing="1" w:line="240" w:lineRule="auto"/>
            <w:ind w:left="1440" w:hanging="360"/>
          </w:pPr>
        </w:pPrChange>
      </w:pPr>
      <w:r>
        <w:t>Users shall have the right to request the deletion of their data from the platform.</w:t>
      </w:r>
    </w:p>
    <w:p w14:paraId="268669FF" w14:textId="6B3309CC" w:rsidR="0085054A" w:rsidRPr="00CE098D" w:rsidRDefault="00CE098D">
      <w:pPr>
        <w:pStyle w:val="Heading3"/>
        <w:spacing w:line="360" w:lineRule="auto"/>
        <w:jc w:val="both"/>
        <w:rPr>
          <w:rPrChange w:id="3252" w:author="Asad Shah" w:date="2025-01-04T17:44:00Z">
            <w:rPr/>
          </w:rPrChange>
        </w:rPr>
        <w:pPrChange w:id="3253" w:author="Asad Shah" w:date="2025-01-04T17:45:00Z">
          <w:pPr>
            <w:pStyle w:val="NormalWeb"/>
            <w:numPr>
              <w:numId w:val="52"/>
            </w:numPr>
            <w:tabs>
              <w:tab w:val="num" w:pos="720"/>
            </w:tabs>
            <w:ind w:left="720" w:hanging="360"/>
          </w:pPr>
        </w:pPrChange>
      </w:pPr>
      <w:bookmarkStart w:id="3254" w:name="_Toc187627516"/>
      <w:r w:rsidRPr="00CE098D">
        <w:rPr>
          <w:rStyle w:val="Strong"/>
          <w:b/>
          <w:bCs w:val="0"/>
          <w:rPrChange w:id="3255" w:author="Asad Shah" w:date="2025-01-04T17:44:00Z">
            <w:rPr>
              <w:rStyle w:val="Strong"/>
              <w:b w:val="0"/>
            </w:rPr>
          </w:rPrChange>
        </w:rPr>
        <w:t xml:space="preserve">4.2.9 </w:t>
      </w:r>
      <w:r w:rsidR="0085054A" w:rsidRPr="00CE098D">
        <w:rPr>
          <w:rStyle w:val="Strong"/>
          <w:b/>
          <w:bCs w:val="0"/>
          <w:rPrChange w:id="3256" w:author="Asad Shah" w:date="2025-01-04T17:44:00Z">
            <w:rPr>
              <w:rStyle w:val="Strong"/>
              <w:b w:val="0"/>
            </w:rPr>
          </w:rPrChange>
        </w:rPr>
        <w:t>Audit Logs</w:t>
      </w:r>
      <w:bookmarkEnd w:id="3254"/>
    </w:p>
    <w:p w14:paraId="37576B3D" w14:textId="023F1676" w:rsidR="00592959" w:rsidRDefault="0085054A" w:rsidP="00CE098D">
      <w:pPr>
        <w:spacing w:before="100" w:beforeAutospacing="1" w:after="100" w:afterAutospacing="1" w:line="360" w:lineRule="auto"/>
        <w:jc w:val="both"/>
      </w:pPr>
      <w:r>
        <w:t>The system shall maintain logs of all critical actions, including login attempts, data modifications, and admin actions for auditing purposes.</w:t>
      </w:r>
    </w:p>
    <w:p w14:paraId="494D569A" w14:textId="0C02D287" w:rsidR="003C5A24" w:rsidRDefault="003C5A24" w:rsidP="003C5A24">
      <w:pPr>
        <w:pStyle w:val="Heading2"/>
      </w:pPr>
      <w:bookmarkStart w:id="3257" w:name="_Toc187627517"/>
      <w:r>
        <w:t>4.3 Software Quality Attributes</w:t>
      </w:r>
      <w:bookmarkEnd w:id="3257"/>
    </w:p>
    <w:p w14:paraId="0E4FFE1C" w14:textId="00D58394" w:rsidR="009D6F95" w:rsidDel="00E11E21" w:rsidRDefault="009D6F95" w:rsidP="009D6F95">
      <w:pPr>
        <w:pStyle w:val="Heading3"/>
        <w:rPr>
          <w:del w:id="3258" w:author="Asad Shah" w:date="2025-01-13T02:08:00Z"/>
          <w:color w:val="auto"/>
          <w:sz w:val="27"/>
        </w:rPr>
      </w:pPr>
      <w:del w:id="3259" w:author="Asad Shah" w:date="2025-01-13T02:08:00Z">
        <w:r w:rsidDel="00E11E21">
          <w:rPr>
            <w:rStyle w:val="Strong"/>
            <w:b/>
            <w:bCs w:val="0"/>
          </w:rPr>
          <w:delText>4.3 Software Quality Attributes</w:delText>
        </w:r>
      </w:del>
    </w:p>
    <w:p w14:paraId="3EF4987A" w14:textId="6E81BA17" w:rsidR="009D6F95" w:rsidRDefault="009D6F95">
      <w:pPr>
        <w:pStyle w:val="NormalWeb"/>
        <w:spacing w:line="360" w:lineRule="auto"/>
        <w:jc w:val="both"/>
        <w:pPrChange w:id="3260" w:author="Asad Shah" w:date="2025-01-04T18:10:00Z">
          <w:pPr/>
        </w:pPrChange>
      </w:pPr>
      <w:r>
        <w:t>The Career Counseling Platform must adhere to high software quality standards to meet user and developer expectations. Below are the specified quality attributes and how they will be achieved:</w:t>
      </w:r>
    </w:p>
    <w:p w14:paraId="488A628D" w14:textId="77777777" w:rsidR="009D6F95" w:rsidRDefault="009D6F95">
      <w:pPr>
        <w:pStyle w:val="Heading3"/>
        <w:spacing w:line="360" w:lineRule="auto"/>
        <w:jc w:val="both"/>
        <w:pPrChange w:id="3261" w:author="Asad Shah" w:date="2025-01-04T18:10:00Z">
          <w:pPr>
            <w:pStyle w:val="Heading4"/>
          </w:pPr>
        </w:pPrChange>
      </w:pPr>
      <w:bookmarkStart w:id="3262" w:name="_Toc187627518"/>
      <w:r>
        <w:rPr>
          <w:rStyle w:val="Strong"/>
          <w:b/>
          <w:bCs w:val="0"/>
        </w:rPr>
        <w:lastRenderedPageBreak/>
        <w:t>4.3.1 Reliability</w:t>
      </w:r>
      <w:bookmarkEnd w:id="3262"/>
    </w:p>
    <w:p w14:paraId="7FF39A14" w14:textId="248BE309" w:rsidR="009D6F95" w:rsidRDefault="009D6F95">
      <w:pPr>
        <w:pStyle w:val="NormalWeb"/>
        <w:spacing w:line="360" w:lineRule="auto"/>
        <w:jc w:val="both"/>
        <w:pPrChange w:id="3263" w:author="Asad Shah" w:date="2025-01-04T18:10:00Z">
          <w:pPr>
            <w:pStyle w:val="NormalWeb"/>
            <w:numPr>
              <w:numId w:val="64"/>
            </w:numPr>
            <w:tabs>
              <w:tab w:val="num" w:pos="720"/>
            </w:tabs>
            <w:ind w:left="720" w:hanging="360"/>
          </w:pPr>
        </w:pPrChange>
      </w:pPr>
      <w:r>
        <w:t>The platform shall operate consistently and deliver accurate results with minimal downtime or errors.</w:t>
      </w:r>
    </w:p>
    <w:p w14:paraId="1B8F825F" w14:textId="77777777" w:rsidR="009D6F95" w:rsidRDefault="009D6F95">
      <w:pPr>
        <w:pStyle w:val="ListParagraph"/>
        <w:numPr>
          <w:ilvl w:val="0"/>
          <w:numId w:val="72"/>
        </w:numPr>
        <w:spacing w:before="100" w:beforeAutospacing="1" w:after="100" w:afterAutospacing="1" w:line="360" w:lineRule="auto"/>
        <w:jc w:val="both"/>
        <w:pPrChange w:id="3264" w:author="Asad Shah" w:date="2025-01-04T18:10:00Z">
          <w:pPr>
            <w:numPr>
              <w:ilvl w:val="2"/>
              <w:numId w:val="64"/>
            </w:numPr>
            <w:tabs>
              <w:tab w:val="num" w:pos="2160"/>
            </w:tabs>
            <w:spacing w:before="100" w:beforeAutospacing="1" w:after="100" w:afterAutospacing="1" w:line="240" w:lineRule="auto"/>
            <w:ind w:left="2160" w:hanging="360"/>
          </w:pPr>
        </w:pPrChange>
      </w:pPr>
      <w:r>
        <w:t>Use exception handling mechanisms to gracefully manage unexpected errors.</w:t>
      </w:r>
    </w:p>
    <w:p w14:paraId="0A4487C1" w14:textId="7E780149" w:rsidR="009D6F95" w:rsidRDefault="009D6F95">
      <w:pPr>
        <w:pStyle w:val="ListParagraph"/>
        <w:numPr>
          <w:ilvl w:val="0"/>
          <w:numId w:val="72"/>
        </w:numPr>
        <w:spacing w:before="100" w:beforeAutospacing="1" w:after="100" w:afterAutospacing="1" w:line="360" w:lineRule="auto"/>
        <w:jc w:val="both"/>
        <w:pPrChange w:id="3265" w:author="Asad Shah" w:date="2025-01-04T18:10:00Z">
          <w:pPr>
            <w:numPr>
              <w:ilvl w:val="1"/>
              <w:numId w:val="64"/>
            </w:numPr>
            <w:tabs>
              <w:tab w:val="num" w:pos="1440"/>
            </w:tabs>
            <w:spacing w:before="100" w:beforeAutospacing="1" w:after="100" w:afterAutospacing="1" w:line="240" w:lineRule="auto"/>
            <w:ind w:left="1440" w:hanging="360"/>
          </w:pPr>
        </w:pPrChange>
      </w:pPr>
      <w:r>
        <w:t>Provide user-friendly error messages in case of failures.</w:t>
      </w:r>
    </w:p>
    <w:p w14:paraId="0218B8AE" w14:textId="77777777" w:rsidR="009D6F95" w:rsidRDefault="009D6F95">
      <w:pPr>
        <w:pStyle w:val="ListParagraph"/>
        <w:numPr>
          <w:ilvl w:val="0"/>
          <w:numId w:val="72"/>
        </w:numPr>
        <w:spacing w:before="100" w:beforeAutospacing="1" w:after="100" w:afterAutospacing="1" w:line="360" w:lineRule="auto"/>
        <w:jc w:val="both"/>
        <w:pPrChange w:id="3266" w:author="Asad Shah" w:date="2025-01-04T18:10:00Z">
          <w:pPr>
            <w:numPr>
              <w:ilvl w:val="2"/>
              <w:numId w:val="64"/>
            </w:numPr>
            <w:tabs>
              <w:tab w:val="num" w:pos="2160"/>
            </w:tabs>
            <w:spacing w:before="100" w:beforeAutospacing="1" w:after="100" w:afterAutospacing="1" w:line="240" w:lineRule="auto"/>
            <w:ind w:left="2160" w:hanging="360"/>
          </w:pPr>
        </w:pPrChange>
      </w:pPr>
      <w:r>
        <w:t>Conduct unit tests, integration tests, and regression tests to ensure the system functions as expected under various scenarios.</w:t>
      </w:r>
    </w:p>
    <w:p w14:paraId="6682BBE1" w14:textId="77777777" w:rsidR="009D6F95" w:rsidRDefault="009D6F95">
      <w:pPr>
        <w:pStyle w:val="ListParagraph"/>
        <w:numPr>
          <w:ilvl w:val="0"/>
          <w:numId w:val="72"/>
        </w:numPr>
        <w:spacing w:before="100" w:beforeAutospacing="1" w:after="100" w:afterAutospacing="1" w:line="360" w:lineRule="auto"/>
        <w:jc w:val="both"/>
        <w:pPrChange w:id="3267" w:author="Asad Shah" w:date="2025-01-04T18:10:00Z">
          <w:pPr>
            <w:numPr>
              <w:ilvl w:val="2"/>
              <w:numId w:val="64"/>
            </w:numPr>
            <w:tabs>
              <w:tab w:val="num" w:pos="2160"/>
            </w:tabs>
            <w:spacing w:before="100" w:beforeAutospacing="1" w:after="100" w:afterAutospacing="1" w:line="240" w:lineRule="auto"/>
            <w:ind w:left="2160" w:hanging="360"/>
          </w:pPr>
        </w:pPrChange>
      </w:pPr>
      <w:r>
        <w:t>Perform load and stress testing to verify the system can handle peak traffic conditions (e.g., during university admissions).</w:t>
      </w:r>
    </w:p>
    <w:p w14:paraId="10DB0475" w14:textId="4C17C667" w:rsidR="009D6F95" w:rsidRDefault="009D6F95">
      <w:pPr>
        <w:pStyle w:val="ListParagraph"/>
        <w:numPr>
          <w:ilvl w:val="0"/>
          <w:numId w:val="72"/>
        </w:numPr>
        <w:spacing w:before="100" w:beforeAutospacing="1" w:after="100" w:afterAutospacing="1" w:line="360" w:lineRule="auto"/>
        <w:jc w:val="both"/>
        <w:pPrChange w:id="3268" w:author="Asad Shah" w:date="2025-01-04T18:10:00Z">
          <w:pPr>
            <w:numPr>
              <w:ilvl w:val="1"/>
              <w:numId w:val="64"/>
            </w:numPr>
            <w:tabs>
              <w:tab w:val="num" w:pos="1440"/>
            </w:tabs>
            <w:spacing w:before="100" w:beforeAutospacing="1" w:after="100" w:afterAutospacing="1" w:line="240" w:lineRule="auto"/>
            <w:ind w:left="1440" w:hanging="360"/>
          </w:pPr>
        </w:pPrChange>
      </w:pPr>
      <w:r>
        <w:t>Maintain data redundancy and automated daily backups to ensure data integrity during failures.</w:t>
      </w:r>
    </w:p>
    <w:p w14:paraId="49EF6E04" w14:textId="6B1AD71E" w:rsidR="009D6F95" w:rsidRDefault="009D6F95">
      <w:pPr>
        <w:pStyle w:val="ListParagraph"/>
        <w:numPr>
          <w:ilvl w:val="0"/>
          <w:numId w:val="72"/>
        </w:numPr>
        <w:spacing w:before="100" w:beforeAutospacing="1" w:after="100" w:afterAutospacing="1" w:line="360" w:lineRule="auto"/>
        <w:jc w:val="both"/>
        <w:pPrChange w:id="3269" w:author="Asad Shah" w:date="2025-01-04T18:10:00Z">
          <w:pPr>
            <w:spacing w:after="0"/>
          </w:pPr>
        </w:pPrChange>
      </w:pPr>
      <w:r>
        <w:t>Use tools like New Relic or Pingdom to monitor system uptime and address issues immediately.</w:t>
      </w:r>
    </w:p>
    <w:p w14:paraId="015C5C8F" w14:textId="77777777" w:rsidR="009D6F95" w:rsidRDefault="009D6F95">
      <w:pPr>
        <w:pStyle w:val="Heading3"/>
        <w:spacing w:line="360" w:lineRule="auto"/>
        <w:jc w:val="both"/>
        <w:pPrChange w:id="3270" w:author="Asad Shah" w:date="2025-01-04T18:10:00Z">
          <w:pPr>
            <w:pStyle w:val="Heading4"/>
          </w:pPr>
        </w:pPrChange>
      </w:pPr>
      <w:bookmarkStart w:id="3271" w:name="_Toc187627519"/>
      <w:r>
        <w:rPr>
          <w:rStyle w:val="Strong"/>
          <w:b/>
          <w:bCs w:val="0"/>
        </w:rPr>
        <w:t>4.3.2 Usability</w:t>
      </w:r>
      <w:bookmarkEnd w:id="3271"/>
    </w:p>
    <w:p w14:paraId="4F5789E7" w14:textId="31A847C4" w:rsidR="009D6F95" w:rsidRDefault="009D6F95">
      <w:pPr>
        <w:pStyle w:val="NormalWeb"/>
        <w:spacing w:line="360" w:lineRule="auto"/>
        <w:jc w:val="both"/>
        <w:pPrChange w:id="3272" w:author="Asad Shah" w:date="2025-01-04T18:10:00Z">
          <w:pPr>
            <w:pStyle w:val="NormalWeb"/>
            <w:numPr>
              <w:numId w:val="66"/>
            </w:numPr>
            <w:tabs>
              <w:tab w:val="num" w:pos="720"/>
            </w:tabs>
            <w:ind w:left="720" w:hanging="360"/>
          </w:pPr>
        </w:pPrChange>
      </w:pPr>
      <w:r>
        <w:t>The platform shall be user-friendly, intuitive and accessible to ensure ease of use for students, parents and counselors.</w:t>
      </w:r>
    </w:p>
    <w:p w14:paraId="6D663E7C" w14:textId="48BD0BF8" w:rsidR="009D6F95" w:rsidRDefault="009D6F95">
      <w:pPr>
        <w:pStyle w:val="ListParagraph"/>
        <w:numPr>
          <w:ilvl w:val="0"/>
          <w:numId w:val="73"/>
        </w:numPr>
        <w:spacing w:before="100" w:beforeAutospacing="1" w:after="100" w:afterAutospacing="1" w:line="360" w:lineRule="auto"/>
        <w:jc w:val="both"/>
        <w:pPrChange w:id="3273" w:author="Asad Shah" w:date="2025-01-04T18:10:00Z">
          <w:pPr>
            <w:numPr>
              <w:ilvl w:val="1"/>
              <w:numId w:val="66"/>
            </w:numPr>
            <w:tabs>
              <w:tab w:val="num" w:pos="1440"/>
            </w:tabs>
            <w:spacing w:before="100" w:beforeAutospacing="1" w:after="100" w:afterAutospacing="1" w:line="240" w:lineRule="auto"/>
            <w:ind w:left="1440" w:hanging="360"/>
          </w:pPr>
        </w:pPrChange>
      </w:pPr>
      <w:r>
        <w:t>Use frameworks like Bootstrap or Material-UI to ensure the platform adapts to various devices (e.g., desktops, tablets, mobile phones).</w:t>
      </w:r>
    </w:p>
    <w:p w14:paraId="0677FF3B" w14:textId="77777777" w:rsidR="009D6F95" w:rsidRDefault="009D6F95">
      <w:pPr>
        <w:pStyle w:val="ListParagraph"/>
        <w:numPr>
          <w:ilvl w:val="0"/>
          <w:numId w:val="73"/>
        </w:numPr>
        <w:spacing w:before="100" w:beforeAutospacing="1" w:after="100" w:afterAutospacing="1" w:line="360" w:lineRule="auto"/>
        <w:jc w:val="both"/>
        <w:pPrChange w:id="3274" w:author="Asad Shah" w:date="2025-01-04T18:10:00Z">
          <w:pPr>
            <w:numPr>
              <w:ilvl w:val="2"/>
              <w:numId w:val="66"/>
            </w:numPr>
            <w:tabs>
              <w:tab w:val="num" w:pos="2160"/>
            </w:tabs>
            <w:spacing w:before="100" w:beforeAutospacing="1" w:after="100" w:afterAutospacing="1" w:line="240" w:lineRule="auto"/>
            <w:ind w:left="2160" w:hanging="360"/>
          </w:pPr>
        </w:pPrChange>
      </w:pPr>
      <w:r>
        <w:t>Provide clear and logical navigation with labeled buttons, breadcrumbs, and menus.</w:t>
      </w:r>
    </w:p>
    <w:p w14:paraId="5E5901E8" w14:textId="16787ADD" w:rsidR="009D6F95" w:rsidRDefault="009D6F95">
      <w:pPr>
        <w:pStyle w:val="ListParagraph"/>
        <w:numPr>
          <w:ilvl w:val="0"/>
          <w:numId w:val="73"/>
        </w:numPr>
        <w:spacing w:before="100" w:beforeAutospacing="1" w:after="100" w:afterAutospacing="1" w:line="360" w:lineRule="auto"/>
        <w:jc w:val="both"/>
        <w:pPrChange w:id="3275" w:author="Asad Shah" w:date="2025-01-04T18:10:00Z">
          <w:pPr>
            <w:numPr>
              <w:ilvl w:val="1"/>
              <w:numId w:val="66"/>
            </w:numPr>
            <w:tabs>
              <w:tab w:val="num" w:pos="1440"/>
            </w:tabs>
            <w:spacing w:before="100" w:beforeAutospacing="1" w:after="100" w:afterAutospacing="1" w:line="240" w:lineRule="auto"/>
            <w:ind w:left="1440" w:hanging="360"/>
          </w:pPr>
        </w:pPrChange>
      </w:pPr>
      <w:r>
        <w:t xml:space="preserve">Follow </w:t>
      </w:r>
      <w:r>
        <w:rPr>
          <w:rStyle w:val="Strong"/>
        </w:rPr>
        <w:t>WCAG 2.1 guidelines</w:t>
      </w:r>
      <w:r>
        <w:t xml:space="preserve"> for accessibility to ensure the platform is usable by people with disabilities.</w:t>
      </w:r>
    </w:p>
    <w:p w14:paraId="17AAFA26" w14:textId="77777777" w:rsidR="009D6F95" w:rsidRDefault="009D6F95">
      <w:pPr>
        <w:pStyle w:val="ListParagraph"/>
        <w:numPr>
          <w:ilvl w:val="0"/>
          <w:numId w:val="73"/>
        </w:numPr>
        <w:spacing w:before="100" w:beforeAutospacing="1" w:after="100" w:afterAutospacing="1" w:line="360" w:lineRule="auto"/>
        <w:jc w:val="both"/>
        <w:pPrChange w:id="3276" w:author="Asad Shah" w:date="2025-01-04T18:10:00Z">
          <w:pPr>
            <w:numPr>
              <w:ilvl w:val="2"/>
              <w:numId w:val="66"/>
            </w:numPr>
            <w:tabs>
              <w:tab w:val="num" w:pos="2160"/>
            </w:tabs>
            <w:spacing w:before="100" w:beforeAutospacing="1" w:after="100" w:afterAutospacing="1" w:line="240" w:lineRule="auto"/>
            <w:ind w:left="2160" w:hanging="360"/>
          </w:pPr>
        </w:pPrChange>
      </w:pPr>
      <w:r>
        <w:t>Conduct user testing with a sample audience to identify and address usability challenges.</w:t>
      </w:r>
    </w:p>
    <w:p w14:paraId="154B479E" w14:textId="77777777" w:rsidR="009D6F95" w:rsidRDefault="009D6F95">
      <w:pPr>
        <w:pStyle w:val="ListParagraph"/>
        <w:numPr>
          <w:ilvl w:val="0"/>
          <w:numId w:val="73"/>
        </w:numPr>
        <w:spacing w:before="100" w:beforeAutospacing="1" w:after="100" w:afterAutospacing="1" w:line="360" w:lineRule="auto"/>
        <w:jc w:val="both"/>
        <w:pPrChange w:id="3277" w:author="Asad Shah" w:date="2025-01-04T18:10:00Z">
          <w:pPr>
            <w:numPr>
              <w:ilvl w:val="2"/>
              <w:numId w:val="66"/>
            </w:numPr>
            <w:tabs>
              <w:tab w:val="num" w:pos="2160"/>
            </w:tabs>
            <w:spacing w:before="100" w:beforeAutospacing="1" w:after="100" w:afterAutospacing="1" w:line="240" w:lineRule="auto"/>
            <w:ind w:left="2160" w:hanging="360"/>
          </w:pPr>
        </w:pPrChange>
      </w:pPr>
      <w:r>
        <w:t>Incorporate feedback loops for continuous improvement.</w:t>
      </w:r>
    </w:p>
    <w:p w14:paraId="529BFC44" w14:textId="5A11667D" w:rsidR="009D6F95" w:rsidRDefault="009D6F95">
      <w:pPr>
        <w:pStyle w:val="ListParagraph"/>
        <w:numPr>
          <w:ilvl w:val="0"/>
          <w:numId w:val="73"/>
        </w:numPr>
        <w:spacing w:before="100" w:beforeAutospacing="1" w:after="100" w:afterAutospacing="1" w:line="360" w:lineRule="auto"/>
        <w:jc w:val="both"/>
        <w:pPrChange w:id="3278" w:author="Asad Shah" w:date="2025-01-04T18:10:00Z">
          <w:pPr>
            <w:numPr>
              <w:ilvl w:val="1"/>
              <w:numId w:val="67"/>
            </w:numPr>
            <w:tabs>
              <w:tab w:val="num" w:pos="1440"/>
            </w:tabs>
            <w:spacing w:before="100" w:beforeAutospacing="1" w:after="100" w:afterAutospacing="1" w:line="240" w:lineRule="auto"/>
            <w:ind w:left="1440" w:hanging="360"/>
          </w:pPr>
        </w:pPrChange>
      </w:pPr>
      <w:r>
        <w:t>Use data visualization libraries (e.g., Chart.js) to create interactive graphs for trends and comparisons.</w:t>
      </w:r>
    </w:p>
    <w:p w14:paraId="45298FF3" w14:textId="1600457E" w:rsidR="009D6F95" w:rsidRDefault="009D6F95">
      <w:pPr>
        <w:spacing w:after="0" w:line="360" w:lineRule="auto"/>
        <w:jc w:val="both"/>
        <w:pPrChange w:id="3279" w:author="Asad Shah" w:date="2025-01-04T18:10:00Z">
          <w:pPr>
            <w:spacing w:after="0"/>
          </w:pPr>
        </w:pPrChange>
      </w:pPr>
    </w:p>
    <w:p w14:paraId="66842F8C" w14:textId="77777777" w:rsidR="009D6F95" w:rsidRDefault="009D6F95">
      <w:pPr>
        <w:pStyle w:val="Heading3"/>
        <w:spacing w:line="360" w:lineRule="auto"/>
        <w:jc w:val="both"/>
        <w:pPrChange w:id="3280" w:author="Asad Shah" w:date="2025-01-04T18:10:00Z">
          <w:pPr>
            <w:pStyle w:val="Heading4"/>
          </w:pPr>
        </w:pPrChange>
      </w:pPr>
      <w:bookmarkStart w:id="3281" w:name="_Toc187627520"/>
      <w:r>
        <w:rPr>
          <w:rStyle w:val="Strong"/>
          <w:b/>
          <w:bCs w:val="0"/>
        </w:rPr>
        <w:lastRenderedPageBreak/>
        <w:t>4.3.3 Maintainability</w:t>
      </w:r>
      <w:bookmarkEnd w:id="3281"/>
    </w:p>
    <w:p w14:paraId="7820F8A1" w14:textId="585EE86F" w:rsidR="009D6F95" w:rsidRDefault="009D6F95">
      <w:pPr>
        <w:pStyle w:val="NormalWeb"/>
        <w:spacing w:line="360" w:lineRule="auto"/>
        <w:jc w:val="both"/>
        <w:pPrChange w:id="3282" w:author="Asad Shah" w:date="2025-01-04T18:10:00Z">
          <w:pPr>
            <w:pStyle w:val="NormalWeb"/>
            <w:numPr>
              <w:numId w:val="68"/>
            </w:numPr>
            <w:tabs>
              <w:tab w:val="num" w:pos="720"/>
            </w:tabs>
            <w:ind w:left="720" w:hanging="360"/>
          </w:pPr>
        </w:pPrChange>
      </w:pPr>
      <w:r>
        <w:t>The platform shall be designed to accommodate future updates and modifications with minimal effort.</w:t>
      </w:r>
    </w:p>
    <w:p w14:paraId="62489E3A" w14:textId="67D6637F" w:rsidR="009D6F95" w:rsidRDefault="009D6F95">
      <w:pPr>
        <w:pStyle w:val="ListParagraph"/>
        <w:numPr>
          <w:ilvl w:val="0"/>
          <w:numId w:val="74"/>
        </w:numPr>
        <w:spacing w:before="100" w:beforeAutospacing="1" w:after="100" w:afterAutospacing="1" w:line="360" w:lineRule="auto"/>
        <w:jc w:val="both"/>
        <w:pPrChange w:id="3283" w:author="Asad Shah" w:date="2025-01-04T18:10:00Z">
          <w:pPr>
            <w:numPr>
              <w:ilvl w:val="1"/>
              <w:numId w:val="68"/>
            </w:numPr>
            <w:tabs>
              <w:tab w:val="num" w:pos="1440"/>
            </w:tabs>
            <w:spacing w:before="100" w:beforeAutospacing="1" w:after="100" w:afterAutospacing="1" w:line="240" w:lineRule="auto"/>
            <w:ind w:left="1440" w:hanging="360"/>
          </w:pPr>
        </w:pPrChange>
      </w:pPr>
      <w:r>
        <w:t>Use a microservices architecture to decouple components (e.g., authentication, recommendation engine, visualization module).</w:t>
      </w:r>
    </w:p>
    <w:p w14:paraId="7A79624E" w14:textId="62DC2E12" w:rsidR="009D6F95" w:rsidRDefault="009D6F95">
      <w:pPr>
        <w:pStyle w:val="ListParagraph"/>
        <w:numPr>
          <w:ilvl w:val="0"/>
          <w:numId w:val="74"/>
        </w:numPr>
        <w:spacing w:before="100" w:beforeAutospacing="1" w:after="100" w:afterAutospacing="1" w:line="360" w:lineRule="auto"/>
        <w:jc w:val="both"/>
        <w:pPrChange w:id="3284" w:author="Asad Shah" w:date="2025-01-04T18:10:00Z">
          <w:pPr>
            <w:numPr>
              <w:ilvl w:val="1"/>
              <w:numId w:val="68"/>
            </w:numPr>
            <w:tabs>
              <w:tab w:val="num" w:pos="1440"/>
            </w:tabs>
            <w:spacing w:before="100" w:beforeAutospacing="1" w:after="100" w:afterAutospacing="1" w:line="240" w:lineRule="auto"/>
            <w:ind w:left="1440" w:hanging="360"/>
          </w:pPr>
        </w:pPrChange>
      </w:pPr>
      <w:r>
        <w:t>Use Git for version control to track changes and facilitate collaborative development.</w:t>
      </w:r>
    </w:p>
    <w:p w14:paraId="1DBD4286" w14:textId="77777777" w:rsidR="009D6F95" w:rsidRDefault="009D6F95">
      <w:pPr>
        <w:pStyle w:val="ListParagraph"/>
        <w:numPr>
          <w:ilvl w:val="0"/>
          <w:numId w:val="74"/>
        </w:numPr>
        <w:spacing w:before="100" w:beforeAutospacing="1" w:after="100" w:afterAutospacing="1" w:line="360" w:lineRule="auto"/>
        <w:jc w:val="both"/>
        <w:pPrChange w:id="3285" w:author="Asad Shah" w:date="2025-01-04T18:10:00Z">
          <w:pPr>
            <w:numPr>
              <w:ilvl w:val="2"/>
              <w:numId w:val="68"/>
            </w:numPr>
            <w:tabs>
              <w:tab w:val="num" w:pos="2160"/>
            </w:tabs>
            <w:spacing w:before="100" w:beforeAutospacing="1" w:after="100" w:afterAutospacing="1" w:line="240" w:lineRule="auto"/>
            <w:ind w:left="2160" w:hanging="360"/>
          </w:pPr>
        </w:pPrChange>
      </w:pPr>
      <w:r>
        <w:t>Employ CI/CD pipelines to ensure quick and reliable deployment of updates.</w:t>
      </w:r>
    </w:p>
    <w:p w14:paraId="2703B2ED" w14:textId="61228599" w:rsidR="009D6F95" w:rsidRDefault="009D6F95">
      <w:pPr>
        <w:pStyle w:val="ListParagraph"/>
        <w:numPr>
          <w:ilvl w:val="0"/>
          <w:numId w:val="74"/>
        </w:numPr>
        <w:spacing w:before="100" w:beforeAutospacing="1" w:after="100" w:afterAutospacing="1" w:line="360" w:lineRule="auto"/>
        <w:jc w:val="both"/>
        <w:pPrChange w:id="3286" w:author="Asad Shah" w:date="2025-01-04T18:10:00Z">
          <w:pPr>
            <w:numPr>
              <w:ilvl w:val="2"/>
              <w:numId w:val="68"/>
            </w:numPr>
            <w:tabs>
              <w:tab w:val="num" w:pos="2160"/>
            </w:tabs>
            <w:spacing w:before="100" w:beforeAutospacing="1" w:after="100" w:afterAutospacing="1" w:line="240" w:lineRule="auto"/>
            <w:ind w:left="2160" w:hanging="360"/>
          </w:pPr>
        </w:pPrChange>
      </w:pPr>
      <w:r>
        <w:t>Maintain comprehensive documentation for developers to understand system components, workflows and APIs.</w:t>
      </w:r>
    </w:p>
    <w:p w14:paraId="37097C22" w14:textId="77777777" w:rsidR="009D6F95" w:rsidRDefault="009D6F95">
      <w:pPr>
        <w:pStyle w:val="Heading3"/>
        <w:spacing w:line="360" w:lineRule="auto"/>
        <w:jc w:val="both"/>
        <w:pPrChange w:id="3287" w:author="Asad Shah" w:date="2025-01-04T18:10:00Z">
          <w:pPr>
            <w:pStyle w:val="Heading4"/>
          </w:pPr>
        </w:pPrChange>
      </w:pPr>
      <w:bookmarkStart w:id="3288" w:name="_Toc187627521"/>
      <w:r>
        <w:rPr>
          <w:rStyle w:val="Strong"/>
          <w:b/>
          <w:bCs w:val="0"/>
        </w:rPr>
        <w:t>4.3.4 Adaptability</w:t>
      </w:r>
      <w:bookmarkEnd w:id="3288"/>
    </w:p>
    <w:p w14:paraId="01EC03E4" w14:textId="5EDF3B3C" w:rsidR="009D6F95" w:rsidRDefault="009D6F95">
      <w:pPr>
        <w:pStyle w:val="NormalWeb"/>
        <w:numPr>
          <w:ilvl w:val="0"/>
          <w:numId w:val="75"/>
        </w:numPr>
        <w:spacing w:line="360" w:lineRule="auto"/>
        <w:jc w:val="both"/>
        <w:pPrChange w:id="3289" w:author="Asad Shah" w:date="2025-01-04T18:10:00Z">
          <w:pPr>
            <w:pStyle w:val="NormalWeb"/>
            <w:numPr>
              <w:numId w:val="70"/>
            </w:numPr>
            <w:tabs>
              <w:tab w:val="num" w:pos="720"/>
            </w:tabs>
            <w:ind w:left="720" w:hanging="360"/>
          </w:pPr>
        </w:pPrChange>
      </w:pPr>
      <w:r>
        <w:t>The platform shall be adaptable to handle changes, such as adding new datasets or integrating with additional systems.</w:t>
      </w:r>
    </w:p>
    <w:p w14:paraId="1716F41F" w14:textId="042DF9CD" w:rsidR="009D6F95" w:rsidRDefault="009D6F95">
      <w:pPr>
        <w:pStyle w:val="ListParagraph"/>
        <w:numPr>
          <w:ilvl w:val="0"/>
          <w:numId w:val="75"/>
        </w:numPr>
        <w:spacing w:before="100" w:beforeAutospacing="1" w:after="100" w:afterAutospacing="1" w:line="360" w:lineRule="auto"/>
        <w:jc w:val="both"/>
        <w:pPrChange w:id="3290" w:author="Asad Shah" w:date="2025-01-04T18:10:00Z">
          <w:pPr>
            <w:numPr>
              <w:ilvl w:val="1"/>
              <w:numId w:val="70"/>
            </w:numPr>
            <w:tabs>
              <w:tab w:val="num" w:pos="1440"/>
            </w:tabs>
            <w:spacing w:before="100" w:beforeAutospacing="1" w:after="100" w:afterAutospacing="1" w:line="240" w:lineRule="auto"/>
            <w:ind w:left="1440" w:hanging="360"/>
          </w:pPr>
        </w:pPrChange>
      </w:pPr>
      <w:r>
        <w:t>Design flexible database schemas to accommodate new fields or datasets without major restructuring.</w:t>
      </w:r>
    </w:p>
    <w:p w14:paraId="06131312" w14:textId="0EA3B437" w:rsidR="009D6F95" w:rsidRDefault="009D6F95">
      <w:pPr>
        <w:pStyle w:val="ListParagraph"/>
        <w:numPr>
          <w:ilvl w:val="0"/>
          <w:numId w:val="75"/>
        </w:numPr>
        <w:spacing w:before="100" w:beforeAutospacing="1" w:after="100" w:afterAutospacing="1" w:line="360" w:lineRule="auto"/>
        <w:jc w:val="both"/>
        <w:pPrChange w:id="3291" w:author="Asad Shah" w:date="2025-01-04T18:10:00Z">
          <w:pPr>
            <w:numPr>
              <w:ilvl w:val="2"/>
              <w:numId w:val="70"/>
            </w:numPr>
            <w:tabs>
              <w:tab w:val="num" w:pos="2160"/>
            </w:tabs>
            <w:spacing w:before="100" w:beforeAutospacing="1" w:after="100" w:afterAutospacing="1" w:line="240" w:lineRule="auto"/>
            <w:ind w:left="2160" w:hanging="360"/>
          </w:pPr>
        </w:pPrChange>
      </w:pPr>
      <w:r>
        <w:t>Parameterize key rules (</w:t>
      </w:r>
      <w:proofErr w:type="gramStart"/>
      <w:r>
        <w:t>e.g.</w:t>
      </w:r>
      <w:proofErr w:type="gramEnd"/>
      <w:r>
        <w:t xml:space="preserve"> aggregate formulas, eligibility criteria) to allow changes without modifying code.</w:t>
      </w:r>
    </w:p>
    <w:p w14:paraId="742F33D7" w14:textId="3FC86938" w:rsidR="0039601E" w:rsidRPr="000E057A" w:rsidRDefault="0039601E" w:rsidP="0039601E">
      <w:pPr>
        <w:pStyle w:val="Heading1"/>
        <w:numPr>
          <w:ilvl w:val="0"/>
          <w:numId w:val="2"/>
        </w:numPr>
        <w:shd w:val="clear" w:color="auto" w:fill="595959" w:themeFill="text1" w:themeFillTint="A6"/>
        <w:ind w:left="357" w:hanging="357"/>
        <w:jc w:val="center"/>
        <w:rPr>
          <w:color w:val="FFFFFF" w:themeColor="background1"/>
          <w:sz w:val="36"/>
          <w:szCs w:val="36"/>
        </w:rPr>
      </w:pPr>
      <w:bookmarkStart w:id="3292" w:name="_Toc187627522"/>
      <w:r>
        <w:rPr>
          <w:color w:val="FFFFFF" w:themeColor="background1"/>
          <w:sz w:val="36"/>
          <w:szCs w:val="36"/>
        </w:rPr>
        <w:t>Design Requirements</w:t>
      </w:r>
      <w:bookmarkEnd w:id="3292"/>
    </w:p>
    <w:p w14:paraId="63532F3A" w14:textId="2745CDE9" w:rsidR="00366C1B" w:rsidRDefault="00563216" w:rsidP="00563216">
      <w:pPr>
        <w:pStyle w:val="Heading2"/>
      </w:pPr>
      <w:bookmarkStart w:id="3293" w:name="_Toc187627523"/>
      <w:r>
        <w:t>5.1 High Level Design</w:t>
      </w:r>
      <w:bookmarkEnd w:id="3293"/>
    </w:p>
    <w:p w14:paraId="3BF934CB" w14:textId="38A9BA51" w:rsidR="00B93790" w:rsidRDefault="00B93790" w:rsidP="00754604">
      <w:pPr>
        <w:pStyle w:val="Heading3"/>
      </w:pPr>
      <w:bookmarkStart w:id="3294" w:name="_Toc187627524"/>
      <w:r>
        <w:t>5.1.1 Abstract Design</w:t>
      </w:r>
      <w:bookmarkEnd w:id="3294"/>
    </w:p>
    <w:p w14:paraId="625D8945" w14:textId="77777777" w:rsidR="000F122A" w:rsidRPr="000F122A" w:rsidRDefault="000F122A">
      <w:pPr>
        <w:rPr>
          <w:rPrChange w:id="3295" w:author="Asad Shah" w:date="2025-01-04T18:55:00Z">
            <w:rPr/>
          </w:rPrChange>
        </w:rPr>
        <w:pPrChange w:id="3296" w:author="Asad Shah" w:date="2025-01-04T18:55:00Z">
          <w:pPr>
            <w:pStyle w:val="Heading3"/>
          </w:pPr>
        </w:pPrChange>
      </w:pPr>
    </w:p>
    <w:p w14:paraId="69091B39" w14:textId="77777777" w:rsidR="00BB3781" w:rsidRDefault="000F122A">
      <w:pPr>
        <w:keepNext/>
        <w:pPrChange w:id="3297" w:author="Asad Shah" w:date="2025-01-04T19:32:00Z">
          <w:pPr/>
        </w:pPrChange>
      </w:pPr>
      <w:r>
        <w:rPr>
          <w:noProof/>
        </w:rPr>
        <w:lastRenderedPageBreak/>
        <w:drawing>
          <wp:inline distT="0" distB="0" distL="0" distR="0" wp14:anchorId="10F5C565" wp14:editId="19E671D5">
            <wp:extent cx="6123940" cy="5090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6123940" cy="5090795"/>
                    </a:xfrm>
                    <a:prstGeom prst="rect">
                      <a:avLst/>
                    </a:prstGeom>
                  </pic:spPr>
                </pic:pic>
              </a:graphicData>
            </a:graphic>
          </wp:inline>
        </w:drawing>
      </w:r>
    </w:p>
    <w:p w14:paraId="594C1F29" w14:textId="49752E8E" w:rsidR="00754604" w:rsidRPr="00BB3781" w:rsidRDefault="00BB3781">
      <w:pPr>
        <w:pStyle w:val="Caption"/>
        <w:jc w:val="center"/>
        <w:rPr>
          <w:sz w:val="28"/>
          <w:szCs w:val="28"/>
          <w:rPrChange w:id="3298" w:author="Asad Shah" w:date="2025-01-04T19:32:00Z">
            <w:rPr/>
          </w:rPrChange>
        </w:rPr>
        <w:pPrChange w:id="3299" w:author="Asad Shah" w:date="2025-01-04T19:32:00Z">
          <w:pPr/>
        </w:pPrChange>
      </w:pPr>
      <w:r w:rsidRPr="00BB3781">
        <w:rPr>
          <w:sz w:val="22"/>
          <w:szCs w:val="22"/>
          <w:rPrChange w:id="3300" w:author="Asad Shah" w:date="2025-01-04T19:32:00Z">
            <w:rPr>
              <w:i/>
              <w:iCs/>
            </w:rPr>
          </w:rPrChange>
        </w:rPr>
        <w:t xml:space="preserve">Figure </w:t>
      </w:r>
      <w:r w:rsidRPr="00BB3781">
        <w:rPr>
          <w:sz w:val="22"/>
          <w:szCs w:val="22"/>
          <w:rPrChange w:id="3301" w:author="Asad Shah" w:date="2025-01-04T19:32:00Z">
            <w:rPr>
              <w:i/>
              <w:iCs/>
            </w:rPr>
          </w:rPrChange>
        </w:rPr>
        <w:fldChar w:fldCharType="begin"/>
      </w:r>
      <w:r w:rsidRPr="00BB3781">
        <w:rPr>
          <w:sz w:val="22"/>
          <w:szCs w:val="22"/>
          <w:rPrChange w:id="3302" w:author="Asad Shah" w:date="2025-01-04T19:32:00Z">
            <w:rPr>
              <w:i/>
              <w:iCs/>
            </w:rPr>
          </w:rPrChange>
        </w:rPr>
        <w:instrText xml:space="preserve"> SEQ Figure \* ARABIC </w:instrText>
      </w:r>
      <w:r w:rsidRPr="00BB3781">
        <w:rPr>
          <w:sz w:val="22"/>
          <w:szCs w:val="22"/>
          <w:rPrChange w:id="3303" w:author="Asad Shah" w:date="2025-01-04T19:32:00Z">
            <w:rPr>
              <w:i/>
              <w:iCs/>
            </w:rPr>
          </w:rPrChange>
        </w:rPr>
        <w:fldChar w:fldCharType="separate"/>
      </w:r>
      <w:r w:rsidRPr="00BB3781">
        <w:rPr>
          <w:noProof/>
          <w:sz w:val="22"/>
          <w:szCs w:val="22"/>
          <w:rPrChange w:id="3304" w:author="Asad Shah" w:date="2025-01-04T19:32:00Z">
            <w:rPr>
              <w:i/>
              <w:iCs/>
              <w:noProof/>
            </w:rPr>
          </w:rPrChange>
        </w:rPr>
        <w:t>8</w:t>
      </w:r>
      <w:r w:rsidRPr="00BB3781">
        <w:rPr>
          <w:sz w:val="22"/>
          <w:szCs w:val="22"/>
          <w:rPrChange w:id="3305" w:author="Asad Shah" w:date="2025-01-04T19:32:00Z">
            <w:rPr>
              <w:i/>
              <w:iCs/>
            </w:rPr>
          </w:rPrChange>
        </w:rPr>
        <w:fldChar w:fldCharType="end"/>
      </w:r>
    </w:p>
    <w:p w14:paraId="6481708A" w14:textId="77777777" w:rsidR="00BB3781" w:rsidRDefault="00BB3781" w:rsidP="00754604"/>
    <w:p w14:paraId="06894628" w14:textId="77777777" w:rsidR="00BB3781" w:rsidRPr="00BB3781" w:rsidRDefault="00BB3781">
      <w:pPr>
        <w:pStyle w:val="Heading3"/>
        <w:spacing w:line="360" w:lineRule="auto"/>
        <w:jc w:val="both"/>
        <w:pPrChange w:id="3306" w:author="Asad Shah" w:date="2025-01-04T20:26:00Z">
          <w:pPr>
            <w:pStyle w:val="Heading3"/>
            <w:numPr>
              <w:ilvl w:val="2"/>
              <w:numId w:val="76"/>
            </w:numPr>
            <w:ind w:left="2160" w:hanging="180"/>
          </w:pPr>
        </w:pPrChange>
      </w:pPr>
      <w:bookmarkStart w:id="3307" w:name="_Toc187627525"/>
      <w:r w:rsidRPr="00BB3781">
        <w:t>5.1.2 Design oblige Architecture Patterns</w:t>
      </w:r>
      <w:bookmarkEnd w:id="3307"/>
    </w:p>
    <w:p w14:paraId="3177A73D" w14:textId="7204514B" w:rsidR="00BB3781" w:rsidRPr="00761788" w:rsidRDefault="004A0F2E" w:rsidP="00761788">
      <w:pPr>
        <w:rPr>
          <w:b/>
          <w:bCs/>
          <w:rPrChange w:id="3308" w:author="Asad Shah" w:date="2025-01-13T02:10:00Z">
            <w:rPr/>
          </w:rPrChange>
        </w:rPr>
        <w:pPrChange w:id="3309" w:author="Asad Shah" w:date="2025-01-13T02:10:00Z">
          <w:pPr/>
        </w:pPrChange>
      </w:pPr>
      <w:r w:rsidRPr="00761788">
        <w:rPr>
          <w:b/>
          <w:bCs/>
          <w:rPrChange w:id="3310" w:author="Asad Shah" w:date="2025-01-13T02:10:00Z">
            <w:rPr/>
          </w:rPrChange>
        </w:rPr>
        <w:t>Layered Architecture Pattern</w:t>
      </w:r>
    </w:p>
    <w:p w14:paraId="39952CD8" w14:textId="7A77F63A" w:rsidR="004A0F2E" w:rsidRPr="004A0F2E" w:rsidRDefault="004A0F2E">
      <w:pPr>
        <w:spacing w:after="0" w:line="360" w:lineRule="auto"/>
        <w:jc w:val="both"/>
        <w:rPr>
          <w:rFonts w:eastAsia="Times New Roman" w:cs="Times New Roman"/>
          <w:color w:val="auto"/>
          <w:szCs w:val="24"/>
        </w:rPr>
        <w:pPrChange w:id="3311" w:author="Asad Shah" w:date="2025-01-04T20:26:00Z">
          <w:pPr>
            <w:spacing w:after="0" w:line="240" w:lineRule="auto"/>
          </w:pPr>
        </w:pPrChange>
      </w:pPr>
      <w:r w:rsidRPr="004A0F2E">
        <w:rPr>
          <w:rFonts w:eastAsia="Times New Roman" w:cs="Times New Roman"/>
          <w:color w:val="auto"/>
          <w:szCs w:val="24"/>
        </w:rPr>
        <w:t>The system is divided into layers</w:t>
      </w:r>
      <w:r>
        <w:rPr>
          <w:rFonts w:eastAsia="Times New Roman" w:cs="Times New Roman"/>
          <w:color w:val="auto"/>
          <w:szCs w:val="24"/>
        </w:rPr>
        <w:t xml:space="preserve"> as shown in Figure 9</w:t>
      </w:r>
      <w:r w:rsidRPr="004A0F2E">
        <w:rPr>
          <w:rFonts w:eastAsia="Times New Roman" w:cs="Times New Roman"/>
          <w:color w:val="auto"/>
          <w:szCs w:val="24"/>
        </w:rPr>
        <w:t>, each responsible for specific concerns. Common layers include:</w:t>
      </w:r>
    </w:p>
    <w:p w14:paraId="2AE63D9A" w14:textId="77777777" w:rsidR="004A0F2E" w:rsidRPr="004A0F2E" w:rsidRDefault="004A0F2E">
      <w:pPr>
        <w:numPr>
          <w:ilvl w:val="0"/>
          <w:numId w:val="77"/>
        </w:numPr>
        <w:spacing w:before="100" w:beforeAutospacing="1" w:after="100" w:afterAutospacing="1" w:line="360" w:lineRule="auto"/>
        <w:jc w:val="both"/>
        <w:rPr>
          <w:rFonts w:eastAsia="Times New Roman" w:cs="Times New Roman"/>
          <w:color w:val="auto"/>
          <w:szCs w:val="24"/>
        </w:rPr>
        <w:pPrChange w:id="3312" w:author="Asad Shah" w:date="2025-01-04T20:26:00Z">
          <w:pPr>
            <w:numPr>
              <w:numId w:val="77"/>
            </w:numPr>
            <w:tabs>
              <w:tab w:val="num" w:pos="720"/>
            </w:tabs>
            <w:spacing w:before="100" w:beforeAutospacing="1" w:after="100" w:afterAutospacing="1" w:line="240" w:lineRule="auto"/>
            <w:ind w:left="720" w:hanging="360"/>
          </w:pPr>
        </w:pPrChange>
      </w:pPr>
      <w:r w:rsidRPr="004A0F2E">
        <w:rPr>
          <w:rFonts w:eastAsia="Times New Roman" w:cs="Times New Roman"/>
          <w:b/>
          <w:bCs/>
          <w:color w:val="auto"/>
          <w:szCs w:val="24"/>
        </w:rPr>
        <w:t>Presentation Layer</w:t>
      </w:r>
      <w:r w:rsidRPr="004A0F2E">
        <w:rPr>
          <w:rFonts w:eastAsia="Times New Roman" w:cs="Times New Roman"/>
          <w:color w:val="auto"/>
          <w:szCs w:val="24"/>
        </w:rPr>
        <w:t>: Handles user interaction and displays data (e.g., React.js or Angular for the frontend).</w:t>
      </w:r>
    </w:p>
    <w:p w14:paraId="5DD5FC55" w14:textId="77777777" w:rsidR="004A0F2E" w:rsidRPr="004A0F2E" w:rsidRDefault="004A0F2E">
      <w:pPr>
        <w:numPr>
          <w:ilvl w:val="0"/>
          <w:numId w:val="77"/>
        </w:numPr>
        <w:spacing w:before="100" w:beforeAutospacing="1" w:after="100" w:afterAutospacing="1" w:line="360" w:lineRule="auto"/>
        <w:jc w:val="both"/>
        <w:rPr>
          <w:rFonts w:eastAsia="Times New Roman" w:cs="Times New Roman"/>
          <w:color w:val="auto"/>
          <w:szCs w:val="24"/>
        </w:rPr>
        <w:pPrChange w:id="3313" w:author="Asad Shah" w:date="2025-01-04T20:26:00Z">
          <w:pPr>
            <w:numPr>
              <w:numId w:val="77"/>
            </w:numPr>
            <w:tabs>
              <w:tab w:val="num" w:pos="720"/>
            </w:tabs>
            <w:spacing w:before="100" w:beforeAutospacing="1" w:after="100" w:afterAutospacing="1" w:line="240" w:lineRule="auto"/>
            <w:ind w:left="720" w:hanging="360"/>
          </w:pPr>
        </w:pPrChange>
      </w:pPr>
      <w:r w:rsidRPr="004A0F2E">
        <w:rPr>
          <w:rFonts w:eastAsia="Times New Roman" w:cs="Times New Roman"/>
          <w:b/>
          <w:bCs/>
          <w:color w:val="auto"/>
          <w:szCs w:val="24"/>
        </w:rPr>
        <w:t>Business Logic Layer</w:t>
      </w:r>
      <w:r w:rsidRPr="004A0F2E">
        <w:rPr>
          <w:rFonts w:eastAsia="Times New Roman" w:cs="Times New Roman"/>
          <w:color w:val="auto"/>
          <w:szCs w:val="24"/>
        </w:rPr>
        <w:t>: Processes user inputs and implements application logic (e.g., Node.js or Django for the backend).</w:t>
      </w:r>
    </w:p>
    <w:p w14:paraId="753E3C57" w14:textId="77777777" w:rsidR="004A0F2E" w:rsidRPr="004A0F2E" w:rsidRDefault="004A0F2E">
      <w:pPr>
        <w:numPr>
          <w:ilvl w:val="0"/>
          <w:numId w:val="77"/>
        </w:numPr>
        <w:spacing w:before="100" w:beforeAutospacing="1" w:after="100" w:afterAutospacing="1" w:line="360" w:lineRule="auto"/>
        <w:jc w:val="both"/>
        <w:rPr>
          <w:rFonts w:eastAsia="Times New Roman" w:cs="Times New Roman"/>
          <w:color w:val="auto"/>
          <w:szCs w:val="24"/>
        </w:rPr>
        <w:pPrChange w:id="3314" w:author="Asad Shah" w:date="2025-01-04T20:26:00Z">
          <w:pPr>
            <w:numPr>
              <w:numId w:val="77"/>
            </w:numPr>
            <w:tabs>
              <w:tab w:val="num" w:pos="720"/>
            </w:tabs>
            <w:spacing w:before="100" w:beforeAutospacing="1" w:after="100" w:afterAutospacing="1" w:line="240" w:lineRule="auto"/>
            <w:ind w:left="720" w:hanging="360"/>
          </w:pPr>
        </w:pPrChange>
      </w:pPr>
      <w:r w:rsidRPr="004A0F2E">
        <w:rPr>
          <w:rFonts w:eastAsia="Times New Roman" w:cs="Times New Roman"/>
          <w:b/>
          <w:bCs/>
          <w:color w:val="auto"/>
          <w:szCs w:val="24"/>
        </w:rPr>
        <w:lastRenderedPageBreak/>
        <w:t>Data Access Layer</w:t>
      </w:r>
      <w:r w:rsidRPr="004A0F2E">
        <w:rPr>
          <w:rFonts w:eastAsia="Times New Roman" w:cs="Times New Roman"/>
          <w:color w:val="auto"/>
          <w:szCs w:val="24"/>
        </w:rPr>
        <w:t>: Manages database operations (e.g., queries to MySQL/PostgreSQL).</w:t>
      </w:r>
    </w:p>
    <w:p w14:paraId="6F9DD249" w14:textId="4DA84232" w:rsidR="004A0F2E" w:rsidRDefault="004A0F2E">
      <w:pPr>
        <w:numPr>
          <w:ilvl w:val="0"/>
          <w:numId w:val="77"/>
        </w:numPr>
        <w:spacing w:before="100" w:beforeAutospacing="1" w:after="100" w:afterAutospacing="1" w:line="360" w:lineRule="auto"/>
        <w:jc w:val="both"/>
        <w:rPr>
          <w:rFonts w:eastAsia="Times New Roman" w:cs="Times New Roman"/>
          <w:color w:val="auto"/>
          <w:szCs w:val="24"/>
        </w:rPr>
        <w:pPrChange w:id="3315" w:author="Asad Shah" w:date="2025-01-04T20:26:00Z">
          <w:pPr>
            <w:numPr>
              <w:numId w:val="77"/>
            </w:numPr>
            <w:tabs>
              <w:tab w:val="num" w:pos="720"/>
            </w:tabs>
            <w:spacing w:before="100" w:beforeAutospacing="1" w:after="100" w:afterAutospacing="1" w:line="240" w:lineRule="auto"/>
            <w:ind w:left="720" w:hanging="360"/>
          </w:pPr>
        </w:pPrChange>
      </w:pPr>
      <w:r w:rsidRPr="004A0F2E">
        <w:rPr>
          <w:rFonts w:eastAsia="Times New Roman" w:cs="Times New Roman"/>
          <w:b/>
          <w:bCs/>
          <w:color w:val="auto"/>
          <w:szCs w:val="24"/>
        </w:rPr>
        <w:t>Database Layer</w:t>
      </w:r>
      <w:r w:rsidRPr="004A0F2E">
        <w:rPr>
          <w:rFonts w:eastAsia="Times New Roman" w:cs="Times New Roman"/>
          <w:color w:val="auto"/>
          <w:szCs w:val="24"/>
        </w:rPr>
        <w:t>: Stores user data, university details, trends, etc.</w:t>
      </w:r>
    </w:p>
    <w:p w14:paraId="03DC2FEA" w14:textId="163F5673" w:rsidR="00681C98" w:rsidDel="004E1051" w:rsidRDefault="004A0F2E">
      <w:pPr>
        <w:spacing w:before="100" w:beforeAutospacing="1" w:after="100" w:afterAutospacing="1" w:line="360" w:lineRule="auto"/>
        <w:jc w:val="both"/>
        <w:rPr>
          <w:del w:id="3316" w:author="Asad Shah" w:date="2025-01-11T23:36:00Z"/>
        </w:rPr>
        <w:pPrChange w:id="3317" w:author="Asad Shah" w:date="2025-01-04T20:26:00Z">
          <w:pPr>
            <w:spacing w:before="100" w:beforeAutospacing="1" w:after="100" w:afterAutospacing="1" w:line="240" w:lineRule="auto"/>
          </w:pPr>
        </w:pPrChange>
      </w:pPr>
      <w:r w:rsidRPr="004A0F2E">
        <w:rPr>
          <w:rFonts w:eastAsia="Times New Roman" w:cs="Times New Roman"/>
          <w:color w:val="auto"/>
          <w:szCs w:val="24"/>
          <w:rPrChange w:id="3318" w:author="Asad Shah" w:date="2025-01-04T19:55:00Z">
            <w:rPr>
              <w:rFonts w:eastAsia="Times New Roman" w:cs="Times New Roman"/>
              <w:b/>
              <w:bCs/>
              <w:color w:val="auto"/>
              <w:szCs w:val="24"/>
            </w:rPr>
          </w:rPrChange>
        </w:rPr>
        <w:t>Benefits</w:t>
      </w:r>
      <w:r w:rsidR="00681C98">
        <w:rPr>
          <w:rFonts w:eastAsia="Times New Roman" w:cs="Times New Roman"/>
          <w:color w:val="auto"/>
          <w:szCs w:val="24"/>
        </w:rPr>
        <w:t xml:space="preserve"> </w:t>
      </w:r>
      <w:r w:rsidR="00681C98">
        <w:t>include</w:t>
      </w:r>
    </w:p>
    <w:p w14:paraId="4B00462A" w14:textId="3126DD08" w:rsidR="004A0F2E" w:rsidRPr="004A0F2E" w:rsidRDefault="004A0F2E" w:rsidP="004E1051">
      <w:pPr>
        <w:spacing w:before="100" w:beforeAutospacing="1" w:after="100" w:afterAutospacing="1" w:line="360" w:lineRule="auto"/>
        <w:jc w:val="both"/>
        <w:rPr>
          <w:rFonts w:eastAsia="Times New Roman" w:cs="Times New Roman"/>
          <w:color w:val="auto"/>
          <w:szCs w:val="24"/>
          <w:rPrChange w:id="3319" w:author="Asad Shah" w:date="2025-01-04T19:55:00Z">
            <w:rPr>
              <w:rFonts w:eastAsia="Times New Roman" w:cs="Times New Roman"/>
              <w:b/>
              <w:bCs/>
              <w:color w:val="auto"/>
              <w:szCs w:val="24"/>
            </w:rPr>
          </w:rPrChange>
        </w:rPr>
        <w:pPrChange w:id="3320" w:author="Asad Shah" w:date="2025-01-11T23:36:00Z">
          <w:pPr>
            <w:spacing w:before="100" w:beforeAutospacing="1" w:after="100" w:afterAutospacing="1" w:line="240" w:lineRule="auto"/>
          </w:pPr>
        </w:pPrChange>
      </w:pPr>
    </w:p>
    <w:p w14:paraId="2FB3A73A" w14:textId="59F0BBA3" w:rsidR="004A0F2E" w:rsidRPr="004A0F2E" w:rsidRDefault="004A0F2E">
      <w:pPr>
        <w:pStyle w:val="ListParagraph"/>
        <w:numPr>
          <w:ilvl w:val="0"/>
          <w:numId w:val="78"/>
        </w:numPr>
        <w:spacing w:after="0" w:line="360" w:lineRule="auto"/>
        <w:jc w:val="both"/>
        <w:rPr>
          <w:rFonts w:eastAsia="Times New Roman" w:cs="Times New Roman"/>
          <w:color w:val="auto"/>
          <w:szCs w:val="24"/>
          <w:rPrChange w:id="3321" w:author="Asad Shah" w:date="2025-01-04T19:55:00Z">
            <w:rPr/>
          </w:rPrChange>
        </w:rPr>
        <w:pPrChange w:id="3322" w:author="Asad Shah" w:date="2025-01-04T20:26:00Z">
          <w:pPr>
            <w:spacing w:after="0" w:line="240" w:lineRule="auto"/>
          </w:pPr>
        </w:pPrChange>
      </w:pPr>
      <w:r w:rsidRPr="004A0F2E">
        <w:rPr>
          <w:rFonts w:eastAsia="Times New Roman" w:cs="Times New Roman"/>
          <w:color w:val="auto"/>
          <w:szCs w:val="24"/>
          <w:rPrChange w:id="3323" w:author="Asad Shah" w:date="2025-01-04T19:55:00Z">
            <w:rPr/>
          </w:rPrChange>
        </w:rPr>
        <w:t>Encourages separation of concerns, making the system maintainable and scalable.</w:t>
      </w:r>
    </w:p>
    <w:p w14:paraId="6239DDBE" w14:textId="1D154672" w:rsidR="004A0F2E" w:rsidRPr="004A0F2E" w:rsidRDefault="004A0F2E">
      <w:pPr>
        <w:pStyle w:val="ListParagraph"/>
        <w:numPr>
          <w:ilvl w:val="0"/>
          <w:numId w:val="78"/>
        </w:numPr>
        <w:spacing w:before="100" w:beforeAutospacing="1" w:after="100" w:afterAutospacing="1" w:line="360" w:lineRule="auto"/>
        <w:jc w:val="both"/>
        <w:rPr>
          <w:rFonts w:eastAsia="Times New Roman" w:cs="Times New Roman"/>
          <w:color w:val="auto"/>
          <w:szCs w:val="24"/>
        </w:rPr>
        <w:pPrChange w:id="3324" w:author="Asad Shah" w:date="2025-01-04T20:26:00Z">
          <w:pPr>
            <w:numPr>
              <w:numId w:val="77"/>
            </w:numPr>
            <w:tabs>
              <w:tab w:val="num" w:pos="720"/>
            </w:tabs>
            <w:spacing w:before="100" w:beforeAutospacing="1" w:after="100" w:afterAutospacing="1" w:line="240" w:lineRule="auto"/>
            <w:ind w:left="720" w:hanging="360"/>
          </w:pPr>
        </w:pPrChange>
      </w:pPr>
      <w:r w:rsidRPr="004A0F2E">
        <w:rPr>
          <w:rFonts w:eastAsia="Times New Roman" w:cs="Times New Roman"/>
          <w:color w:val="auto"/>
          <w:szCs w:val="24"/>
          <w:rPrChange w:id="3325" w:author="Asad Shah" w:date="2025-01-04T19:55:00Z">
            <w:rPr/>
          </w:rPrChange>
        </w:rPr>
        <w:t>Easy to test and modify individual layers without impacting others.</w:t>
      </w:r>
    </w:p>
    <w:p w14:paraId="2AAF995E" w14:textId="79FB8132" w:rsidR="004A0F2E" w:rsidDel="00F337EA" w:rsidRDefault="004A0F2E" w:rsidP="00F337EA">
      <w:pPr>
        <w:spacing w:line="360" w:lineRule="auto"/>
        <w:jc w:val="both"/>
        <w:rPr>
          <w:del w:id="3326" w:author="Asad Shah" w:date="2025-01-12T16:36:00Z"/>
        </w:rPr>
      </w:pPr>
      <w:r w:rsidRPr="004A0F2E">
        <w:rPr>
          <w:b/>
          <w:bCs/>
          <w:rPrChange w:id="3327" w:author="Asad Shah" w:date="2025-01-04T19:55:00Z">
            <w:rPr/>
          </w:rPrChange>
        </w:rPr>
        <w:t>Example</w:t>
      </w:r>
      <w:r>
        <w:t>: When a user inputs their marks, the Presentation Layer sends the data to the Business Logic Layer, which calculates the aggregate and fetches relevant recommendations from the Data Access Layer.</w:t>
      </w:r>
    </w:p>
    <w:p w14:paraId="409843FD" w14:textId="77777777" w:rsidR="00F337EA" w:rsidRDefault="00F337EA">
      <w:pPr>
        <w:spacing w:line="360" w:lineRule="auto"/>
        <w:jc w:val="both"/>
        <w:rPr>
          <w:ins w:id="3328" w:author="Asad Shah" w:date="2025-01-12T16:44:00Z"/>
        </w:rPr>
        <w:pPrChange w:id="3329" w:author="Asad Shah" w:date="2025-01-04T20:26:00Z">
          <w:pPr/>
        </w:pPrChange>
      </w:pPr>
    </w:p>
    <w:p w14:paraId="259CD01F" w14:textId="2C751F3F" w:rsidR="00E14436" w:rsidDel="00F337EA" w:rsidRDefault="00F337EA" w:rsidP="00F337EA">
      <w:pPr>
        <w:spacing w:line="360" w:lineRule="auto"/>
        <w:jc w:val="center"/>
        <w:rPr>
          <w:del w:id="3330" w:author="Asad Shah" w:date="2025-01-12T16:36:00Z"/>
          <w:b/>
          <w:bCs/>
        </w:rPr>
        <w:pPrChange w:id="3331" w:author="Asad Shah" w:date="2025-01-12T16:44:00Z">
          <w:pPr>
            <w:jc w:val="center"/>
          </w:pPr>
        </w:pPrChange>
      </w:pPr>
      <w:ins w:id="3332" w:author="Asad Shah" w:date="2025-01-12T16:44:00Z">
        <w:r>
          <w:rPr>
            <w:b/>
            <w:bCs/>
            <w:noProof/>
          </w:rPr>
          <w:lastRenderedPageBreak/>
          <w:drawing>
            <wp:inline distT="0" distB="0" distL="0" distR="0" wp14:anchorId="243C81AA" wp14:editId="40471F10">
              <wp:extent cx="3481706" cy="6135572"/>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0">
                        <a:extLst>
                          <a:ext uri="{28A0092B-C50C-407E-A947-70E740481C1C}">
                            <a14:useLocalDpi xmlns:a14="http://schemas.microsoft.com/office/drawing/2010/main" val="0"/>
                          </a:ext>
                        </a:extLst>
                      </a:blip>
                      <a:srcRect b="3009"/>
                      <a:stretch/>
                    </pic:blipFill>
                    <pic:spPr bwMode="auto">
                      <a:xfrm>
                        <a:off x="0" y="0"/>
                        <a:ext cx="3483927" cy="6139485"/>
                      </a:xfrm>
                      <a:prstGeom prst="rect">
                        <a:avLst/>
                      </a:prstGeom>
                      <a:ln>
                        <a:noFill/>
                      </a:ln>
                      <a:extLst>
                        <a:ext uri="{53640926-AAD7-44D8-BBD7-CCE9431645EC}">
                          <a14:shadowObscured xmlns:a14="http://schemas.microsoft.com/office/drawing/2010/main"/>
                        </a:ext>
                      </a:extLst>
                    </pic:spPr>
                  </pic:pic>
                </a:graphicData>
              </a:graphic>
            </wp:inline>
          </w:drawing>
        </w:r>
      </w:ins>
      <w:del w:id="3333" w:author="Asad Shah" w:date="2025-01-12T00:07:00Z">
        <w:r w:rsidR="00E14436" w:rsidDel="0055060F">
          <w:rPr>
            <w:b/>
            <w:bCs/>
            <w:noProof/>
          </w:rPr>
          <w:drawing>
            <wp:inline distT="0" distB="0" distL="0" distR="0" wp14:anchorId="030C4697" wp14:editId="3CC4A46E">
              <wp:extent cx="3481706" cy="6135572"/>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0">
                        <a:extLst>
                          <a:ext uri="{28A0092B-C50C-407E-A947-70E740481C1C}">
                            <a14:useLocalDpi xmlns:a14="http://schemas.microsoft.com/office/drawing/2010/main" val="0"/>
                          </a:ext>
                        </a:extLst>
                      </a:blip>
                      <a:srcRect b="3009"/>
                      <a:stretch/>
                    </pic:blipFill>
                    <pic:spPr bwMode="auto">
                      <a:xfrm>
                        <a:off x="0" y="0"/>
                        <a:ext cx="3483927" cy="6139485"/>
                      </a:xfrm>
                      <a:prstGeom prst="rect">
                        <a:avLst/>
                      </a:prstGeom>
                      <a:ln>
                        <a:noFill/>
                      </a:ln>
                      <a:extLst>
                        <a:ext uri="{53640926-AAD7-44D8-BBD7-CCE9431645EC}">
                          <a14:shadowObscured xmlns:a14="http://schemas.microsoft.com/office/drawing/2010/main"/>
                        </a:ext>
                      </a:extLst>
                    </pic:spPr>
                  </pic:pic>
                </a:graphicData>
              </a:graphic>
            </wp:inline>
          </w:drawing>
        </w:r>
      </w:del>
    </w:p>
    <w:p w14:paraId="3CEB402F" w14:textId="20741878" w:rsidR="00651137" w:rsidDel="00F337EA" w:rsidRDefault="00651137" w:rsidP="00F337EA">
      <w:pPr>
        <w:spacing w:line="360" w:lineRule="auto"/>
        <w:jc w:val="center"/>
        <w:rPr>
          <w:del w:id="3334" w:author="Asad Shah" w:date="2025-01-12T16:36:00Z"/>
          <w:b/>
          <w:bCs/>
        </w:rPr>
        <w:pPrChange w:id="3335" w:author="Asad Shah" w:date="2025-01-12T16:44:00Z">
          <w:pPr/>
        </w:pPrChange>
      </w:pPr>
      <w:del w:id="3336" w:author="Asad Shah" w:date="2025-01-12T16:36:00Z">
        <w:r w:rsidDel="00F337EA">
          <w:rPr>
            <w:b/>
            <w:bCs/>
          </w:rPr>
          <w:delText>Microservices Architecture Pattern</w:delText>
        </w:r>
      </w:del>
    </w:p>
    <w:p w14:paraId="707043E9" w14:textId="1E21B74A" w:rsidR="00651137" w:rsidRPr="00651137" w:rsidDel="00F337EA" w:rsidRDefault="00651137" w:rsidP="00F337EA">
      <w:pPr>
        <w:spacing w:after="0" w:line="360" w:lineRule="auto"/>
        <w:jc w:val="center"/>
        <w:rPr>
          <w:del w:id="3337" w:author="Asad Shah" w:date="2025-01-12T16:36:00Z"/>
          <w:rFonts w:eastAsia="Times New Roman" w:cs="Times New Roman"/>
          <w:color w:val="auto"/>
          <w:szCs w:val="24"/>
        </w:rPr>
        <w:pPrChange w:id="3338" w:author="Asad Shah" w:date="2025-01-12T16:44:00Z">
          <w:pPr>
            <w:spacing w:after="0" w:line="240" w:lineRule="auto"/>
          </w:pPr>
        </w:pPrChange>
      </w:pPr>
      <w:del w:id="3339" w:author="Asad Shah" w:date="2025-01-12T16:36:00Z">
        <w:r w:rsidRPr="00651137" w:rsidDel="00F337EA">
          <w:rPr>
            <w:rFonts w:eastAsia="Times New Roman" w:cs="Times New Roman"/>
            <w:color w:val="auto"/>
            <w:szCs w:val="24"/>
          </w:rPr>
          <w:delText>The platform is divided into small, independent services, each handling a specific functionality, such as:</w:delText>
        </w:r>
      </w:del>
    </w:p>
    <w:p w14:paraId="1DEA303E" w14:textId="1F6755A9" w:rsidR="00651137" w:rsidRPr="00651137" w:rsidDel="00F337EA" w:rsidRDefault="00651137" w:rsidP="00F337EA">
      <w:pPr>
        <w:numPr>
          <w:ilvl w:val="0"/>
          <w:numId w:val="80"/>
        </w:numPr>
        <w:spacing w:before="100" w:beforeAutospacing="1" w:after="100" w:afterAutospacing="1" w:line="360" w:lineRule="auto"/>
        <w:jc w:val="center"/>
        <w:rPr>
          <w:del w:id="3340" w:author="Asad Shah" w:date="2025-01-12T16:36:00Z"/>
          <w:rFonts w:eastAsia="Times New Roman" w:cs="Times New Roman"/>
          <w:color w:val="auto"/>
          <w:szCs w:val="24"/>
        </w:rPr>
        <w:pPrChange w:id="3341" w:author="Asad Shah" w:date="2025-01-12T16:44:00Z">
          <w:pPr>
            <w:numPr>
              <w:numId w:val="80"/>
            </w:numPr>
            <w:tabs>
              <w:tab w:val="num" w:pos="720"/>
            </w:tabs>
            <w:spacing w:before="100" w:beforeAutospacing="1" w:after="100" w:afterAutospacing="1" w:line="240" w:lineRule="auto"/>
            <w:ind w:left="720" w:hanging="360"/>
          </w:pPr>
        </w:pPrChange>
      </w:pPr>
      <w:del w:id="3342" w:author="Asad Shah" w:date="2025-01-12T16:36:00Z">
        <w:r w:rsidRPr="00651137" w:rsidDel="00F337EA">
          <w:rPr>
            <w:rFonts w:eastAsia="Times New Roman" w:cs="Times New Roman"/>
            <w:b/>
            <w:bCs/>
            <w:color w:val="auto"/>
            <w:szCs w:val="24"/>
          </w:rPr>
          <w:delText>Authentication Service</w:delText>
        </w:r>
        <w:r w:rsidRPr="00651137" w:rsidDel="00F337EA">
          <w:rPr>
            <w:rFonts w:eastAsia="Times New Roman" w:cs="Times New Roman"/>
            <w:color w:val="auto"/>
            <w:szCs w:val="24"/>
          </w:rPr>
          <w:delText>: Handles user login and signup.</w:delText>
        </w:r>
      </w:del>
    </w:p>
    <w:p w14:paraId="3C4971E5" w14:textId="6A1226A7" w:rsidR="00651137" w:rsidRPr="00651137" w:rsidDel="00F337EA" w:rsidRDefault="00651137" w:rsidP="00F337EA">
      <w:pPr>
        <w:numPr>
          <w:ilvl w:val="0"/>
          <w:numId w:val="80"/>
        </w:numPr>
        <w:spacing w:before="100" w:beforeAutospacing="1" w:after="100" w:afterAutospacing="1" w:line="360" w:lineRule="auto"/>
        <w:jc w:val="center"/>
        <w:rPr>
          <w:del w:id="3343" w:author="Asad Shah" w:date="2025-01-12T16:36:00Z"/>
          <w:rFonts w:eastAsia="Times New Roman" w:cs="Times New Roman"/>
          <w:color w:val="auto"/>
          <w:szCs w:val="24"/>
        </w:rPr>
        <w:pPrChange w:id="3344" w:author="Asad Shah" w:date="2025-01-12T16:44:00Z">
          <w:pPr>
            <w:numPr>
              <w:numId w:val="80"/>
            </w:numPr>
            <w:tabs>
              <w:tab w:val="num" w:pos="720"/>
            </w:tabs>
            <w:spacing w:before="100" w:beforeAutospacing="1" w:after="100" w:afterAutospacing="1" w:line="240" w:lineRule="auto"/>
            <w:ind w:left="720" w:hanging="360"/>
          </w:pPr>
        </w:pPrChange>
      </w:pPr>
      <w:del w:id="3345" w:author="Asad Shah" w:date="2025-01-12T16:36:00Z">
        <w:r w:rsidRPr="00651137" w:rsidDel="00F337EA">
          <w:rPr>
            <w:rFonts w:eastAsia="Times New Roman" w:cs="Times New Roman"/>
            <w:b/>
            <w:bCs/>
            <w:color w:val="auto"/>
            <w:szCs w:val="24"/>
          </w:rPr>
          <w:delText>Recommendation Engine</w:delText>
        </w:r>
        <w:r w:rsidRPr="00651137" w:rsidDel="00F337EA">
          <w:rPr>
            <w:rFonts w:eastAsia="Times New Roman" w:cs="Times New Roman"/>
            <w:color w:val="auto"/>
            <w:szCs w:val="24"/>
          </w:rPr>
          <w:delText>: Suggests fields and universities.</w:delText>
        </w:r>
      </w:del>
    </w:p>
    <w:p w14:paraId="68A340F2" w14:textId="475442D9" w:rsidR="00651137" w:rsidRPr="00651137" w:rsidDel="00F337EA" w:rsidRDefault="00651137" w:rsidP="00F337EA">
      <w:pPr>
        <w:numPr>
          <w:ilvl w:val="0"/>
          <w:numId w:val="80"/>
        </w:numPr>
        <w:spacing w:before="100" w:beforeAutospacing="1" w:after="100" w:afterAutospacing="1" w:line="360" w:lineRule="auto"/>
        <w:jc w:val="center"/>
        <w:rPr>
          <w:del w:id="3346" w:author="Asad Shah" w:date="2025-01-12T16:36:00Z"/>
          <w:rFonts w:eastAsia="Times New Roman" w:cs="Times New Roman"/>
          <w:color w:val="auto"/>
          <w:szCs w:val="24"/>
        </w:rPr>
        <w:pPrChange w:id="3347" w:author="Asad Shah" w:date="2025-01-12T16:44:00Z">
          <w:pPr>
            <w:numPr>
              <w:numId w:val="80"/>
            </w:numPr>
            <w:tabs>
              <w:tab w:val="num" w:pos="720"/>
            </w:tabs>
            <w:spacing w:before="100" w:beforeAutospacing="1" w:after="100" w:afterAutospacing="1" w:line="240" w:lineRule="auto"/>
            <w:ind w:left="720" w:hanging="360"/>
          </w:pPr>
        </w:pPrChange>
      </w:pPr>
      <w:del w:id="3348" w:author="Asad Shah" w:date="2025-01-12T16:36:00Z">
        <w:r w:rsidRPr="00651137" w:rsidDel="00F337EA">
          <w:rPr>
            <w:rFonts w:eastAsia="Times New Roman" w:cs="Times New Roman"/>
            <w:b/>
            <w:bCs/>
            <w:color w:val="auto"/>
            <w:szCs w:val="24"/>
          </w:rPr>
          <w:delText>Visualization Service</w:delText>
        </w:r>
        <w:r w:rsidRPr="00651137" w:rsidDel="00F337EA">
          <w:rPr>
            <w:rFonts w:eastAsia="Times New Roman" w:cs="Times New Roman"/>
            <w:color w:val="auto"/>
            <w:szCs w:val="24"/>
          </w:rPr>
          <w:delText>: Renders trends and comparisons.</w:delText>
        </w:r>
      </w:del>
    </w:p>
    <w:p w14:paraId="59FF6D30" w14:textId="007F5B0F" w:rsidR="00651137" w:rsidRPr="00651137" w:rsidDel="00F337EA" w:rsidRDefault="00651137" w:rsidP="00F337EA">
      <w:pPr>
        <w:numPr>
          <w:ilvl w:val="0"/>
          <w:numId w:val="80"/>
        </w:numPr>
        <w:spacing w:before="100" w:beforeAutospacing="1" w:after="100" w:afterAutospacing="1" w:line="360" w:lineRule="auto"/>
        <w:jc w:val="center"/>
        <w:rPr>
          <w:del w:id="3349" w:author="Asad Shah" w:date="2025-01-12T16:36:00Z"/>
          <w:rFonts w:eastAsia="Times New Roman" w:cs="Times New Roman"/>
          <w:color w:val="auto"/>
          <w:szCs w:val="24"/>
        </w:rPr>
        <w:pPrChange w:id="3350" w:author="Asad Shah" w:date="2025-01-12T16:44:00Z">
          <w:pPr>
            <w:numPr>
              <w:numId w:val="80"/>
            </w:numPr>
            <w:tabs>
              <w:tab w:val="num" w:pos="720"/>
            </w:tabs>
            <w:spacing w:before="100" w:beforeAutospacing="1" w:after="100" w:afterAutospacing="1" w:line="240" w:lineRule="auto"/>
            <w:ind w:left="720" w:hanging="360"/>
          </w:pPr>
        </w:pPrChange>
      </w:pPr>
      <w:del w:id="3351" w:author="Asad Shah" w:date="2025-01-12T16:36:00Z">
        <w:r w:rsidRPr="00651137" w:rsidDel="00F337EA">
          <w:rPr>
            <w:rFonts w:eastAsia="Times New Roman" w:cs="Times New Roman"/>
            <w:b/>
            <w:bCs/>
            <w:color w:val="auto"/>
            <w:szCs w:val="24"/>
          </w:rPr>
          <w:delText>Notification Service</w:delText>
        </w:r>
        <w:r w:rsidRPr="00651137" w:rsidDel="00F337EA">
          <w:rPr>
            <w:rFonts w:eastAsia="Times New Roman" w:cs="Times New Roman"/>
            <w:color w:val="auto"/>
            <w:szCs w:val="24"/>
          </w:rPr>
          <w:delText>: Sends email alerts for deadlines.</w:delText>
        </w:r>
      </w:del>
    </w:p>
    <w:p w14:paraId="385D83EC" w14:textId="38EFD601" w:rsidR="00651137" w:rsidRPr="00E93250" w:rsidDel="00F337EA" w:rsidRDefault="00651137" w:rsidP="00F337EA">
      <w:pPr>
        <w:spacing w:line="360" w:lineRule="auto"/>
        <w:jc w:val="center"/>
        <w:rPr>
          <w:del w:id="3352" w:author="Asad Shah" w:date="2025-01-12T16:36:00Z"/>
          <w:rPrChange w:id="3353" w:author="Asad Shah" w:date="2025-01-04T20:20:00Z">
            <w:rPr>
              <w:del w:id="3354" w:author="Asad Shah" w:date="2025-01-12T16:36:00Z"/>
              <w:b/>
              <w:bCs/>
            </w:rPr>
          </w:rPrChange>
        </w:rPr>
        <w:pPrChange w:id="3355" w:author="Asad Shah" w:date="2025-01-12T16:44:00Z">
          <w:pPr>
            <w:ind w:left="360"/>
          </w:pPr>
        </w:pPrChange>
      </w:pPr>
      <w:del w:id="3356" w:author="Asad Shah" w:date="2025-01-12T16:36:00Z">
        <w:r w:rsidRPr="00E93250" w:rsidDel="00F337EA">
          <w:rPr>
            <w:rPrChange w:id="3357" w:author="Asad Shah" w:date="2025-01-04T20:20:00Z">
              <w:rPr>
                <w:b/>
                <w:bCs/>
              </w:rPr>
            </w:rPrChange>
          </w:rPr>
          <w:delText>Benefits</w:delText>
        </w:r>
        <w:r w:rsidR="00681C98" w:rsidDel="00F337EA">
          <w:delText xml:space="preserve"> </w:delText>
        </w:r>
        <w:r w:rsidRPr="00E93250" w:rsidDel="00F337EA">
          <w:rPr>
            <w:rPrChange w:id="3358" w:author="Asad Shah" w:date="2025-01-04T20:20:00Z">
              <w:rPr>
                <w:b/>
                <w:bCs/>
              </w:rPr>
            </w:rPrChange>
          </w:rPr>
          <w:delText>include</w:delText>
        </w:r>
      </w:del>
    </w:p>
    <w:p w14:paraId="1D8BE639" w14:textId="4DC6EF4B" w:rsidR="00651137" w:rsidRPr="00651137" w:rsidDel="00F337EA" w:rsidRDefault="00651137" w:rsidP="00F337EA">
      <w:pPr>
        <w:pStyle w:val="ListParagraph"/>
        <w:numPr>
          <w:ilvl w:val="0"/>
          <w:numId w:val="81"/>
        </w:numPr>
        <w:spacing w:line="360" w:lineRule="auto"/>
        <w:jc w:val="center"/>
        <w:rPr>
          <w:del w:id="3359" w:author="Asad Shah" w:date="2025-01-12T16:36:00Z"/>
          <w:rFonts w:eastAsia="Times New Roman" w:cs="Times New Roman"/>
          <w:color w:val="auto"/>
          <w:szCs w:val="24"/>
          <w:rPrChange w:id="3360" w:author="Asad Shah" w:date="2025-01-04T20:19:00Z">
            <w:rPr>
              <w:del w:id="3361" w:author="Asad Shah" w:date="2025-01-12T16:36:00Z"/>
            </w:rPr>
          </w:rPrChange>
        </w:rPr>
        <w:pPrChange w:id="3362" w:author="Asad Shah" w:date="2025-01-12T16:44:00Z">
          <w:pPr/>
        </w:pPrChange>
      </w:pPr>
      <w:del w:id="3363" w:author="Asad Shah" w:date="2025-01-12T16:36:00Z">
        <w:r w:rsidRPr="00651137" w:rsidDel="00F337EA">
          <w:rPr>
            <w:rFonts w:eastAsia="Times New Roman" w:cs="Times New Roman"/>
            <w:color w:val="auto"/>
            <w:szCs w:val="24"/>
            <w:rPrChange w:id="3364" w:author="Asad Shah" w:date="2025-01-04T20:19:00Z">
              <w:rPr/>
            </w:rPrChange>
          </w:rPr>
          <w:delText>Individual services can be scaled independently.</w:delText>
        </w:r>
      </w:del>
    </w:p>
    <w:p w14:paraId="1B0BE24A" w14:textId="46C540D4" w:rsidR="00651137" w:rsidRPr="00651137" w:rsidDel="00F337EA" w:rsidRDefault="00651137" w:rsidP="00F337EA">
      <w:pPr>
        <w:pStyle w:val="ListParagraph"/>
        <w:numPr>
          <w:ilvl w:val="0"/>
          <w:numId w:val="81"/>
        </w:numPr>
        <w:spacing w:after="0" w:line="360" w:lineRule="auto"/>
        <w:jc w:val="center"/>
        <w:rPr>
          <w:del w:id="3365" w:author="Asad Shah" w:date="2025-01-12T16:36:00Z"/>
          <w:rFonts w:eastAsia="Times New Roman" w:cs="Times New Roman"/>
          <w:color w:val="auto"/>
          <w:szCs w:val="24"/>
          <w:rPrChange w:id="3366" w:author="Asad Shah" w:date="2025-01-04T20:19:00Z">
            <w:rPr>
              <w:del w:id="3367" w:author="Asad Shah" w:date="2025-01-12T16:36:00Z"/>
            </w:rPr>
          </w:rPrChange>
        </w:rPr>
        <w:pPrChange w:id="3368" w:author="Asad Shah" w:date="2025-01-12T16:44:00Z">
          <w:pPr>
            <w:spacing w:after="0" w:line="240" w:lineRule="auto"/>
          </w:pPr>
        </w:pPrChange>
      </w:pPr>
      <w:del w:id="3369" w:author="Asad Shah" w:date="2025-01-12T16:36:00Z">
        <w:r w:rsidRPr="00651137" w:rsidDel="00F337EA">
          <w:rPr>
            <w:rFonts w:eastAsia="Times New Roman" w:cs="Times New Roman"/>
            <w:color w:val="auto"/>
            <w:szCs w:val="24"/>
            <w:rPrChange w:id="3370" w:author="Asad Shah" w:date="2025-01-04T20:19:00Z">
              <w:rPr/>
            </w:rPrChange>
          </w:rPr>
          <w:delText>If one service fails, others remain unaffected.</w:delText>
        </w:r>
      </w:del>
    </w:p>
    <w:p w14:paraId="64D70243" w14:textId="3D10B257" w:rsidR="00651137" w:rsidRPr="00651137" w:rsidDel="00F337EA" w:rsidRDefault="00651137" w:rsidP="00F337EA">
      <w:pPr>
        <w:pStyle w:val="ListParagraph"/>
        <w:numPr>
          <w:ilvl w:val="0"/>
          <w:numId w:val="81"/>
        </w:numPr>
        <w:spacing w:line="360" w:lineRule="auto"/>
        <w:jc w:val="center"/>
        <w:rPr>
          <w:del w:id="3371" w:author="Asad Shah" w:date="2025-01-12T16:36:00Z"/>
          <w:b/>
          <w:bCs/>
        </w:rPr>
        <w:pPrChange w:id="3372" w:author="Asad Shah" w:date="2025-01-12T16:44:00Z">
          <w:pPr>
            <w:jc w:val="center"/>
          </w:pPr>
        </w:pPrChange>
      </w:pPr>
      <w:del w:id="3373" w:author="Asad Shah" w:date="2025-01-12T16:36:00Z">
        <w:r w:rsidRPr="00651137" w:rsidDel="00F337EA">
          <w:rPr>
            <w:rFonts w:eastAsia="Times New Roman" w:cs="Times New Roman"/>
            <w:color w:val="auto"/>
            <w:szCs w:val="24"/>
            <w:rPrChange w:id="3374" w:author="Asad Shah" w:date="2025-01-04T20:19:00Z">
              <w:rPr/>
            </w:rPrChange>
          </w:rPr>
          <w:delText>Different services can be implemented in different programming languages or technologies.</w:delText>
        </w:r>
      </w:del>
    </w:p>
    <w:p w14:paraId="58B959CD" w14:textId="5BB50301" w:rsidR="00E14436" w:rsidRDefault="00E14436" w:rsidP="00F337EA">
      <w:pPr>
        <w:spacing w:line="360" w:lineRule="auto"/>
        <w:jc w:val="center"/>
        <w:rPr>
          <w:b/>
          <w:bCs/>
        </w:rPr>
        <w:pPrChange w:id="3375" w:author="Asad Shah" w:date="2025-01-12T16:44:00Z">
          <w:pPr>
            <w:jc w:val="center"/>
          </w:pPr>
        </w:pPrChange>
      </w:pPr>
    </w:p>
    <w:p w14:paraId="47F0BCC9" w14:textId="4EE1E4B2" w:rsidR="00E14436" w:rsidDel="00761788" w:rsidRDefault="00E93250">
      <w:pPr>
        <w:spacing w:line="360" w:lineRule="auto"/>
        <w:jc w:val="both"/>
        <w:rPr>
          <w:del w:id="3376" w:author="Asad Shah" w:date="2025-01-13T02:10:00Z"/>
          <w:b/>
          <w:bCs/>
        </w:rPr>
        <w:pPrChange w:id="3377" w:author="Asad Shah" w:date="2025-01-04T20:26:00Z">
          <w:pPr/>
        </w:pPrChange>
      </w:pPr>
      <w:del w:id="3378" w:author="Asad Shah" w:date="2025-01-13T02:10:00Z">
        <w:r w:rsidDel="00761788">
          <w:rPr>
            <w:b/>
            <w:bCs/>
          </w:rPr>
          <w:delText>Model View Controller Pattern</w:delText>
        </w:r>
      </w:del>
    </w:p>
    <w:p w14:paraId="5C64711F" w14:textId="28A2466E" w:rsidR="00E93250" w:rsidRPr="00E93250" w:rsidDel="00761788" w:rsidRDefault="00E93250">
      <w:pPr>
        <w:spacing w:before="100" w:beforeAutospacing="1" w:after="100" w:afterAutospacing="1" w:line="360" w:lineRule="auto"/>
        <w:jc w:val="both"/>
        <w:rPr>
          <w:del w:id="3379" w:author="Asad Shah" w:date="2025-01-13T02:10:00Z"/>
          <w:rFonts w:eastAsia="Times New Roman" w:cs="Times New Roman"/>
          <w:color w:val="auto"/>
          <w:szCs w:val="24"/>
        </w:rPr>
        <w:pPrChange w:id="3380" w:author="Asad Shah" w:date="2025-01-04T20:26:00Z">
          <w:pPr>
            <w:numPr>
              <w:numId w:val="82"/>
            </w:numPr>
            <w:tabs>
              <w:tab w:val="num" w:pos="720"/>
            </w:tabs>
            <w:spacing w:before="100" w:beforeAutospacing="1" w:after="100" w:afterAutospacing="1" w:line="240" w:lineRule="auto"/>
            <w:ind w:left="720" w:hanging="360"/>
          </w:pPr>
        </w:pPrChange>
      </w:pPr>
      <w:del w:id="3381" w:author="Asad Shah" w:date="2025-01-13T02:10:00Z">
        <w:r w:rsidRPr="00E93250" w:rsidDel="00761788">
          <w:rPr>
            <w:rFonts w:eastAsia="Times New Roman" w:cs="Times New Roman"/>
            <w:color w:val="auto"/>
            <w:szCs w:val="24"/>
          </w:rPr>
          <w:delText>Organizes the platform into three components:</w:delText>
        </w:r>
      </w:del>
    </w:p>
    <w:p w14:paraId="145497A5" w14:textId="5DDCE0AC" w:rsidR="00E93250" w:rsidRPr="00E93250" w:rsidDel="00761788" w:rsidRDefault="00E93250">
      <w:pPr>
        <w:pStyle w:val="ListParagraph"/>
        <w:numPr>
          <w:ilvl w:val="0"/>
          <w:numId w:val="84"/>
        </w:numPr>
        <w:spacing w:before="100" w:beforeAutospacing="1" w:after="100" w:afterAutospacing="1" w:line="360" w:lineRule="auto"/>
        <w:jc w:val="both"/>
        <w:rPr>
          <w:del w:id="3382" w:author="Asad Shah" w:date="2025-01-13T02:10:00Z"/>
          <w:rFonts w:eastAsia="Times New Roman" w:cs="Times New Roman"/>
          <w:color w:val="auto"/>
          <w:szCs w:val="24"/>
          <w:rPrChange w:id="3383" w:author="Asad Shah" w:date="2025-01-04T20:20:00Z">
            <w:rPr>
              <w:del w:id="3384" w:author="Asad Shah" w:date="2025-01-13T02:10:00Z"/>
            </w:rPr>
          </w:rPrChange>
        </w:rPr>
        <w:pPrChange w:id="3385" w:author="Asad Shah" w:date="2025-01-04T20:26:00Z">
          <w:pPr>
            <w:numPr>
              <w:ilvl w:val="1"/>
              <w:numId w:val="82"/>
            </w:numPr>
            <w:tabs>
              <w:tab w:val="num" w:pos="1440"/>
            </w:tabs>
            <w:spacing w:before="100" w:beforeAutospacing="1" w:after="100" w:afterAutospacing="1" w:line="240" w:lineRule="auto"/>
            <w:ind w:left="1440" w:hanging="360"/>
          </w:pPr>
        </w:pPrChange>
      </w:pPr>
      <w:del w:id="3386" w:author="Asad Shah" w:date="2025-01-13T02:10:00Z">
        <w:r w:rsidRPr="00E93250" w:rsidDel="00761788">
          <w:rPr>
            <w:rFonts w:eastAsia="Times New Roman" w:cs="Times New Roman"/>
            <w:b/>
            <w:bCs/>
            <w:color w:val="auto"/>
            <w:szCs w:val="24"/>
            <w:rPrChange w:id="3387" w:author="Asad Shah" w:date="2025-01-04T20:20:00Z">
              <w:rPr>
                <w:b/>
                <w:bCs/>
              </w:rPr>
            </w:rPrChange>
          </w:rPr>
          <w:delText>Model</w:delText>
        </w:r>
        <w:r w:rsidRPr="00E93250" w:rsidDel="00761788">
          <w:rPr>
            <w:rFonts w:eastAsia="Times New Roman" w:cs="Times New Roman"/>
            <w:color w:val="auto"/>
            <w:szCs w:val="24"/>
            <w:rPrChange w:id="3388" w:author="Asad Shah" w:date="2025-01-04T20:20:00Z">
              <w:rPr/>
            </w:rPrChange>
          </w:rPr>
          <w:delText>: Manages data and business rules (e.g., aggregate calculations, database interactions).</w:delText>
        </w:r>
      </w:del>
    </w:p>
    <w:p w14:paraId="0C4A3F34" w14:textId="7FB9131E" w:rsidR="00E93250" w:rsidRPr="00E93250" w:rsidDel="00761788" w:rsidRDefault="00E93250">
      <w:pPr>
        <w:pStyle w:val="ListParagraph"/>
        <w:numPr>
          <w:ilvl w:val="0"/>
          <w:numId w:val="84"/>
        </w:numPr>
        <w:spacing w:before="100" w:beforeAutospacing="1" w:after="100" w:afterAutospacing="1" w:line="360" w:lineRule="auto"/>
        <w:jc w:val="both"/>
        <w:rPr>
          <w:del w:id="3389" w:author="Asad Shah" w:date="2025-01-13T02:10:00Z"/>
          <w:rFonts w:eastAsia="Times New Roman" w:cs="Times New Roman"/>
          <w:color w:val="auto"/>
          <w:szCs w:val="24"/>
          <w:rPrChange w:id="3390" w:author="Asad Shah" w:date="2025-01-04T20:20:00Z">
            <w:rPr>
              <w:del w:id="3391" w:author="Asad Shah" w:date="2025-01-13T02:10:00Z"/>
            </w:rPr>
          </w:rPrChange>
        </w:rPr>
        <w:pPrChange w:id="3392" w:author="Asad Shah" w:date="2025-01-04T20:26:00Z">
          <w:pPr>
            <w:numPr>
              <w:ilvl w:val="1"/>
              <w:numId w:val="82"/>
            </w:numPr>
            <w:tabs>
              <w:tab w:val="num" w:pos="1440"/>
            </w:tabs>
            <w:spacing w:before="100" w:beforeAutospacing="1" w:after="100" w:afterAutospacing="1" w:line="240" w:lineRule="auto"/>
            <w:ind w:left="1440" w:hanging="360"/>
          </w:pPr>
        </w:pPrChange>
      </w:pPr>
      <w:del w:id="3393" w:author="Asad Shah" w:date="2025-01-13T02:10:00Z">
        <w:r w:rsidRPr="00E93250" w:rsidDel="00761788">
          <w:rPr>
            <w:rFonts w:eastAsia="Times New Roman" w:cs="Times New Roman"/>
            <w:b/>
            <w:bCs/>
            <w:color w:val="auto"/>
            <w:szCs w:val="24"/>
            <w:rPrChange w:id="3394" w:author="Asad Shah" w:date="2025-01-04T20:20:00Z">
              <w:rPr>
                <w:b/>
                <w:bCs/>
              </w:rPr>
            </w:rPrChange>
          </w:rPr>
          <w:delText>View</w:delText>
        </w:r>
        <w:r w:rsidRPr="00E93250" w:rsidDel="00761788">
          <w:rPr>
            <w:rFonts w:eastAsia="Times New Roman" w:cs="Times New Roman"/>
            <w:color w:val="auto"/>
            <w:szCs w:val="24"/>
            <w:rPrChange w:id="3395" w:author="Asad Shah" w:date="2025-01-04T20:20:00Z">
              <w:rPr/>
            </w:rPrChange>
          </w:rPr>
          <w:delText>: Handles the presentation layer (e.g., rendering user interfaces).</w:delText>
        </w:r>
      </w:del>
    </w:p>
    <w:p w14:paraId="17677274" w14:textId="2A439ABB" w:rsidR="00E93250" w:rsidRPr="00E93250" w:rsidDel="00761788" w:rsidRDefault="00E93250">
      <w:pPr>
        <w:pStyle w:val="ListParagraph"/>
        <w:numPr>
          <w:ilvl w:val="0"/>
          <w:numId w:val="84"/>
        </w:numPr>
        <w:spacing w:before="100" w:beforeAutospacing="1" w:after="100" w:afterAutospacing="1" w:line="360" w:lineRule="auto"/>
        <w:jc w:val="both"/>
        <w:rPr>
          <w:del w:id="3396" w:author="Asad Shah" w:date="2025-01-13T02:10:00Z"/>
          <w:rFonts w:eastAsia="Times New Roman" w:cs="Times New Roman"/>
          <w:color w:val="auto"/>
          <w:szCs w:val="24"/>
          <w:rPrChange w:id="3397" w:author="Asad Shah" w:date="2025-01-04T20:20:00Z">
            <w:rPr>
              <w:del w:id="3398" w:author="Asad Shah" w:date="2025-01-13T02:10:00Z"/>
            </w:rPr>
          </w:rPrChange>
        </w:rPr>
        <w:pPrChange w:id="3399" w:author="Asad Shah" w:date="2025-01-04T20:26:00Z">
          <w:pPr>
            <w:numPr>
              <w:ilvl w:val="1"/>
              <w:numId w:val="82"/>
            </w:numPr>
            <w:tabs>
              <w:tab w:val="num" w:pos="1440"/>
            </w:tabs>
            <w:spacing w:before="100" w:beforeAutospacing="1" w:after="100" w:afterAutospacing="1" w:line="240" w:lineRule="auto"/>
            <w:ind w:left="1440" w:hanging="360"/>
          </w:pPr>
        </w:pPrChange>
      </w:pPr>
      <w:del w:id="3400" w:author="Asad Shah" w:date="2025-01-13T02:10:00Z">
        <w:r w:rsidRPr="00E93250" w:rsidDel="00761788">
          <w:rPr>
            <w:rFonts w:eastAsia="Times New Roman" w:cs="Times New Roman"/>
            <w:b/>
            <w:bCs/>
            <w:color w:val="auto"/>
            <w:szCs w:val="24"/>
            <w:rPrChange w:id="3401" w:author="Asad Shah" w:date="2025-01-04T20:20:00Z">
              <w:rPr>
                <w:b/>
                <w:bCs/>
              </w:rPr>
            </w:rPrChange>
          </w:rPr>
          <w:delText>Controller</w:delText>
        </w:r>
        <w:r w:rsidRPr="00E93250" w:rsidDel="00761788">
          <w:rPr>
            <w:rFonts w:eastAsia="Times New Roman" w:cs="Times New Roman"/>
            <w:color w:val="auto"/>
            <w:szCs w:val="24"/>
            <w:rPrChange w:id="3402" w:author="Asad Shah" w:date="2025-01-04T20:20:00Z">
              <w:rPr/>
            </w:rPrChange>
          </w:rPr>
          <w:delText>: Processes user requests, interacts with the model, and selects the appropriate view.</w:delText>
        </w:r>
      </w:del>
    </w:p>
    <w:p w14:paraId="24D694BA" w14:textId="416D0238" w:rsidR="00E93250" w:rsidRPr="00E93250" w:rsidDel="00761788" w:rsidRDefault="00E93250">
      <w:pPr>
        <w:spacing w:line="360" w:lineRule="auto"/>
        <w:jc w:val="both"/>
        <w:rPr>
          <w:del w:id="3403" w:author="Asad Shah" w:date="2025-01-13T02:10:00Z"/>
        </w:rPr>
        <w:pPrChange w:id="3404" w:author="Asad Shah" w:date="2025-01-04T20:26:00Z">
          <w:pPr>
            <w:pStyle w:val="ListParagraph"/>
            <w:numPr>
              <w:numId w:val="84"/>
            </w:numPr>
            <w:tabs>
              <w:tab w:val="num" w:pos="720"/>
            </w:tabs>
            <w:ind w:hanging="360"/>
          </w:pPr>
        </w:pPrChange>
      </w:pPr>
      <w:del w:id="3405" w:author="Asad Shah" w:date="2025-01-13T02:10:00Z">
        <w:r w:rsidRPr="00E93250" w:rsidDel="00761788">
          <w:delText>Benefits</w:delText>
        </w:r>
        <w:r w:rsidR="00681C98" w:rsidDel="00761788">
          <w:delText xml:space="preserve"> </w:delText>
        </w:r>
        <w:r w:rsidRPr="00E93250" w:rsidDel="00761788">
          <w:delText>include</w:delText>
        </w:r>
      </w:del>
    </w:p>
    <w:p w14:paraId="3ABAB4C0" w14:textId="6E5B0867" w:rsidR="00E93250" w:rsidRPr="00E93250" w:rsidDel="00761788" w:rsidRDefault="00E93250">
      <w:pPr>
        <w:pStyle w:val="ListParagraph"/>
        <w:numPr>
          <w:ilvl w:val="0"/>
          <w:numId w:val="85"/>
        </w:numPr>
        <w:spacing w:before="100" w:beforeAutospacing="1" w:after="100" w:afterAutospacing="1" w:line="360" w:lineRule="auto"/>
        <w:jc w:val="both"/>
        <w:rPr>
          <w:del w:id="3406" w:author="Asad Shah" w:date="2025-01-13T02:10:00Z"/>
          <w:rFonts w:eastAsia="Times New Roman" w:cs="Times New Roman"/>
          <w:color w:val="auto"/>
          <w:szCs w:val="24"/>
          <w:rPrChange w:id="3407" w:author="Asad Shah" w:date="2025-01-04T20:20:00Z">
            <w:rPr>
              <w:del w:id="3408" w:author="Asad Shah" w:date="2025-01-13T02:10:00Z"/>
            </w:rPr>
          </w:rPrChange>
        </w:rPr>
        <w:pPrChange w:id="3409" w:author="Asad Shah" w:date="2025-01-04T20:26:00Z">
          <w:pPr>
            <w:numPr>
              <w:numId w:val="83"/>
            </w:numPr>
            <w:tabs>
              <w:tab w:val="num" w:pos="720"/>
            </w:tabs>
            <w:spacing w:before="100" w:beforeAutospacing="1" w:after="100" w:afterAutospacing="1" w:line="240" w:lineRule="auto"/>
            <w:ind w:left="720" w:hanging="360"/>
          </w:pPr>
        </w:pPrChange>
      </w:pPr>
      <w:del w:id="3410" w:author="Asad Shah" w:date="2025-01-13T02:10:00Z">
        <w:r w:rsidRPr="00E93250" w:rsidDel="00761788">
          <w:rPr>
            <w:rFonts w:eastAsia="Times New Roman" w:cs="Times New Roman"/>
            <w:color w:val="auto"/>
            <w:szCs w:val="24"/>
            <w:rPrChange w:id="3411" w:author="Asad Shah" w:date="2025-01-04T20:20:00Z">
              <w:rPr/>
            </w:rPrChange>
          </w:rPr>
          <w:delText>Simplifies development by clearly separating data, logic and presentation.</w:delText>
        </w:r>
      </w:del>
    </w:p>
    <w:p w14:paraId="27B500BE" w14:textId="19F6D5DB" w:rsidR="00E93250" w:rsidRPr="00E93250" w:rsidDel="00761788" w:rsidRDefault="00E93250">
      <w:pPr>
        <w:pStyle w:val="ListParagraph"/>
        <w:numPr>
          <w:ilvl w:val="0"/>
          <w:numId w:val="85"/>
        </w:numPr>
        <w:spacing w:before="100" w:beforeAutospacing="1" w:after="100" w:afterAutospacing="1" w:line="360" w:lineRule="auto"/>
        <w:jc w:val="both"/>
        <w:rPr>
          <w:del w:id="3412" w:author="Asad Shah" w:date="2025-01-13T02:10:00Z"/>
          <w:rFonts w:eastAsia="Times New Roman" w:cs="Times New Roman"/>
          <w:color w:val="auto"/>
          <w:szCs w:val="24"/>
          <w:rPrChange w:id="3413" w:author="Asad Shah" w:date="2025-01-04T20:20:00Z">
            <w:rPr>
              <w:del w:id="3414" w:author="Asad Shah" w:date="2025-01-13T02:10:00Z"/>
            </w:rPr>
          </w:rPrChange>
        </w:rPr>
        <w:pPrChange w:id="3415" w:author="Asad Shah" w:date="2025-01-04T20:26:00Z">
          <w:pPr>
            <w:numPr>
              <w:numId w:val="83"/>
            </w:numPr>
            <w:tabs>
              <w:tab w:val="num" w:pos="720"/>
            </w:tabs>
            <w:spacing w:before="100" w:beforeAutospacing="1" w:after="100" w:afterAutospacing="1" w:line="240" w:lineRule="auto"/>
            <w:ind w:left="720" w:hanging="360"/>
          </w:pPr>
        </w:pPrChange>
      </w:pPr>
      <w:del w:id="3416" w:author="Asad Shah" w:date="2025-01-13T02:10:00Z">
        <w:r w:rsidRPr="00E93250" w:rsidDel="00761788">
          <w:rPr>
            <w:rFonts w:eastAsia="Times New Roman" w:cs="Times New Roman"/>
            <w:color w:val="auto"/>
            <w:szCs w:val="24"/>
            <w:rPrChange w:id="3417" w:author="Asad Shah" w:date="2025-01-04T20:20:00Z">
              <w:rPr/>
            </w:rPrChange>
          </w:rPr>
          <w:delText>Enhances testability and maintainability.</w:delText>
        </w:r>
      </w:del>
    </w:p>
    <w:p w14:paraId="780E78CF" w14:textId="4BA2871A" w:rsidR="002F31B7" w:rsidDel="00761788" w:rsidRDefault="002F31B7">
      <w:pPr>
        <w:pStyle w:val="Heading3"/>
        <w:spacing w:line="360" w:lineRule="auto"/>
        <w:jc w:val="both"/>
        <w:rPr>
          <w:del w:id="3418" w:author="Asad Shah" w:date="2025-01-13T02:10:00Z"/>
          <w:color w:val="auto"/>
          <w:sz w:val="27"/>
        </w:rPr>
        <w:pPrChange w:id="3419" w:author="Asad Shah" w:date="2025-01-04T20:26:00Z">
          <w:pPr>
            <w:pStyle w:val="Heading3"/>
          </w:pPr>
        </w:pPrChange>
      </w:pPr>
      <w:del w:id="3420" w:author="Asad Shah" w:date="2025-01-13T02:10:00Z">
        <w:r w:rsidDel="00761788">
          <w:rPr>
            <w:rStyle w:val="Strong"/>
            <w:b/>
            <w:bCs w:val="0"/>
          </w:rPr>
          <w:delText>Event-Driven Architecture Pattern</w:delText>
        </w:r>
      </w:del>
    </w:p>
    <w:p w14:paraId="7E225AD9" w14:textId="0897041F" w:rsidR="002F31B7" w:rsidDel="00761788" w:rsidRDefault="002F31B7">
      <w:pPr>
        <w:spacing w:before="100" w:beforeAutospacing="1" w:after="100" w:afterAutospacing="1" w:line="360" w:lineRule="auto"/>
        <w:jc w:val="both"/>
        <w:rPr>
          <w:del w:id="3421" w:author="Asad Shah" w:date="2025-01-13T02:10:00Z"/>
        </w:rPr>
        <w:pPrChange w:id="3422" w:author="Asad Shah" w:date="2025-01-04T20:26:00Z">
          <w:pPr>
            <w:numPr>
              <w:numId w:val="86"/>
            </w:numPr>
            <w:tabs>
              <w:tab w:val="num" w:pos="720"/>
            </w:tabs>
            <w:spacing w:before="100" w:beforeAutospacing="1" w:after="100" w:afterAutospacing="1" w:line="240" w:lineRule="auto"/>
            <w:ind w:left="720" w:hanging="360"/>
          </w:pPr>
        </w:pPrChange>
      </w:pPr>
      <w:del w:id="3423" w:author="Asad Shah" w:date="2025-01-13T02:10:00Z">
        <w:r w:rsidDel="00761788">
          <w:delText>The platform reacts to events generated by users or the system itself.</w:delText>
        </w:r>
      </w:del>
    </w:p>
    <w:p w14:paraId="4544E2AC" w14:textId="3E0BE950" w:rsidR="002F31B7" w:rsidDel="00761788" w:rsidRDefault="002F31B7">
      <w:pPr>
        <w:pStyle w:val="ListParagraph"/>
        <w:numPr>
          <w:ilvl w:val="0"/>
          <w:numId w:val="88"/>
        </w:numPr>
        <w:spacing w:before="100" w:beforeAutospacing="1" w:after="100" w:afterAutospacing="1" w:line="360" w:lineRule="auto"/>
        <w:jc w:val="both"/>
        <w:rPr>
          <w:del w:id="3424" w:author="Asad Shah" w:date="2025-01-13T02:10:00Z"/>
        </w:rPr>
        <w:pPrChange w:id="3425" w:author="Asad Shah" w:date="2025-01-04T20:26:00Z">
          <w:pPr>
            <w:numPr>
              <w:ilvl w:val="1"/>
              <w:numId w:val="86"/>
            </w:numPr>
            <w:tabs>
              <w:tab w:val="num" w:pos="1440"/>
            </w:tabs>
            <w:spacing w:before="100" w:beforeAutospacing="1" w:after="100" w:afterAutospacing="1" w:line="240" w:lineRule="auto"/>
            <w:ind w:left="1440" w:hanging="360"/>
          </w:pPr>
        </w:pPrChange>
      </w:pPr>
      <w:del w:id="3426" w:author="Asad Shah" w:date="2025-01-13T02:10:00Z">
        <w:r w:rsidDel="00761788">
          <w:delText>User inputs data for aggregate calculation.</w:delText>
        </w:r>
      </w:del>
    </w:p>
    <w:p w14:paraId="7EB8BDD7" w14:textId="10E63FAF" w:rsidR="002F31B7" w:rsidDel="00761788" w:rsidRDefault="002F31B7">
      <w:pPr>
        <w:pStyle w:val="ListParagraph"/>
        <w:numPr>
          <w:ilvl w:val="0"/>
          <w:numId w:val="88"/>
        </w:numPr>
        <w:spacing w:before="100" w:beforeAutospacing="1" w:after="100" w:afterAutospacing="1" w:line="360" w:lineRule="auto"/>
        <w:jc w:val="both"/>
        <w:rPr>
          <w:del w:id="3427" w:author="Asad Shah" w:date="2025-01-13T02:10:00Z"/>
        </w:rPr>
        <w:pPrChange w:id="3428" w:author="Asad Shah" w:date="2025-01-04T20:26:00Z">
          <w:pPr>
            <w:numPr>
              <w:ilvl w:val="1"/>
              <w:numId w:val="86"/>
            </w:numPr>
            <w:tabs>
              <w:tab w:val="num" w:pos="1440"/>
            </w:tabs>
            <w:spacing w:before="100" w:beforeAutospacing="1" w:after="100" w:afterAutospacing="1" w:line="240" w:lineRule="auto"/>
            <w:ind w:left="1440" w:hanging="360"/>
          </w:pPr>
        </w:pPrChange>
      </w:pPr>
      <w:del w:id="3429" w:author="Asad Shah" w:date="2025-01-13T02:10:00Z">
        <w:r w:rsidDel="00761788">
          <w:delText>Deadline for university admission is approaching (triggering an email notification).</w:delText>
        </w:r>
      </w:del>
    </w:p>
    <w:p w14:paraId="1057EDC0" w14:textId="01DF1212" w:rsidR="002F31B7" w:rsidDel="00761788" w:rsidRDefault="002F31B7">
      <w:pPr>
        <w:pStyle w:val="ListParagraph"/>
        <w:numPr>
          <w:ilvl w:val="0"/>
          <w:numId w:val="88"/>
        </w:numPr>
        <w:spacing w:before="100" w:beforeAutospacing="1" w:after="100" w:afterAutospacing="1" w:line="360" w:lineRule="auto"/>
        <w:jc w:val="both"/>
        <w:rPr>
          <w:del w:id="3430" w:author="Asad Shah" w:date="2025-01-13T02:10:00Z"/>
        </w:rPr>
        <w:pPrChange w:id="3431" w:author="Asad Shah" w:date="2025-01-04T20:26:00Z">
          <w:pPr>
            <w:numPr>
              <w:ilvl w:val="1"/>
              <w:numId w:val="86"/>
            </w:numPr>
            <w:tabs>
              <w:tab w:val="num" w:pos="1440"/>
            </w:tabs>
            <w:spacing w:before="100" w:beforeAutospacing="1" w:after="100" w:afterAutospacing="1" w:line="240" w:lineRule="auto"/>
            <w:ind w:left="1440" w:hanging="360"/>
          </w:pPr>
        </w:pPrChange>
      </w:pPr>
      <w:del w:id="3432" w:author="Asad Shah" w:date="2025-01-13T02:10:00Z">
        <w:r w:rsidDel="00761788">
          <w:delText>User compares fields, triggering a request to the visualization service.</w:delText>
        </w:r>
      </w:del>
    </w:p>
    <w:p w14:paraId="56EED82D" w14:textId="4F891781" w:rsidR="002F31B7" w:rsidRPr="008418BE" w:rsidDel="00761788" w:rsidRDefault="002F31B7">
      <w:pPr>
        <w:spacing w:line="360" w:lineRule="auto"/>
        <w:jc w:val="both"/>
        <w:rPr>
          <w:del w:id="3433" w:author="Asad Shah" w:date="2025-01-13T02:10:00Z"/>
        </w:rPr>
        <w:pPrChange w:id="3434" w:author="Asad Shah" w:date="2025-01-04T20:26:00Z">
          <w:pPr>
            <w:pStyle w:val="ListParagraph"/>
            <w:numPr>
              <w:numId w:val="88"/>
            </w:numPr>
            <w:tabs>
              <w:tab w:val="num" w:pos="720"/>
            </w:tabs>
            <w:ind w:hanging="360"/>
          </w:pPr>
        </w:pPrChange>
      </w:pPr>
      <w:del w:id="3435" w:author="Asad Shah" w:date="2025-01-13T02:10:00Z">
        <w:r w:rsidRPr="008418BE" w:rsidDel="00761788">
          <w:delText>Benefits include</w:delText>
        </w:r>
      </w:del>
    </w:p>
    <w:p w14:paraId="32C850A0" w14:textId="11A049A8" w:rsidR="002F31B7" w:rsidDel="00761788" w:rsidRDefault="002F31B7">
      <w:pPr>
        <w:numPr>
          <w:ilvl w:val="0"/>
          <w:numId w:val="87"/>
        </w:numPr>
        <w:spacing w:before="100" w:beforeAutospacing="1" w:after="100" w:afterAutospacing="1" w:line="360" w:lineRule="auto"/>
        <w:jc w:val="both"/>
        <w:rPr>
          <w:del w:id="3436" w:author="Asad Shah" w:date="2025-01-13T02:10:00Z"/>
        </w:rPr>
        <w:pPrChange w:id="3437" w:author="Asad Shah" w:date="2025-01-04T20:26:00Z">
          <w:pPr>
            <w:numPr>
              <w:numId w:val="87"/>
            </w:numPr>
            <w:tabs>
              <w:tab w:val="num" w:pos="720"/>
            </w:tabs>
            <w:spacing w:before="100" w:beforeAutospacing="1" w:after="100" w:afterAutospacing="1" w:line="240" w:lineRule="auto"/>
            <w:ind w:left="720" w:hanging="360"/>
          </w:pPr>
        </w:pPrChange>
      </w:pPr>
      <w:del w:id="3438" w:author="Asad Shah" w:date="2025-01-13T02:10:00Z">
        <w:r w:rsidDel="00761788">
          <w:delText>Asynchronous: Improves performance by processing events independently.</w:delText>
        </w:r>
      </w:del>
    </w:p>
    <w:p w14:paraId="49C9C5B1" w14:textId="3B5C9857" w:rsidR="002F31B7" w:rsidDel="00761788" w:rsidRDefault="002F31B7">
      <w:pPr>
        <w:numPr>
          <w:ilvl w:val="0"/>
          <w:numId w:val="87"/>
        </w:numPr>
        <w:spacing w:before="100" w:beforeAutospacing="1" w:after="100" w:afterAutospacing="1" w:line="360" w:lineRule="auto"/>
        <w:jc w:val="both"/>
        <w:rPr>
          <w:del w:id="3439" w:author="Asad Shah" w:date="2025-01-13T02:10:00Z"/>
        </w:rPr>
        <w:pPrChange w:id="3440" w:author="Asad Shah" w:date="2025-01-04T20:26:00Z">
          <w:pPr>
            <w:numPr>
              <w:numId w:val="87"/>
            </w:numPr>
            <w:tabs>
              <w:tab w:val="num" w:pos="720"/>
            </w:tabs>
            <w:spacing w:before="100" w:beforeAutospacing="1" w:after="100" w:afterAutospacing="1" w:line="240" w:lineRule="auto"/>
            <w:ind w:left="720" w:hanging="360"/>
          </w:pPr>
        </w:pPrChange>
      </w:pPr>
      <w:del w:id="3441" w:author="Asad Shah" w:date="2025-01-13T02:10:00Z">
        <w:r w:rsidDel="00761788">
          <w:delText>Scalable: Easily handles high traffic or multiple concurrent user interactions.</w:delText>
        </w:r>
      </w:del>
    </w:p>
    <w:p w14:paraId="1DC09714" w14:textId="275BAAC4" w:rsidR="00681C98" w:rsidDel="00761788" w:rsidRDefault="00681C98">
      <w:pPr>
        <w:pStyle w:val="Heading3"/>
        <w:spacing w:line="360" w:lineRule="auto"/>
        <w:jc w:val="both"/>
        <w:rPr>
          <w:del w:id="3442" w:author="Asad Shah" w:date="2025-01-13T02:10:00Z"/>
          <w:color w:val="auto"/>
          <w:sz w:val="27"/>
        </w:rPr>
        <w:pPrChange w:id="3443" w:author="Asad Shah" w:date="2025-01-04T20:26:00Z">
          <w:pPr>
            <w:pStyle w:val="Heading3"/>
          </w:pPr>
        </w:pPrChange>
      </w:pPr>
      <w:del w:id="3444" w:author="Asad Shah" w:date="2025-01-13T02:10:00Z">
        <w:r w:rsidDel="00761788">
          <w:rPr>
            <w:rStyle w:val="Strong"/>
            <w:b/>
            <w:bCs w:val="0"/>
          </w:rPr>
          <w:delText>Dependency Injection Pattern</w:delText>
        </w:r>
      </w:del>
    </w:p>
    <w:p w14:paraId="7AD7AE39" w14:textId="23F46D99" w:rsidR="00681C98" w:rsidDel="00761788" w:rsidRDefault="00681C98">
      <w:pPr>
        <w:spacing w:before="100" w:beforeAutospacing="1" w:after="100" w:afterAutospacing="1" w:line="360" w:lineRule="auto"/>
        <w:jc w:val="both"/>
        <w:rPr>
          <w:del w:id="3445" w:author="Asad Shah" w:date="2025-01-13T02:10:00Z"/>
        </w:rPr>
        <w:pPrChange w:id="3446" w:author="Asad Shah" w:date="2025-01-04T20:26:00Z">
          <w:pPr>
            <w:spacing w:before="100" w:beforeAutospacing="1" w:after="100" w:afterAutospacing="1" w:line="240" w:lineRule="auto"/>
          </w:pPr>
        </w:pPrChange>
      </w:pPr>
      <w:del w:id="3447" w:author="Asad Shah" w:date="2025-01-13T02:10:00Z">
        <w:r w:rsidDel="00761788">
          <w:delText>A design pattern where dependencies (e.g., services, repositories) are injected into components rather than being hardcoded.</w:delText>
        </w:r>
      </w:del>
    </w:p>
    <w:p w14:paraId="7296067D" w14:textId="452384C9" w:rsidR="00681C98" w:rsidDel="00761788" w:rsidRDefault="00681C98">
      <w:pPr>
        <w:spacing w:before="100" w:beforeAutospacing="1" w:after="100" w:afterAutospacing="1" w:line="360" w:lineRule="auto"/>
        <w:jc w:val="both"/>
        <w:rPr>
          <w:del w:id="3448" w:author="Asad Shah" w:date="2025-01-13T02:10:00Z"/>
        </w:rPr>
        <w:pPrChange w:id="3449" w:author="Asad Shah" w:date="2025-01-04T20:26:00Z">
          <w:pPr>
            <w:numPr>
              <w:numId w:val="89"/>
            </w:numPr>
            <w:tabs>
              <w:tab w:val="num" w:pos="720"/>
            </w:tabs>
            <w:spacing w:before="100" w:beforeAutospacing="1" w:after="100" w:afterAutospacing="1" w:line="240" w:lineRule="auto"/>
            <w:ind w:left="720" w:hanging="360"/>
          </w:pPr>
        </w:pPrChange>
      </w:pPr>
      <w:del w:id="3450" w:author="Asad Shah" w:date="2025-01-13T02:10:00Z">
        <w:r w:rsidDel="00761788">
          <w:delText>Benefits Include</w:delText>
        </w:r>
      </w:del>
    </w:p>
    <w:p w14:paraId="26327D96" w14:textId="581E8386" w:rsidR="00681C98" w:rsidDel="00761788" w:rsidRDefault="00681C98">
      <w:pPr>
        <w:pStyle w:val="ListParagraph"/>
        <w:numPr>
          <w:ilvl w:val="0"/>
          <w:numId w:val="92"/>
        </w:numPr>
        <w:spacing w:before="100" w:beforeAutospacing="1" w:after="100" w:afterAutospacing="1" w:line="360" w:lineRule="auto"/>
        <w:jc w:val="both"/>
        <w:rPr>
          <w:del w:id="3451" w:author="Asad Shah" w:date="2025-01-13T02:10:00Z"/>
        </w:rPr>
        <w:pPrChange w:id="3452" w:author="Asad Shah" w:date="2025-01-04T20:26:00Z">
          <w:pPr>
            <w:numPr>
              <w:numId w:val="90"/>
            </w:numPr>
            <w:tabs>
              <w:tab w:val="num" w:pos="720"/>
            </w:tabs>
            <w:spacing w:before="100" w:beforeAutospacing="1" w:after="100" w:afterAutospacing="1" w:line="240" w:lineRule="auto"/>
            <w:ind w:left="720" w:hanging="360"/>
          </w:pPr>
        </w:pPrChange>
      </w:pPr>
      <w:del w:id="3453" w:author="Asad Shah" w:date="2025-01-13T02:10:00Z">
        <w:r w:rsidDel="00761788">
          <w:delText>Increases testability by allowing mock dependencies.</w:delText>
        </w:r>
      </w:del>
    </w:p>
    <w:p w14:paraId="7A08AC05" w14:textId="57757BFE" w:rsidR="00681C98" w:rsidDel="00761788" w:rsidRDefault="00681C98">
      <w:pPr>
        <w:pStyle w:val="ListParagraph"/>
        <w:numPr>
          <w:ilvl w:val="0"/>
          <w:numId w:val="92"/>
        </w:numPr>
        <w:spacing w:before="100" w:beforeAutospacing="1" w:after="100" w:afterAutospacing="1" w:line="360" w:lineRule="auto"/>
        <w:jc w:val="both"/>
        <w:rPr>
          <w:del w:id="3454" w:author="Asad Shah" w:date="2025-01-13T02:10:00Z"/>
        </w:rPr>
        <w:pPrChange w:id="3455" w:author="Asad Shah" w:date="2025-01-04T20:26:00Z">
          <w:pPr>
            <w:numPr>
              <w:numId w:val="90"/>
            </w:numPr>
            <w:tabs>
              <w:tab w:val="num" w:pos="720"/>
            </w:tabs>
            <w:spacing w:before="100" w:beforeAutospacing="1" w:after="100" w:afterAutospacing="1" w:line="240" w:lineRule="auto"/>
            <w:ind w:left="720" w:hanging="360"/>
          </w:pPr>
        </w:pPrChange>
      </w:pPr>
      <w:del w:id="3456" w:author="Asad Shah" w:date="2025-01-13T02:10:00Z">
        <w:r w:rsidDel="00761788">
          <w:delText>Reduces coupling, making the system easier to modify and extend.</w:delText>
        </w:r>
      </w:del>
    </w:p>
    <w:p w14:paraId="0BFD9A3B" w14:textId="670192E6" w:rsidR="00E93250" w:rsidRDefault="00ED6C19">
      <w:pPr>
        <w:pStyle w:val="Heading2"/>
        <w:pPrChange w:id="3457" w:author="Asad Shah" w:date="2025-01-04T20:27:00Z">
          <w:pPr/>
        </w:pPrChange>
      </w:pPr>
      <w:bookmarkStart w:id="3458" w:name="_Toc187627526"/>
      <w:r>
        <w:t>5.2 Structural Design</w:t>
      </w:r>
      <w:bookmarkEnd w:id="3458"/>
    </w:p>
    <w:p w14:paraId="426D8235" w14:textId="61F2551E" w:rsidR="00ED6C19" w:rsidRDefault="00ED6C19" w:rsidP="00C75CD3">
      <w:pPr>
        <w:pStyle w:val="Heading3"/>
      </w:pPr>
      <w:bookmarkStart w:id="3459" w:name="_Toc187627527"/>
      <w:r>
        <w:t>5.2.1 Class Diagram</w:t>
      </w:r>
      <w:bookmarkEnd w:id="3459"/>
    </w:p>
    <w:p w14:paraId="28B8388A" w14:textId="7A0757C5" w:rsidR="00A27683" w:rsidRDefault="00A27683" w:rsidP="00A27683"/>
    <w:p w14:paraId="06BF135C" w14:textId="5A85D2FD" w:rsidR="00143308" w:rsidRDefault="00143308" w:rsidP="00A27683">
      <w:del w:id="3460" w:author="Asad Shah" w:date="2025-01-12T17:11:00Z">
        <w:r w:rsidDel="00FB1110">
          <w:rPr>
            <w:noProof/>
          </w:rPr>
          <w:lastRenderedPageBreak/>
          <w:drawing>
            <wp:inline distT="0" distB="0" distL="0" distR="0" wp14:anchorId="3985B34E" wp14:editId="75349CA7">
              <wp:extent cx="6123940" cy="4562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6123940" cy="4562475"/>
                      </a:xfrm>
                      <a:prstGeom prst="rect">
                        <a:avLst/>
                      </a:prstGeom>
                    </pic:spPr>
                  </pic:pic>
                </a:graphicData>
              </a:graphic>
            </wp:inline>
          </w:drawing>
        </w:r>
      </w:del>
      <w:ins w:id="3461" w:author="Asad Shah" w:date="2025-01-12T17:11:00Z">
        <w:r w:rsidR="00FB1110">
          <w:rPr>
            <w:noProof/>
          </w:rPr>
          <w:drawing>
            <wp:inline distT="0" distB="0" distL="0" distR="0" wp14:anchorId="5AFC0A4D" wp14:editId="38BD157A">
              <wp:extent cx="6123940" cy="4566920"/>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2">
                        <a:extLst>
                          <a:ext uri="{28A0092B-C50C-407E-A947-70E740481C1C}">
                            <a14:useLocalDpi xmlns:a14="http://schemas.microsoft.com/office/drawing/2010/main" val="0"/>
                          </a:ext>
                        </a:extLst>
                      </a:blip>
                      <a:stretch>
                        <a:fillRect/>
                      </a:stretch>
                    </pic:blipFill>
                    <pic:spPr>
                      <a:xfrm>
                        <a:off x="0" y="0"/>
                        <a:ext cx="6123940" cy="4566920"/>
                      </a:xfrm>
                      <a:prstGeom prst="rect">
                        <a:avLst/>
                      </a:prstGeom>
                    </pic:spPr>
                  </pic:pic>
                </a:graphicData>
              </a:graphic>
            </wp:inline>
          </w:drawing>
        </w:r>
      </w:ins>
    </w:p>
    <w:p w14:paraId="4587AA3F" w14:textId="77777777" w:rsidR="001C7EBD" w:rsidRDefault="001C7EBD" w:rsidP="00A27683"/>
    <w:p w14:paraId="6922A775" w14:textId="1AA4430F" w:rsidR="00E1419A" w:rsidRDefault="00E1419A" w:rsidP="00E1419A">
      <w:pPr>
        <w:pStyle w:val="Heading3"/>
      </w:pPr>
      <w:bookmarkStart w:id="3462" w:name="_Toc187627528"/>
      <w:r>
        <w:t>5.2.2 Component Diagram</w:t>
      </w:r>
      <w:bookmarkEnd w:id="3462"/>
    </w:p>
    <w:p w14:paraId="2AAD56E4" w14:textId="77777777" w:rsidR="001C7EBD" w:rsidRPr="001C7EBD" w:rsidRDefault="001C7EBD">
      <w:pPr>
        <w:rPr>
          <w:rPrChange w:id="3463" w:author="Asad Shah" w:date="2025-01-05T04:18:00Z">
            <w:rPr/>
          </w:rPrChange>
        </w:rPr>
        <w:pPrChange w:id="3464" w:author="Asad Shah" w:date="2025-01-05T04:18:00Z">
          <w:pPr>
            <w:pStyle w:val="Heading3"/>
          </w:pPr>
        </w:pPrChange>
      </w:pPr>
    </w:p>
    <w:p w14:paraId="6F2F06B0" w14:textId="77995611" w:rsidR="001C7EBD" w:rsidRDefault="001C7EBD">
      <w:del w:id="3465" w:author="Asad Shah" w:date="2025-01-12T16:32:00Z">
        <w:r w:rsidDel="00323170">
          <w:rPr>
            <w:noProof/>
          </w:rPr>
          <w:lastRenderedPageBreak/>
          <w:drawing>
            <wp:inline distT="0" distB="0" distL="0" distR="0" wp14:anchorId="2964E230" wp14:editId="1F75170F">
              <wp:extent cx="6123940" cy="36823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6123940" cy="3682365"/>
                      </a:xfrm>
                      <a:prstGeom prst="rect">
                        <a:avLst/>
                      </a:prstGeom>
                    </pic:spPr>
                  </pic:pic>
                </a:graphicData>
              </a:graphic>
            </wp:inline>
          </w:drawing>
        </w:r>
      </w:del>
      <w:ins w:id="3466" w:author="Asad Shah" w:date="2025-01-12T16:33:00Z">
        <w:r w:rsidR="00323170">
          <w:rPr>
            <w:noProof/>
          </w:rPr>
          <w:drawing>
            <wp:inline distT="0" distB="0" distL="0" distR="0" wp14:anchorId="5087B612" wp14:editId="11F99D82">
              <wp:extent cx="6123940" cy="37299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4">
                        <a:extLst>
                          <a:ext uri="{28A0092B-C50C-407E-A947-70E740481C1C}">
                            <a14:useLocalDpi xmlns:a14="http://schemas.microsoft.com/office/drawing/2010/main" val="0"/>
                          </a:ext>
                        </a:extLst>
                      </a:blip>
                      <a:stretch>
                        <a:fillRect/>
                      </a:stretch>
                    </pic:blipFill>
                    <pic:spPr>
                      <a:xfrm>
                        <a:off x="0" y="0"/>
                        <a:ext cx="6123940" cy="3729990"/>
                      </a:xfrm>
                      <a:prstGeom prst="rect">
                        <a:avLst/>
                      </a:prstGeom>
                    </pic:spPr>
                  </pic:pic>
                </a:graphicData>
              </a:graphic>
            </wp:inline>
          </w:drawing>
        </w:r>
      </w:ins>
    </w:p>
    <w:p w14:paraId="1DD2312F" w14:textId="38415EDE" w:rsidR="006B4EB7" w:rsidRDefault="006B4EB7" w:rsidP="006B4EB7">
      <w:pPr>
        <w:pStyle w:val="Heading3"/>
      </w:pPr>
      <w:bookmarkStart w:id="3467" w:name="_Toc187627529"/>
      <w:r>
        <w:t>5.2.3 Data Flow Diagram</w:t>
      </w:r>
      <w:bookmarkEnd w:id="3467"/>
    </w:p>
    <w:p w14:paraId="3EE13367" w14:textId="7BE85296" w:rsidR="006B4EB7" w:rsidRDefault="006B4EB7" w:rsidP="006B4EB7"/>
    <w:p w14:paraId="1AB551F6" w14:textId="6FE2A621" w:rsidR="006B4EB7" w:rsidRPr="006B4EB7" w:rsidRDefault="006B4EB7">
      <w:pPr>
        <w:rPr>
          <w:bCs/>
          <w:rPrChange w:id="3468" w:author="Asad Shah" w:date="2025-01-05T23:38:00Z">
            <w:rPr/>
          </w:rPrChange>
        </w:rPr>
        <w:pPrChange w:id="3469" w:author="Asad Shah" w:date="2025-01-05T23:36:00Z">
          <w:pPr>
            <w:pStyle w:val="Heading3"/>
          </w:pPr>
        </w:pPrChange>
      </w:pPr>
      <w:r w:rsidRPr="006B4EB7">
        <w:rPr>
          <w:b/>
          <w:bCs/>
          <w:rPrChange w:id="3470" w:author="Asad Shah" w:date="2025-01-05T23:38:00Z">
            <w:rPr/>
          </w:rPrChange>
        </w:rPr>
        <w:t>Context Level DFD</w:t>
      </w:r>
    </w:p>
    <w:p w14:paraId="3FEB0FCA" w14:textId="6EF2AD34" w:rsidR="006B4EB7" w:rsidRDefault="006B4EB7" w:rsidP="006B4EB7">
      <w:r>
        <w:rPr>
          <w:noProof/>
        </w:rPr>
        <w:drawing>
          <wp:inline distT="0" distB="0" distL="0" distR="0" wp14:anchorId="280F5529" wp14:editId="7E986AAD">
            <wp:extent cx="6123940" cy="11017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a:extLst>
                        <a:ext uri="{28A0092B-C50C-407E-A947-70E740481C1C}">
                          <a14:useLocalDpi xmlns:a14="http://schemas.microsoft.com/office/drawing/2010/main" val="0"/>
                        </a:ext>
                      </a:extLst>
                    </a:blip>
                    <a:stretch>
                      <a:fillRect/>
                    </a:stretch>
                  </pic:blipFill>
                  <pic:spPr>
                    <a:xfrm>
                      <a:off x="0" y="0"/>
                      <a:ext cx="6123940" cy="1101725"/>
                    </a:xfrm>
                    <a:prstGeom prst="rect">
                      <a:avLst/>
                    </a:prstGeom>
                  </pic:spPr>
                </pic:pic>
              </a:graphicData>
            </a:graphic>
          </wp:inline>
        </w:drawing>
      </w:r>
    </w:p>
    <w:p w14:paraId="6EEB9601" w14:textId="650C436A" w:rsidR="006B4EB7" w:rsidRDefault="006B4EB7" w:rsidP="006B4EB7"/>
    <w:p w14:paraId="22831AFE" w14:textId="64C9BDE2" w:rsidR="006B4EB7" w:rsidRPr="006B4EB7" w:rsidRDefault="006B4EB7" w:rsidP="006B4EB7">
      <w:pPr>
        <w:rPr>
          <w:b/>
          <w:bCs/>
          <w:rPrChange w:id="3471" w:author="Asad Shah" w:date="2025-01-05T23:38:00Z">
            <w:rPr/>
          </w:rPrChange>
        </w:rPr>
      </w:pPr>
      <w:r w:rsidRPr="006B4EB7">
        <w:rPr>
          <w:b/>
          <w:bCs/>
          <w:rPrChange w:id="3472" w:author="Asad Shah" w:date="2025-01-05T23:38:00Z">
            <w:rPr/>
          </w:rPrChange>
        </w:rPr>
        <w:t>Level 1 DFD</w:t>
      </w:r>
    </w:p>
    <w:p w14:paraId="19288476" w14:textId="2A867ADE" w:rsidR="006B4EB7" w:rsidRDefault="006B4EB7" w:rsidP="006B4EB7">
      <w:r>
        <w:rPr>
          <w:noProof/>
        </w:rPr>
        <w:drawing>
          <wp:inline distT="0" distB="0" distL="0" distR="0" wp14:anchorId="5C4132CE" wp14:editId="069300D0">
            <wp:extent cx="6123940" cy="12204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3940" cy="1220470"/>
                    </a:xfrm>
                    <a:prstGeom prst="rect">
                      <a:avLst/>
                    </a:prstGeom>
                  </pic:spPr>
                </pic:pic>
              </a:graphicData>
            </a:graphic>
          </wp:inline>
        </w:drawing>
      </w:r>
    </w:p>
    <w:p w14:paraId="0424627B" w14:textId="7904DAA4" w:rsidR="006B4EB7" w:rsidRPr="006B4EB7" w:rsidRDefault="006B4EB7" w:rsidP="006B4EB7">
      <w:pPr>
        <w:rPr>
          <w:b/>
          <w:bCs/>
          <w:rPrChange w:id="3473" w:author="Asad Shah" w:date="2025-01-05T23:38:00Z">
            <w:rPr/>
          </w:rPrChange>
        </w:rPr>
      </w:pPr>
      <w:r w:rsidRPr="006B4EB7">
        <w:rPr>
          <w:b/>
          <w:bCs/>
          <w:rPrChange w:id="3474" w:author="Asad Shah" w:date="2025-01-05T23:38:00Z">
            <w:rPr/>
          </w:rPrChange>
        </w:rPr>
        <w:t>Level 2 DFD</w:t>
      </w:r>
    </w:p>
    <w:p w14:paraId="2E15EDB6" w14:textId="4A44B7B2" w:rsidR="006B4EB7" w:rsidRDefault="006B4EB7" w:rsidP="006B4EB7">
      <w:r>
        <w:rPr>
          <w:noProof/>
        </w:rPr>
        <w:lastRenderedPageBreak/>
        <w:drawing>
          <wp:inline distT="0" distB="0" distL="0" distR="0" wp14:anchorId="5BF0024E" wp14:editId="35C1FF41">
            <wp:extent cx="6123940" cy="52089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7">
                      <a:extLst>
                        <a:ext uri="{28A0092B-C50C-407E-A947-70E740481C1C}">
                          <a14:useLocalDpi xmlns:a14="http://schemas.microsoft.com/office/drawing/2010/main" val="0"/>
                        </a:ext>
                      </a:extLst>
                    </a:blip>
                    <a:stretch>
                      <a:fillRect/>
                    </a:stretch>
                  </pic:blipFill>
                  <pic:spPr>
                    <a:xfrm>
                      <a:off x="0" y="0"/>
                      <a:ext cx="6123940" cy="5208905"/>
                    </a:xfrm>
                    <a:prstGeom prst="rect">
                      <a:avLst/>
                    </a:prstGeom>
                  </pic:spPr>
                </pic:pic>
              </a:graphicData>
            </a:graphic>
          </wp:inline>
        </w:drawing>
      </w:r>
    </w:p>
    <w:p w14:paraId="4947F3B7" w14:textId="31BDA41F" w:rsidR="006B4EB7" w:rsidRDefault="006B4EB7" w:rsidP="006B4EB7"/>
    <w:p w14:paraId="534DFEB8" w14:textId="7231C14B" w:rsidR="006B4EB7" w:rsidRDefault="006B4EB7" w:rsidP="006B4EB7"/>
    <w:p w14:paraId="79D13C06" w14:textId="6AF8B407" w:rsidR="006B4EB7" w:rsidRDefault="006B4EB7" w:rsidP="006B4EB7"/>
    <w:p w14:paraId="621F6880" w14:textId="69F8EF5B" w:rsidR="006B4EB7" w:rsidRDefault="006B4EB7" w:rsidP="006B4EB7"/>
    <w:p w14:paraId="0E0375BD" w14:textId="35C89AEB" w:rsidR="006B4EB7" w:rsidRDefault="006B4EB7" w:rsidP="006B4EB7"/>
    <w:p w14:paraId="6BEBF93E" w14:textId="56C5B17D" w:rsidR="006B4EB7" w:rsidRDefault="006B4EB7" w:rsidP="006B4EB7"/>
    <w:p w14:paraId="7936ECE3" w14:textId="4B2AB08F" w:rsidR="006B4EB7" w:rsidRDefault="006B4EB7" w:rsidP="006B4EB7"/>
    <w:p w14:paraId="3FC42D99" w14:textId="641623A4" w:rsidR="006B4EB7" w:rsidRDefault="006B4EB7" w:rsidP="006B4EB7"/>
    <w:p w14:paraId="40623B58" w14:textId="138B86F9" w:rsidR="006B4EB7" w:rsidRDefault="006B4EB7" w:rsidP="006B4EB7"/>
    <w:p w14:paraId="6AC5B66D" w14:textId="3DF467BD" w:rsidR="006B4EB7" w:rsidRDefault="006B4EB7" w:rsidP="006B4EB7"/>
    <w:p w14:paraId="643C861D" w14:textId="1321B234" w:rsidR="006B4EB7" w:rsidRPr="006B4EB7" w:rsidRDefault="006B4EB7" w:rsidP="006B4EB7">
      <w:pPr>
        <w:rPr>
          <w:b/>
          <w:bCs/>
          <w:rPrChange w:id="3475" w:author="Asad Shah" w:date="2025-01-05T23:39:00Z">
            <w:rPr/>
          </w:rPrChange>
        </w:rPr>
      </w:pPr>
      <w:r w:rsidRPr="006B4EB7">
        <w:rPr>
          <w:b/>
          <w:bCs/>
          <w:rPrChange w:id="3476" w:author="Asad Shah" w:date="2025-01-05T23:39:00Z">
            <w:rPr/>
          </w:rPrChange>
        </w:rPr>
        <w:lastRenderedPageBreak/>
        <w:t>Level 3 DFD</w:t>
      </w:r>
    </w:p>
    <w:p w14:paraId="787FF1C8" w14:textId="0EBE2F0A" w:rsidR="006B4EB7" w:rsidRDefault="006B4EB7" w:rsidP="006B4EB7">
      <w:r>
        <w:rPr>
          <w:noProof/>
        </w:rPr>
        <w:drawing>
          <wp:inline distT="0" distB="0" distL="0" distR="0" wp14:anchorId="654F581E" wp14:editId="0EC97A38">
            <wp:extent cx="6123940" cy="3279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a:extLst>
                        <a:ext uri="{28A0092B-C50C-407E-A947-70E740481C1C}">
                          <a14:useLocalDpi xmlns:a14="http://schemas.microsoft.com/office/drawing/2010/main" val="0"/>
                        </a:ext>
                      </a:extLst>
                    </a:blip>
                    <a:stretch>
                      <a:fillRect/>
                    </a:stretch>
                  </pic:blipFill>
                  <pic:spPr>
                    <a:xfrm>
                      <a:off x="0" y="0"/>
                      <a:ext cx="6123940" cy="3279775"/>
                    </a:xfrm>
                    <a:prstGeom prst="rect">
                      <a:avLst/>
                    </a:prstGeom>
                  </pic:spPr>
                </pic:pic>
              </a:graphicData>
            </a:graphic>
          </wp:inline>
        </w:drawing>
      </w:r>
    </w:p>
    <w:p w14:paraId="739F592D" w14:textId="336D071A" w:rsidR="006B4EB7" w:rsidRDefault="006B4EB7" w:rsidP="006B4EB7">
      <w:pPr>
        <w:pStyle w:val="Heading3"/>
      </w:pPr>
      <w:bookmarkStart w:id="3477" w:name="_Toc187627530"/>
      <w:r w:rsidRPr="006B4EB7">
        <w:t>5.2.4 Graphical User Interface</w:t>
      </w:r>
      <w:bookmarkEnd w:id="3477"/>
    </w:p>
    <w:p w14:paraId="78B63CDE" w14:textId="77777777" w:rsidR="006B4EB7" w:rsidRPr="006B4EB7" w:rsidRDefault="006B4EB7"/>
    <w:p w14:paraId="225B29A0" w14:textId="77777777" w:rsidR="006B4EB7" w:rsidRDefault="006B4EB7" w:rsidP="006B4EB7">
      <w:pPr>
        <w:keepNext/>
      </w:pPr>
      <w:r w:rsidRPr="00D5743B">
        <w:rPr>
          <w:noProof/>
        </w:rPr>
        <w:drawing>
          <wp:inline distT="0" distB="0" distL="0" distR="0" wp14:anchorId="024CDD3B" wp14:editId="59CFC97E">
            <wp:extent cx="6123940" cy="34721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3940" cy="3472180"/>
                    </a:xfrm>
                    <a:prstGeom prst="rect">
                      <a:avLst/>
                    </a:prstGeom>
                  </pic:spPr>
                </pic:pic>
              </a:graphicData>
            </a:graphic>
          </wp:inline>
        </w:drawing>
      </w:r>
    </w:p>
    <w:p w14:paraId="47FCC41B" w14:textId="77777777" w:rsidR="006B4EB7" w:rsidRDefault="006B4EB7" w:rsidP="006B4EB7"/>
    <w:p w14:paraId="52E64AA7" w14:textId="77777777" w:rsidR="006B4EB7" w:rsidRDefault="006B4EB7" w:rsidP="006B4EB7">
      <w:pPr>
        <w:keepNext/>
      </w:pPr>
      <w:r w:rsidRPr="001B2948">
        <w:rPr>
          <w:noProof/>
        </w:rPr>
        <w:lastRenderedPageBreak/>
        <w:drawing>
          <wp:inline distT="0" distB="0" distL="0" distR="0" wp14:anchorId="1371D54C" wp14:editId="11108C05">
            <wp:extent cx="6123940" cy="34436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3940" cy="3443605"/>
                    </a:xfrm>
                    <a:prstGeom prst="rect">
                      <a:avLst/>
                    </a:prstGeom>
                  </pic:spPr>
                </pic:pic>
              </a:graphicData>
            </a:graphic>
          </wp:inline>
        </w:drawing>
      </w:r>
    </w:p>
    <w:p w14:paraId="45CF4708" w14:textId="77777777" w:rsidR="006B4EB7" w:rsidRDefault="006B4EB7" w:rsidP="006B4EB7">
      <w:pPr>
        <w:keepNext/>
      </w:pPr>
      <w:r w:rsidRPr="001B2948">
        <w:rPr>
          <w:noProof/>
        </w:rPr>
        <w:drawing>
          <wp:inline distT="0" distB="0" distL="0" distR="0" wp14:anchorId="42D85343" wp14:editId="7FFF1B0F">
            <wp:extent cx="6123940" cy="345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3940" cy="3454400"/>
                    </a:xfrm>
                    <a:prstGeom prst="rect">
                      <a:avLst/>
                    </a:prstGeom>
                  </pic:spPr>
                </pic:pic>
              </a:graphicData>
            </a:graphic>
          </wp:inline>
        </w:drawing>
      </w:r>
    </w:p>
    <w:p w14:paraId="747E43F6" w14:textId="77777777" w:rsidR="006B4EB7" w:rsidRDefault="006B4EB7" w:rsidP="006B4EB7"/>
    <w:p w14:paraId="2B022BF4" w14:textId="77777777" w:rsidR="006B4EB7" w:rsidRDefault="006B4EB7" w:rsidP="006B4EB7">
      <w:pPr>
        <w:keepNext/>
      </w:pPr>
      <w:r w:rsidRPr="00614DD7">
        <w:rPr>
          <w:noProof/>
        </w:rPr>
        <w:lastRenderedPageBreak/>
        <w:drawing>
          <wp:inline distT="0" distB="0" distL="0" distR="0" wp14:anchorId="78BE19F6" wp14:editId="2FF6FAF6">
            <wp:extent cx="6123940" cy="34359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3940" cy="3435985"/>
                    </a:xfrm>
                    <a:prstGeom prst="rect">
                      <a:avLst/>
                    </a:prstGeom>
                  </pic:spPr>
                </pic:pic>
              </a:graphicData>
            </a:graphic>
          </wp:inline>
        </w:drawing>
      </w:r>
    </w:p>
    <w:p w14:paraId="17584B23" w14:textId="77777777" w:rsidR="006B4EB7" w:rsidRDefault="006B4EB7" w:rsidP="006B4EB7">
      <w:pPr>
        <w:keepNext/>
      </w:pPr>
      <w:r w:rsidRPr="00C7668A">
        <w:rPr>
          <w:b/>
          <w:bCs/>
          <w:noProof/>
        </w:rPr>
        <w:drawing>
          <wp:inline distT="0" distB="0" distL="0" distR="0" wp14:anchorId="31068E4D" wp14:editId="638DFF21">
            <wp:extent cx="6123940" cy="34315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3940" cy="3431540"/>
                    </a:xfrm>
                    <a:prstGeom prst="rect">
                      <a:avLst/>
                    </a:prstGeom>
                  </pic:spPr>
                </pic:pic>
              </a:graphicData>
            </a:graphic>
          </wp:inline>
        </w:drawing>
      </w:r>
    </w:p>
    <w:p w14:paraId="074878BF" w14:textId="77777777" w:rsidR="006B4EB7" w:rsidRDefault="006B4EB7" w:rsidP="006B4EB7">
      <w:pPr>
        <w:keepNext/>
      </w:pPr>
      <w:r w:rsidRPr="00C7668A">
        <w:rPr>
          <w:noProof/>
        </w:rPr>
        <w:lastRenderedPageBreak/>
        <w:drawing>
          <wp:inline distT="0" distB="0" distL="0" distR="0" wp14:anchorId="5981890D" wp14:editId="59739F6C">
            <wp:extent cx="6123940" cy="34347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3940" cy="3434715"/>
                    </a:xfrm>
                    <a:prstGeom prst="rect">
                      <a:avLst/>
                    </a:prstGeom>
                  </pic:spPr>
                </pic:pic>
              </a:graphicData>
            </a:graphic>
          </wp:inline>
        </w:drawing>
      </w:r>
    </w:p>
    <w:p w14:paraId="008D46DA" w14:textId="61C16D3E" w:rsidR="006B4EB7" w:rsidRDefault="006B4EB7" w:rsidP="006B4EB7"/>
    <w:p w14:paraId="5488DFC1" w14:textId="7664309B" w:rsidR="001D05A6" w:rsidRDefault="001D05A6" w:rsidP="001D05A6">
      <w:pPr>
        <w:pStyle w:val="Heading2"/>
      </w:pPr>
      <w:bookmarkStart w:id="3478" w:name="_Toc187627531"/>
      <w:r>
        <w:lastRenderedPageBreak/>
        <w:t>5.3 Behavioral Diagram</w:t>
      </w:r>
      <w:bookmarkEnd w:id="3478"/>
    </w:p>
    <w:p w14:paraId="7CA99348" w14:textId="52EC591C" w:rsidR="001D05A6" w:rsidRDefault="001D05A6" w:rsidP="001D05A6">
      <w:pPr>
        <w:pStyle w:val="Heading3"/>
      </w:pPr>
      <w:bookmarkStart w:id="3479" w:name="_Toc187627532"/>
      <w:r>
        <w:t>5.3.1 Use Case Diagram</w:t>
      </w:r>
      <w:bookmarkEnd w:id="3479"/>
    </w:p>
    <w:p w14:paraId="5023631C" w14:textId="3F21D6A2" w:rsidR="001D05A6" w:rsidRDefault="001D05A6" w:rsidP="001D05A6">
      <w:del w:id="3480" w:author="Asad Shah" w:date="2025-01-11T23:35:00Z">
        <w:r w:rsidDel="002802C1">
          <w:rPr>
            <w:noProof/>
          </w:rPr>
          <w:drawing>
            <wp:inline distT="0" distB="0" distL="0" distR="0" wp14:anchorId="15DAB40F" wp14:editId="1401EAFF">
              <wp:extent cx="6123940" cy="7160346"/>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29">
                        <a:extLst>
                          <a:ext uri="{28A0092B-C50C-407E-A947-70E740481C1C}">
                            <a14:useLocalDpi xmlns:a14="http://schemas.microsoft.com/office/drawing/2010/main" val="0"/>
                          </a:ext>
                        </a:extLst>
                      </a:blip>
                      <a:srcRect l="6762" r="29287"/>
                      <a:stretch/>
                    </pic:blipFill>
                    <pic:spPr bwMode="auto">
                      <a:xfrm>
                        <a:off x="0" y="0"/>
                        <a:ext cx="6123940" cy="7160346"/>
                      </a:xfrm>
                      <a:prstGeom prst="rect">
                        <a:avLst/>
                      </a:prstGeom>
                      <a:ln>
                        <a:noFill/>
                      </a:ln>
                      <a:extLst>
                        <a:ext uri="{53640926-AAD7-44D8-BBD7-CCE9431645EC}">
                          <a14:shadowObscured xmlns:a14="http://schemas.microsoft.com/office/drawing/2010/main"/>
                        </a:ext>
                      </a:extLst>
                    </pic:spPr>
                  </pic:pic>
                </a:graphicData>
              </a:graphic>
            </wp:inline>
          </w:drawing>
        </w:r>
      </w:del>
      <w:ins w:id="3481" w:author="Asad Shah" w:date="2025-01-11T23:35:00Z">
        <w:r w:rsidR="002802C1">
          <w:rPr>
            <w:noProof/>
          </w:rPr>
          <w:drawing>
            <wp:inline distT="0" distB="0" distL="0" distR="0" wp14:anchorId="1033D088" wp14:editId="1B275377">
              <wp:extent cx="6123940" cy="69703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0">
                        <a:extLst>
                          <a:ext uri="{28A0092B-C50C-407E-A947-70E740481C1C}">
                            <a14:useLocalDpi xmlns:a14="http://schemas.microsoft.com/office/drawing/2010/main" val="0"/>
                          </a:ext>
                        </a:extLst>
                      </a:blip>
                      <a:stretch>
                        <a:fillRect/>
                      </a:stretch>
                    </pic:blipFill>
                    <pic:spPr>
                      <a:xfrm>
                        <a:off x="0" y="0"/>
                        <a:ext cx="6123940" cy="6970395"/>
                      </a:xfrm>
                      <a:prstGeom prst="rect">
                        <a:avLst/>
                      </a:prstGeom>
                    </pic:spPr>
                  </pic:pic>
                </a:graphicData>
              </a:graphic>
            </wp:inline>
          </w:drawing>
        </w:r>
      </w:ins>
    </w:p>
    <w:p w14:paraId="5F5F57B1" w14:textId="77777777" w:rsidR="000F3882" w:rsidRDefault="000F3882" w:rsidP="001D05A6">
      <w:pPr>
        <w:pStyle w:val="Heading3"/>
      </w:pPr>
    </w:p>
    <w:p w14:paraId="29578525" w14:textId="6DAEA0E5" w:rsidR="001D05A6" w:rsidRDefault="001D05A6" w:rsidP="001D05A6">
      <w:pPr>
        <w:pStyle w:val="Heading3"/>
      </w:pPr>
      <w:bookmarkStart w:id="3482" w:name="_Toc187627533"/>
      <w:r>
        <w:t>5.3.2 Sequence Diagram</w:t>
      </w:r>
      <w:bookmarkEnd w:id="3482"/>
    </w:p>
    <w:p w14:paraId="13997D30" w14:textId="77777777" w:rsidR="005C3452" w:rsidRDefault="005C3452" w:rsidP="005C3452">
      <w:pPr>
        <w:jc w:val="center"/>
        <w:rPr>
          <w:ins w:id="3483" w:author="Asad Shah" w:date="2025-01-11T20:30:00Z"/>
        </w:rPr>
      </w:pPr>
    </w:p>
    <w:p w14:paraId="045710E9" w14:textId="02644EE4" w:rsidR="005C3452" w:rsidRDefault="005C3452" w:rsidP="005C3452">
      <w:pPr>
        <w:jc w:val="center"/>
        <w:rPr>
          <w:ins w:id="3484" w:author="Asad Shah" w:date="2025-01-11T20:30:00Z"/>
        </w:rPr>
      </w:pPr>
      <w:ins w:id="3485" w:author="Asad Shah" w:date="2025-01-11T20:30:00Z">
        <w:r>
          <w:rPr>
            <w:noProof/>
          </w:rPr>
          <w:drawing>
            <wp:inline distT="0" distB="0" distL="0" distR="0" wp14:anchorId="2418DCD9" wp14:editId="6ECF4DFF">
              <wp:extent cx="4200525" cy="21050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1">
                        <a:extLst>
                          <a:ext uri="{28A0092B-C50C-407E-A947-70E740481C1C}">
                            <a14:useLocalDpi xmlns:a14="http://schemas.microsoft.com/office/drawing/2010/main" val="0"/>
                          </a:ext>
                        </a:extLst>
                      </a:blip>
                      <a:stretch>
                        <a:fillRect/>
                      </a:stretch>
                    </pic:blipFill>
                    <pic:spPr>
                      <a:xfrm>
                        <a:off x="0" y="0"/>
                        <a:ext cx="4200525" cy="2105025"/>
                      </a:xfrm>
                      <a:prstGeom prst="rect">
                        <a:avLst/>
                      </a:prstGeom>
                    </pic:spPr>
                  </pic:pic>
                </a:graphicData>
              </a:graphic>
            </wp:inline>
          </w:drawing>
        </w:r>
      </w:ins>
    </w:p>
    <w:p w14:paraId="5D3339FF" w14:textId="3C8DC1F0" w:rsidR="005C3452" w:rsidRDefault="005C3452" w:rsidP="005C3452">
      <w:pPr>
        <w:jc w:val="center"/>
        <w:rPr>
          <w:ins w:id="3486" w:author="Asad Shah" w:date="2025-01-11T21:12:00Z"/>
        </w:rPr>
      </w:pPr>
    </w:p>
    <w:p w14:paraId="2555F107" w14:textId="61DD2430" w:rsidR="00E9691D" w:rsidRDefault="00E9691D" w:rsidP="005C3452">
      <w:pPr>
        <w:jc w:val="center"/>
        <w:rPr>
          <w:ins w:id="3487" w:author="Asad Shah" w:date="2025-01-11T22:50:00Z"/>
        </w:rPr>
      </w:pPr>
      <w:ins w:id="3488" w:author="Asad Shah" w:date="2025-01-11T21:12:00Z">
        <w:r>
          <w:rPr>
            <w:noProof/>
          </w:rPr>
          <w:lastRenderedPageBreak/>
          <w:drawing>
            <wp:inline distT="0" distB="0" distL="0" distR="0" wp14:anchorId="3A81E1EC" wp14:editId="5204B946">
              <wp:extent cx="6123940" cy="49517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2">
                        <a:extLst>
                          <a:ext uri="{28A0092B-C50C-407E-A947-70E740481C1C}">
                            <a14:useLocalDpi xmlns:a14="http://schemas.microsoft.com/office/drawing/2010/main" val="0"/>
                          </a:ext>
                        </a:extLst>
                      </a:blip>
                      <a:stretch>
                        <a:fillRect/>
                      </a:stretch>
                    </pic:blipFill>
                    <pic:spPr>
                      <a:xfrm>
                        <a:off x="0" y="0"/>
                        <a:ext cx="6123940" cy="4951730"/>
                      </a:xfrm>
                      <a:prstGeom prst="rect">
                        <a:avLst/>
                      </a:prstGeom>
                    </pic:spPr>
                  </pic:pic>
                </a:graphicData>
              </a:graphic>
            </wp:inline>
          </w:drawing>
        </w:r>
      </w:ins>
    </w:p>
    <w:p w14:paraId="7BC23707" w14:textId="429D0E65" w:rsidR="000F4C89" w:rsidRDefault="000F4C89" w:rsidP="005C3452">
      <w:pPr>
        <w:jc w:val="center"/>
        <w:rPr>
          <w:ins w:id="3489" w:author="Asad Shah" w:date="2025-01-11T23:07:00Z"/>
        </w:rPr>
      </w:pPr>
      <w:ins w:id="3490" w:author="Asad Shah" w:date="2025-01-11T22:50:00Z">
        <w:r>
          <w:rPr>
            <w:noProof/>
          </w:rPr>
          <w:drawing>
            <wp:inline distT="0" distB="0" distL="0" distR="0" wp14:anchorId="723A3747" wp14:editId="2C538604">
              <wp:extent cx="6123940" cy="25742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3">
                        <a:extLst>
                          <a:ext uri="{28A0092B-C50C-407E-A947-70E740481C1C}">
                            <a14:useLocalDpi xmlns:a14="http://schemas.microsoft.com/office/drawing/2010/main" val="0"/>
                          </a:ext>
                        </a:extLst>
                      </a:blip>
                      <a:stretch>
                        <a:fillRect/>
                      </a:stretch>
                    </pic:blipFill>
                    <pic:spPr>
                      <a:xfrm>
                        <a:off x="0" y="0"/>
                        <a:ext cx="6123940" cy="2574290"/>
                      </a:xfrm>
                      <a:prstGeom prst="rect">
                        <a:avLst/>
                      </a:prstGeom>
                    </pic:spPr>
                  </pic:pic>
                </a:graphicData>
              </a:graphic>
            </wp:inline>
          </w:drawing>
        </w:r>
      </w:ins>
    </w:p>
    <w:p w14:paraId="1E3E1C33" w14:textId="4FCC8C65" w:rsidR="001E462C" w:rsidRDefault="001E462C" w:rsidP="005C3452">
      <w:pPr>
        <w:jc w:val="center"/>
        <w:rPr>
          <w:ins w:id="3491" w:author="Asad Shah" w:date="2025-01-11T23:07:00Z"/>
        </w:rPr>
      </w:pPr>
    </w:p>
    <w:p w14:paraId="7532DD8C" w14:textId="216E8452" w:rsidR="001E462C" w:rsidRDefault="001E462C" w:rsidP="005C3452">
      <w:pPr>
        <w:jc w:val="center"/>
        <w:rPr>
          <w:ins w:id="3492" w:author="Asad Shah" w:date="2025-01-11T23:09:00Z"/>
        </w:rPr>
      </w:pPr>
      <w:ins w:id="3493" w:author="Asad Shah" w:date="2025-01-11T23:07:00Z">
        <w:r>
          <w:rPr>
            <w:noProof/>
          </w:rPr>
          <w:lastRenderedPageBreak/>
          <w:drawing>
            <wp:inline distT="0" distB="0" distL="0" distR="0" wp14:anchorId="0E6993B7" wp14:editId="096FCF40">
              <wp:extent cx="2581275" cy="21050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4">
                        <a:extLst>
                          <a:ext uri="{28A0092B-C50C-407E-A947-70E740481C1C}">
                            <a14:useLocalDpi xmlns:a14="http://schemas.microsoft.com/office/drawing/2010/main" val="0"/>
                          </a:ext>
                        </a:extLst>
                      </a:blip>
                      <a:stretch>
                        <a:fillRect/>
                      </a:stretch>
                    </pic:blipFill>
                    <pic:spPr>
                      <a:xfrm>
                        <a:off x="0" y="0"/>
                        <a:ext cx="2581275" cy="2105025"/>
                      </a:xfrm>
                      <a:prstGeom prst="rect">
                        <a:avLst/>
                      </a:prstGeom>
                    </pic:spPr>
                  </pic:pic>
                </a:graphicData>
              </a:graphic>
            </wp:inline>
          </w:drawing>
        </w:r>
      </w:ins>
    </w:p>
    <w:p w14:paraId="27D70EDD" w14:textId="354867BD" w:rsidR="001E462C" w:rsidRPr="000F3882" w:rsidRDefault="001E462C" w:rsidP="005C3452">
      <w:pPr>
        <w:jc w:val="center"/>
        <w:rPr>
          <w:rPrChange w:id="3494" w:author="Asad Shah" w:date="2025-01-06T01:02:00Z">
            <w:rPr/>
          </w:rPrChange>
        </w:rPr>
        <w:pPrChange w:id="3495" w:author="Asad Shah" w:date="2025-01-11T20:30:00Z">
          <w:pPr>
            <w:pStyle w:val="Heading3"/>
          </w:pPr>
        </w:pPrChange>
      </w:pPr>
      <w:ins w:id="3496" w:author="Asad Shah" w:date="2025-01-11T23:09:00Z">
        <w:r>
          <w:rPr>
            <w:noProof/>
          </w:rPr>
          <w:drawing>
            <wp:inline distT="0" distB="0" distL="0" distR="0" wp14:anchorId="59FFBFE7" wp14:editId="571530B4">
              <wp:extent cx="2590800" cy="2105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5">
                        <a:extLst>
                          <a:ext uri="{28A0092B-C50C-407E-A947-70E740481C1C}">
                            <a14:useLocalDpi xmlns:a14="http://schemas.microsoft.com/office/drawing/2010/main" val="0"/>
                          </a:ext>
                        </a:extLst>
                      </a:blip>
                      <a:stretch>
                        <a:fillRect/>
                      </a:stretch>
                    </pic:blipFill>
                    <pic:spPr>
                      <a:xfrm>
                        <a:off x="0" y="0"/>
                        <a:ext cx="2590800" cy="2105025"/>
                      </a:xfrm>
                      <a:prstGeom prst="rect">
                        <a:avLst/>
                      </a:prstGeom>
                    </pic:spPr>
                  </pic:pic>
                </a:graphicData>
              </a:graphic>
            </wp:inline>
          </w:drawing>
        </w:r>
      </w:ins>
    </w:p>
    <w:p w14:paraId="2B5F1BB7" w14:textId="19CC09F6" w:rsidR="000F3882" w:rsidRDefault="000F3882">
      <w:pPr>
        <w:jc w:val="center"/>
        <w:pPrChange w:id="3497" w:author="Asad Shah" w:date="2025-01-10T12:46:00Z">
          <w:pPr/>
        </w:pPrChange>
      </w:pPr>
      <w:del w:id="3498" w:author="Asad Shah" w:date="2025-01-10T12:45:00Z">
        <w:r w:rsidDel="00843BB9">
          <w:rPr>
            <w:noProof/>
          </w:rPr>
          <w:drawing>
            <wp:inline distT="0" distB="0" distL="0" distR="0" wp14:anchorId="53F55AFB" wp14:editId="2EB8575E">
              <wp:extent cx="6123940" cy="216662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6">
                        <a:extLst>
                          <a:ext uri="{28A0092B-C50C-407E-A947-70E740481C1C}">
                            <a14:useLocalDpi xmlns:a14="http://schemas.microsoft.com/office/drawing/2010/main" val="0"/>
                          </a:ext>
                        </a:extLst>
                      </a:blip>
                      <a:stretch>
                        <a:fillRect/>
                      </a:stretch>
                    </pic:blipFill>
                    <pic:spPr>
                      <a:xfrm>
                        <a:off x="0" y="0"/>
                        <a:ext cx="6123940" cy="2166620"/>
                      </a:xfrm>
                      <a:prstGeom prst="rect">
                        <a:avLst/>
                      </a:prstGeom>
                    </pic:spPr>
                  </pic:pic>
                </a:graphicData>
              </a:graphic>
            </wp:inline>
          </w:drawing>
        </w:r>
      </w:del>
    </w:p>
    <w:p w14:paraId="76EF7D47" w14:textId="6FFFC7FE" w:rsidR="004823DD" w:rsidRDefault="004823DD" w:rsidP="004823DD">
      <w:pPr>
        <w:pStyle w:val="Heading3"/>
      </w:pPr>
      <w:bookmarkStart w:id="3499" w:name="_Toc187627534"/>
      <w:r>
        <w:lastRenderedPageBreak/>
        <w:t>5.3.3 State Machine Diagram</w:t>
      </w:r>
      <w:bookmarkEnd w:id="3499"/>
    </w:p>
    <w:p w14:paraId="42A85C00" w14:textId="0C6ECF85" w:rsidR="004823DD" w:rsidRDefault="00C341DF" w:rsidP="004823DD">
      <w:ins w:id="3500" w:author="Asad Shah" w:date="2025-01-08T18:44:00Z">
        <w:r>
          <w:rPr>
            <w:noProof/>
          </w:rPr>
          <w:lastRenderedPageBreak/>
          <w:drawing>
            <wp:inline distT="0" distB="0" distL="0" distR="0" wp14:anchorId="121BD578" wp14:editId="5E3247BF">
              <wp:extent cx="6123940" cy="79984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7">
                        <a:extLst>
                          <a:ext uri="{28A0092B-C50C-407E-A947-70E740481C1C}">
                            <a14:useLocalDpi xmlns:a14="http://schemas.microsoft.com/office/drawing/2010/main" val="0"/>
                          </a:ext>
                        </a:extLst>
                      </a:blip>
                      <a:stretch>
                        <a:fillRect/>
                      </a:stretch>
                    </pic:blipFill>
                    <pic:spPr>
                      <a:xfrm>
                        <a:off x="0" y="0"/>
                        <a:ext cx="6123940" cy="7998460"/>
                      </a:xfrm>
                      <a:prstGeom prst="rect">
                        <a:avLst/>
                      </a:prstGeom>
                    </pic:spPr>
                  </pic:pic>
                </a:graphicData>
              </a:graphic>
            </wp:inline>
          </w:drawing>
        </w:r>
      </w:ins>
    </w:p>
    <w:p w14:paraId="4B0247D7" w14:textId="318AE27E" w:rsidR="004823DD" w:rsidRDefault="004823DD" w:rsidP="004823DD"/>
    <w:p w14:paraId="7423C211" w14:textId="373DDBAF" w:rsidR="004823DD" w:rsidRPr="004823DD" w:rsidRDefault="004823DD">
      <w:pPr>
        <w:pStyle w:val="Heading1"/>
        <w:numPr>
          <w:ilvl w:val="0"/>
          <w:numId w:val="2"/>
        </w:numPr>
        <w:shd w:val="clear" w:color="auto" w:fill="595959" w:themeFill="text1" w:themeFillTint="A6"/>
        <w:ind w:left="357" w:hanging="357"/>
        <w:jc w:val="center"/>
        <w:rPr>
          <w:b w:val="0"/>
          <w:color w:val="FFFFFF" w:themeColor="background1"/>
          <w:sz w:val="36"/>
          <w:szCs w:val="36"/>
          <w:rPrChange w:id="3501" w:author="Asad Shah" w:date="2025-01-06T01:08:00Z">
            <w:rPr>
              <w:b/>
            </w:rPr>
          </w:rPrChange>
        </w:rPr>
        <w:pPrChange w:id="3502" w:author="Asad Shah" w:date="2025-01-06T01:08:00Z">
          <w:pPr/>
        </w:pPrChange>
      </w:pPr>
      <w:bookmarkStart w:id="3503" w:name="_Toc187627535"/>
      <w:r w:rsidRPr="004823DD">
        <w:rPr>
          <w:color w:val="FFFFFF" w:themeColor="background1"/>
          <w:sz w:val="36"/>
          <w:szCs w:val="36"/>
          <w:rPrChange w:id="3504" w:author="Asad Shah" w:date="2025-01-06T01:08:00Z">
            <w:rPr>
              <w:color w:val="FFFFFF" w:themeColor="background1"/>
              <w:sz w:val="36"/>
              <w:szCs w:val="36"/>
            </w:rPr>
          </w:rPrChange>
        </w:rPr>
        <w:t>D</w:t>
      </w:r>
      <w:r>
        <w:rPr>
          <w:color w:val="FFFFFF" w:themeColor="background1"/>
          <w:sz w:val="36"/>
          <w:szCs w:val="36"/>
        </w:rPr>
        <w:t>ata Design and Relationships</w:t>
      </w:r>
      <w:bookmarkEnd w:id="3503"/>
    </w:p>
    <w:p w14:paraId="0F24D39D" w14:textId="6BBAF9BD" w:rsidR="004823DD" w:rsidRDefault="004823DD" w:rsidP="004823DD">
      <w:pPr>
        <w:pStyle w:val="Heading2"/>
      </w:pPr>
      <w:bookmarkStart w:id="3505" w:name="_Toc187627536"/>
      <w:r>
        <w:t>6.1 Database Schema</w:t>
      </w:r>
      <w:bookmarkEnd w:id="3505"/>
    </w:p>
    <w:p w14:paraId="7F0BC9A8" w14:textId="1DA784B8" w:rsidR="004B6E45" w:rsidRPr="00381F87" w:rsidRDefault="004B6E45">
      <w:pPr>
        <w:rPr>
          <w:rFonts w:asciiTheme="majorBidi" w:hAnsiTheme="majorBidi"/>
          <w:bCs/>
          <w:szCs w:val="24"/>
          <w:rPrChange w:id="3506" w:author="Asad Shah" w:date="2025-01-06T01:33:00Z">
            <w:rPr/>
          </w:rPrChange>
        </w:rPr>
        <w:pPrChange w:id="3507" w:author="Asad Shah" w:date="2025-01-06T01:15:00Z">
          <w:pPr>
            <w:pStyle w:val="Heading2"/>
          </w:pPr>
        </w:pPrChange>
      </w:pPr>
      <w:r w:rsidRPr="00381F87">
        <w:rPr>
          <w:rFonts w:asciiTheme="majorBidi" w:hAnsiTheme="majorBidi" w:cstheme="majorBidi"/>
          <w:b/>
          <w:bCs/>
          <w:szCs w:val="24"/>
          <w:rPrChange w:id="3508" w:author="Asad Shah" w:date="2025-01-06T01:33:00Z">
            <w:rPr/>
          </w:rPrChange>
        </w:rPr>
        <w:t>User Table</w:t>
      </w:r>
    </w:p>
    <w:tbl>
      <w:tblPr>
        <w:tblStyle w:val="TableGrid"/>
        <w:tblW w:w="0" w:type="auto"/>
        <w:tblLook w:val="04A0" w:firstRow="1" w:lastRow="0" w:firstColumn="1" w:lastColumn="0" w:noHBand="0" w:noVBand="1"/>
        <w:tblPrChange w:id="3509" w:author="Asad Shah" w:date="2025-01-06T01:18:00Z">
          <w:tblPr>
            <w:tblStyle w:val="TableGridLight"/>
            <w:tblW w:w="0" w:type="auto"/>
            <w:tblLook w:val="04A0" w:firstRow="1" w:lastRow="0" w:firstColumn="1" w:lastColumn="0" w:noHBand="0" w:noVBand="1"/>
          </w:tblPr>
        </w:tblPrChange>
      </w:tblPr>
      <w:tblGrid>
        <w:gridCol w:w="1396"/>
        <w:gridCol w:w="2669"/>
        <w:gridCol w:w="4170"/>
        <w:tblGridChange w:id="3510">
          <w:tblGrid>
            <w:gridCol w:w="1417"/>
            <w:gridCol w:w="2669"/>
            <w:gridCol w:w="4170"/>
          </w:tblGrid>
        </w:tblGridChange>
      </w:tblGrid>
      <w:tr w:rsidR="004B6E45" w:rsidRPr="00381F87" w14:paraId="7892461F" w14:textId="77777777" w:rsidTr="004B6E45">
        <w:tc>
          <w:tcPr>
            <w:tcW w:w="0" w:type="auto"/>
            <w:hideMark/>
            <w:tcPrChange w:id="3511" w:author="Asad Shah" w:date="2025-01-06T01:18:00Z">
              <w:tcPr>
                <w:tcW w:w="0" w:type="auto"/>
                <w:hideMark/>
              </w:tcPr>
            </w:tcPrChange>
          </w:tcPr>
          <w:p w14:paraId="74CFA23E" w14:textId="77777777" w:rsidR="004B6E45" w:rsidRPr="00381F87" w:rsidRDefault="004B6E45" w:rsidP="004B6E45">
            <w:pPr>
              <w:jc w:val="center"/>
              <w:rPr>
                <w:rFonts w:asciiTheme="majorBidi" w:eastAsia="Times New Roman" w:hAnsiTheme="majorBidi" w:cstheme="majorBidi"/>
                <w:b/>
                <w:bCs/>
                <w:color w:val="auto"/>
                <w:szCs w:val="24"/>
                <w:rPrChange w:id="3512" w:author="Asad Shah" w:date="2025-01-06T01:33:00Z">
                  <w:rPr>
                    <w:rFonts w:eastAsia="Times New Roman" w:cs="Times New Roman"/>
                    <w:b/>
                    <w:bCs/>
                    <w:color w:val="auto"/>
                    <w:szCs w:val="24"/>
                  </w:rPr>
                </w:rPrChange>
              </w:rPr>
            </w:pPr>
            <w:r w:rsidRPr="00381F87">
              <w:rPr>
                <w:rFonts w:asciiTheme="majorBidi" w:eastAsia="Times New Roman" w:hAnsiTheme="majorBidi" w:cstheme="majorBidi"/>
                <w:b/>
                <w:bCs/>
                <w:color w:val="auto"/>
                <w:szCs w:val="24"/>
                <w:rPrChange w:id="3513" w:author="Asad Shah" w:date="2025-01-06T01:33:00Z">
                  <w:rPr>
                    <w:rFonts w:eastAsia="Times New Roman" w:cs="Times New Roman"/>
                    <w:b/>
                    <w:bCs/>
                    <w:color w:val="auto"/>
                    <w:szCs w:val="24"/>
                  </w:rPr>
                </w:rPrChange>
              </w:rPr>
              <w:t>Field Name</w:t>
            </w:r>
          </w:p>
        </w:tc>
        <w:tc>
          <w:tcPr>
            <w:tcW w:w="0" w:type="auto"/>
            <w:hideMark/>
            <w:tcPrChange w:id="3514" w:author="Asad Shah" w:date="2025-01-06T01:18:00Z">
              <w:tcPr>
                <w:tcW w:w="0" w:type="auto"/>
                <w:hideMark/>
              </w:tcPr>
            </w:tcPrChange>
          </w:tcPr>
          <w:p w14:paraId="5C901D29" w14:textId="77777777" w:rsidR="004B6E45" w:rsidRPr="00381F87" w:rsidRDefault="004B6E45" w:rsidP="004B6E45">
            <w:pPr>
              <w:jc w:val="center"/>
              <w:rPr>
                <w:rFonts w:asciiTheme="majorBidi" w:eastAsia="Times New Roman" w:hAnsiTheme="majorBidi" w:cstheme="majorBidi"/>
                <w:b/>
                <w:bCs/>
                <w:color w:val="auto"/>
                <w:szCs w:val="24"/>
                <w:rPrChange w:id="3515" w:author="Asad Shah" w:date="2025-01-06T01:33:00Z">
                  <w:rPr>
                    <w:rFonts w:eastAsia="Times New Roman" w:cs="Times New Roman"/>
                    <w:b/>
                    <w:bCs/>
                    <w:color w:val="auto"/>
                    <w:szCs w:val="24"/>
                  </w:rPr>
                </w:rPrChange>
              </w:rPr>
            </w:pPr>
            <w:r w:rsidRPr="00381F87">
              <w:rPr>
                <w:rFonts w:asciiTheme="majorBidi" w:eastAsia="Times New Roman" w:hAnsiTheme="majorBidi" w:cstheme="majorBidi"/>
                <w:b/>
                <w:bCs/>
                <w:color w:val="auto"/>
                <w:szCs w:val="24"/>
                <w:rPrChange w:id="3516" w:author="Asad Shah" w:date="2025-01-06T01:33:00Z">
                  <w:rPr>
                    <w:rFonts w:eastAsia="Times New Roman" w:cs="Times New Roman"/>
                    <w:b/>
                    <w:bCs/>
                    <w:color w:val="auto"/>
                    <w:szCs w:val="24"/>
                  </w:rPr>
                </w:rPrChange>
              </w:rPr>
              <w:t>Data Type</w:t>
            </w:r>
          </w:p>
        </w:tc>
        <w:tc>
          <w:tcPr>
            <w:tcW w:w="0" w:type="auto"/>
            <w:hideMark/>
            <w:tcPrChange w:id="3517" w:author="Asad Shah" w:date="2025-01-06T01:18:00Z">
              <w:tcPr>
                <w:tcW w:w="0" w:type="auto"/>
                <w:hideMark/>
              </w:tcPr>
            </w:tcPrChange>
          </w:tcPr>
          <w:p w14:paraId="1FBB8962" w14:textId="77777777" w:rsidR="004B6E45" w:rsidRPr="00381F87" w:rsidRDefault="004B6E45" w:rsidP="004B6E45">
            <w:pPr>
              <w:jc w:val="center"/>
              <w:rPr>
                <w:rFonts w:asciiTheme="majorBidi" w:eastAsia="Times New Roman" w:hAnsiTheme="majorBidi" w:cstheme="majorBidi"/>
                <w:b/>
                <w:bCs/>
                <w:color w:val="auto"/>
                <w:szCs w:val="24"/>
                <w:rPrChange w:id="3518" w:author="Asad Shah" w:date="2025-01-06T01:33:00Z">
                  <w:rPr>
                    <w:rFonts w:eastAsia="Times New Roman" w:cs="Times New Roman"/>
                    <w:b/>
                    <w:bCs/>
                    <w:color w:val="auto"/>
                    <w:szCs w:val="24"/>
                  </w:rPr>
                </w:rPrChange>
              </w:rPr>
            </w:pPr>
            <w:r w:rsidRPr="00381F87">
              <w:rPr>
                <w:rFonts w:asciiTheme="majorBidi" w:eastAsia="Times New Roman" w:hAnsiTheme="majorBidi" w:cstheme="majorBidi"/>
                <w:b/>
                <w:bCs/>
                <w:color w:val="auto"/>
                <w:szCs w:val="24"/>
                <w:rPrChange w:id="3519" w:author="Asad Shah" w:date="2025-01-06T01:33:00Z">
                  <w:rPr>
                    <w:rFonts w:eastAsia="Times New Roman" w:cs="Times New Roman"/>
                    <w:b/>
                    <w:bCs/>
                    <w:color w:val="auto"/>
                    <w:szCs w:val="24"/>
                  </w:rPr>
                </w:rPrChange>
              </w:rPr>
              <w:t>Constraints</w:t>
            </w:r>
          </w:p>
        </w:tc>
      </w:tr>
      <w:tr w:rsidR="004B6E45" w:rsidRPr="00381F87" w14:paraId="1A7ED809" w14:textId="77777777" w:rsidTr="004B6E45">
        <w:tc>
          <w:tcPr>
            <w:tcW w:w="0" w:type="auto"/>
            <w:hideMark/>
            <w:tcPrChange w:id="3520" w:author="Asad Shah" w:date="2025-01-06T01:18:00Z">
              <w:tcPr>
                <w:tcW w:w="0" w:type="auto"/>
                <w:hideMark/>
              </w:tcPr>
            </w:tcPrChange>
          </w:tcPr>
          <w:p w14:paraId="1E990515" w14:textId="77777777" w:rsidR="004B6E45" w:rsidRPr="00381F87" w:rsidRDefault="004B6E45" w:rsidP="004B6E45">
            <w:pPr>
              <w:rPr>
                <w:rFonts w:asciiTheme="majorBidi" w:eastAsia="Times New Roman" w:hAnsiTheme="majorBidi" w:cstheme="majorBidi"/>
                <w:color w:val="auto"/>
                <w:szCs w:val="24"/>
                <w:rPrChange w:id="3521" w:author="Asad Shah" w:date="2025-01-06T01:33:00Z">
                  <w:rPr>
                    <w:rFonts w:eastAsia="Times New Roman" w:cs="Times New Roman"/>
                    <w:color w:val="auto"/>
                    <w:szCs w:val="24"/>
                  </w:rPr>
                </w:rPrChange>
              </w:rPr>
            </w:pPr>
            <w:proofErr w:type="spellStart"/>
            <w:r w:rsidRPr="00381F87">
              <w:rPr>
                <w:rFonts w:asciiTheme="majorBidi" w:eastAsia="Times New Roman" w:hAnsiTheme="majorBidi" w:cstheme="majorBidi"/>
                <w:color w:val="auto"/>
                <w:szCs w:val="24"/>
                <w:rPrChange w:id="3522" w:author="Asad Shah" w:date="2025-01-06T01:33:00Z">
                  <w:rPr>
                    <w:rFonts w:ascii="Courier New" w:eastAsia="Times New Roman" w:hAnsi="Courier New" w:cs="Courier New"/>
                    <w:color w:val="auto"/>
                    <w:sz w:val="20"/>
                    <w:szCs w:val="20"/>
                  </w:rPr>
                </w:rPrChange>
              </w:rPr>
              <w:t>user_id</w:t>
            </w:r>
            <w:proofErr w:type="spellEnd"/>
          </w:p>
        </w:tc>
        <w:tc>
          <w:tcPr>
            <w:tcW w:w="0" w:type="auto"/>
            <w:hideMark/>
            <w:tcPrChange w:id="3523" w:author="Asad Shah" w:date="2025-01-06T01:18:00Z">
              <w:tcPr>
                <w:tcW w:w="0" w:type="auto"/>
                <w:hideMark/>
              </w:tcPr>
            </w:tcPrChange>
          </w:tcPr>
          <w:p w14:paraId="6F64A6CE" w14:textId="77777777" w:rsidR="004B6E45" w:rsidRPr="00381F87" w:rsidRDefault="004B6E45" w:rsidP="004B6E45">
            <w:pPr>
              <w:rPr>
                <w:rFonts w:asciiTheme="majorBidi" w:eastAsia="Times New Roman" w:hAnsiTheme="majorBidi" w:cstheme="majorBidi"/>
                <w:color w:val="auto"/>
                <w:szCs w:val="24"/>
                <w:rPrChange w:id="3524" w:author="Asad Shah" w:date="2025-01-06T01:33:00Z">
                  <w:rPr>
                    <w:rFonts w:eastAsia="Times New Roman" w:cs="Times New Roman"/>
                    <w:color w:val="auto"/>
                    <w:szCs w:val="24"/>
                  </w:rPr>
                </w:rPrChange>
              </w:rPr>
            </w:pPr>
            <w:r w:rsidRPr="00381F87">
              <w:rPr>
                <w:rFonts w:asciiTheme="majorBidi" w:eastAsia="Times New Roman" w:hAnsiTheme="majorBidi" w:cstheme="majorBidi"/>
                <w:color w:val="auto"/>
                <w:szCs w:val="24"/>
                <w:rPrChange w:id="3525" w:author="Asad Shah" w:date="2025-01-06T01:33:00Z">
                  <w:rPr>
                    <w:rFonts w:eastAsia="Times New Roman" w:cs="Times New Roman"/>
                    <w:color w:val="auto"/>
                    <w:szCs w:val="24"/>
                  </w:rPr>
                </w:rPrChange>
              </w:rPr>
              <w:t>INT</w:t>
            </w:r>
          </w:p>
        </w:tc>
        <w:tc>
          <w:tcPr>
            <w:tcW w:w="0" w:type="auto"/>
            <w:hideMark/>
            <w:tcPrChange w:id="3526" w:author="Asad Shah" w:date="2025-01-06T01:18:00Z">
              <w:tcPr>
                <w:tcW w:w="0" w:type="auto"/>
                <w:hideMark/>
              </w:tcPr>
            </w:tcPrChange>
          </w:tcPr>
          <w:p w14:paraId="0360252D" w14:textId="77777777" w:rsidR="004B6E45" w:rsidRPr="00381F87" w:rsidRDefault="004B6E45" w:rsidP="004B6E45">
            <w:pPr>
              <w:rPr>
                <w:rFonts w:asciiTheme="majorBidi" w:eastAsia="Times New Roman" w:hAnsiTheme="majorBidi" w:cstheme="majorBidi"/>
                <w:color w:val="auto"/>
                <w:szCs w:val="24"/>
                <w:rPrChange w:id="3527" w:author="Asad Shah" w:date="2025-01-06T01:33:00Z">
                  <w:rPr>
                    <w:rFonts w:eastAsia="Times New Roman" w:cs="Times New Roman"/>
                    <w:color w:val="auto"/>
                    <w:szCs w:val="24"/>
                  </w:rPr>
                </w:rPrChange>
              </w:rPr>
            </w:pPr>
            <w:r w:rsidRPr="00381F87">
              <w:rPr>
                <w:rFonts w:asciiTheme="majorBidi" w:eastAsia="Times New Roman" w:hAnsiTheme="majorBidi" w:cstheme="majorBidi"/>
                <w:color w:val="auto"/>
                <w:szCs w:val="24"/>
                <w:rPrChange w:id="3528" w:author="Asad Shah" w:date="2025-01-06T01:33:00Z">
                  <w:rPr>
                    <w:rFonts w:eastAsia="Times New Roman" w:cs="Times New Roman"/>
                    <w:color w:val="auto"/>
                    <w:szCs w:val="24"/>
                  </w:rPr>
                </w:rPrChange>
              </w:rPr>
              <w:t>PRIMARY KEY, AUTO_INCREMENT</w:t>
            </w:r>
          </w:p>
        </w:tc>
      </w:tr>
      <w:tr w:rsidR="004B6E45" w:rsidRPr="00381F87" w14:paraId="20953CD4" w14:textId="77777777" w:rsidTr="004B6E45">
        <w:tc>
          <w:tcPr>
            <w:tcW w:w="0" w:type="auto"/>
            <w:hideMark/>
            <w:tcPrChange w:id="3529" w:author="Asad Shah" w:date="2025-01-06T01:18:00Z">
              <w:tcPr>
                <w:tcW w:w="0" w:type="auto"/>
                <w:hideMark/>
              </w:tcPr>
            </w:tcPrChange>
          </w:tcPr>
          <w:p w14:paraId="0F329CF3" w14:textId="68F2F597" w:rsidR="004B6E45" w:rsidRPr="00381F87" w:rsidRDefault="004B6E45" w:rsidP="004B6E45">
            <w:pPr>
              <w:rPr>
                <w:rFonts w:asciiTheme="majorBidi" w:eastAsia="Times New Roman" w:hAnsiTheme="majorBidi" w:cstheme="majorBidi"/>
                <w:color w:val="auto"/>
                <w:szCs w:val="24"/>
                <w:rPrChange w:id="3530" w:author="Asad Shah" w:date="2025-01-06T01:33:00Z">
                  <w:rPr>
                    <w:rFonts w:eastAsia="Times New Roman" w:cs="Times New Roman"/>
                    <w:color w:val="auto"/>
                    <w:szCs w:val="24"/>
                  </w:rPr>
                </w:rPrChange>
              </w:rPr>
            </w:pPr>
            <w:r w:rsidRPr="00381F87">
              <w:rPr>
                <w:rFonts w:asciiTheme="majorBidi" w:eastAsia="Times New Roman" w:hAnsiTheme="majorBidi" w:cstheme="majorBidi"/>
                <w:color w:val="auto"/>
                <w:szCs w:val="24"/>
                <w:rPrChange w:id="3531" w:author="Asad Shah" w:date="2025-01-06T01:33:00Z">
                  <w:rPr>
                    <w:rFonts w:ascii="Courier New" w:eastAsia="Times New Roman" w:hAnsi="Courier New" w:cs="Courier New"/>
                    <w:color w:val="auto"/>
                    <w:sz w:val="20"/>
                    <w:szCs w:val="20"/>
                  </w:rPr>
                </w:rPrChange>
              </w:rPr>
              <w:t>Name</w:t>
            </w:r>
          </w:p>
        </w:tc>
        <w:tc>
          <w:tcPr>
            <w:tcW w:w="0" w:type="auto"/>
            <w:hideMark/>
            <w:tcPrChange w:id="3532" w:author="Asad Shah" w:date="2025-01-06T01:18:00Z">
              <w:tcPr>
                <w:tcW w:w="0" w:type="auto"/>
                <w:hideMark/>
              </w:tcPr>
            </w:tcPrChange>
          </w:tcPr>
          <w:p w14:paraId="23BBDB4A" w14:textId="77777777" w:rsidR="004B6E45" w:rsidRPr="00381F87" w:rsidRDefault="004B6E45" w:rsidP="004B6E45">
            <w:pPr>
              <w:rPr>
                <w:rFonts w:asciiTheme="majorBidi" w:eastAsia="Times New Roman" w:hAnsiTheme="majorBidi" w:cstheme="majorBidi"/>
                <w:color w:val="auto"/>
                <w:szCs w:val="24"/>
                <w:rPrChange w:id="3533" w:author="Asad Shah" w:date="2025-01-06T01:33:00Z">
                  <w:rPr>
                    <w:rFonts w:eastAsia="Times New Roman" w:cs="Times New Roman"/>
                    <w:color w:val="auto"/>
                    <w:szCs w:val="24"/>
                  </w:rPr>
                </w:rPrChange>
              </w:rPr>
            </w:pPr>
            <w:proofErr w:type="gramStart"/>
            <w:r w:rsidRPr="00381F87">
              <w:rPr>
                <w:rFonts w:asciiTheme="majorBidi" w:eastAsia="Times New Roman" w:hAnsiTheme="majorBidi" w:cstheme="majorBidi"/>
                <w:color w:val="auto"/>
                <w:szCs w:val="24"/>
                <w:rPrChange w:id="3534" w:author="Asad Shah" w:date="2025-01-06T01:33:00Z">
                  <w:rPr>
                    <w:rFonts w:eastAsia="Times New Roman" w:cs="Times New Roman"/>
                    <w:color w:val="auto"/>
                    <w:szCs w:val="24"/>
                  </w:rPr>
                </w:rPrChange>
              </w:rPr>
              <w:t>VARCHAR(</w:t>
            </w:r>
            <w:proofErr w:type="gramEnd"/>
            <w:r w:rsidRPr="00381F87">
              <w:rPr>
                <w:rFonts w:asciiTheme="majorBidi" w:eastAsia="Times New Roman" w:hAnsiTheme="majorBidi" w:cstheme="majorBidi"/>
                <w:color w:val="auto"/>
                <w:szCs w:val="24"/>
                <w:rPrChange w:id="3535" w:author="Asad Shah" w:date="2025-01-06T01:33:00Z">
                  <w:rPr>
                    <w:rFonts w:eastAsia="Times New Roman" w:cs="Times New Roman"/>
                    <w:color w:val="auto"/>
                    <w:szCs w:val="24"/>
                  </w:rPr>
                </w:rPrChange>
              </w:rPr>
              <w:t>255)</w:t>
            </w:r>
          </w:p>
        </w:tc>
        <w:tc>
          <w:tcPr>
            <w:tcW w:w="0" w:type="auto"/>
            <w:hideMark/>
            <w:tcPrChange w:id="3536" w:author="Asad Shah" w:date="2025-01-06T01:18:00Z">
              <w:tcPr>
                <w:tcW w:w="0" w:type="auto"/>
                <w:hideMark/>
              </w:tcPr>
            </w:tcPrChange>
          </w:tcPr>
          <w:p w14:paraId="78D86485" w14:textId="77777777" w:rsidR="004B6E45" w:rsidRPr="00381F87" w:rsidRDefault="004B6E45" w:rsidP="004B6E45">
            <w:pPr>
              <w:rPr>
                <w:rFonts w:asciiTheme="majorBidi" w:eastAsia="Times New Roman" w:hAnsiTheme="majorBidi" w:cstheme="majorBidi"/>
                <w:color w:val="auto"/>
                <w:szCs w:val="24"/>
                <w:rPrChange w:id="3537" w:author="Asad Shah" w:date="2025-01-06T01:33:00Z">
                  <w:rPr>
                    <w:rFonts w:eastAsia="Times New Roman" w:cs="Times New Roman"/>
                    <w:color w:val="auto"/>
                    <w:szCs w:val="24"/>
                  </w:rPr>
                </w:rPrChange>
              </w:rPr>
            </w:pPr>
            <w:r w:rsidRPr="00381F87">
              <w:rPr>
                <w:rFonts w:asciiTheme="majorBidi" w:eastAsia="Times New Roman" w:hAnsiTheme="majorBidi" w:cstheme="majorBidi"/>
                <w:color w:val="auto"/>
                <w:szCs w:val="24"/>
                <w:rPrChange w:id="3538" w:author="Asad Shah" w:date="2025-01-06T01:33:00Z">
                  <w:rPr>
                    <w:rFonts w:eastAsia="Times New Roman" w:cs="Times New Roman"/>
                    <w:color w:val="auto"/>
                    <w:szCs w:val="24"/>
                  </w:rPr>
                </w:rPrChange>
              </w:rPr>
              <w:t>NOT NULL</w:t>
            </w:r>
          </w:p>
        </w:tc>
      </w:tr>
      <w:tr w:rsidR="004B6E45" w:rsidRPr="00381F87" w14:paraId="5E9F8070" w14:textId="77777777" w:rsidTr="004B6E45">
        <w:tc>
          <w:tcPr>
            <w:tcW w:w="0" w:type="auto"/>
            <w:hideMark/>
            <w:tcPrChange w:id="3539" w:author="Asad Shah" w:date="2025-01-06T01:18:00Z">
              <w:tcPr>
                <w:tcW w:w="0" w:type="auto"/>
                <w:hideMark/>
              </w:tcPr>
            </w:tcPrChange>
          </w:tcPr>
          <w:p w14:paraId="184B43E5" w14:textId="77777777" w:rsidR="004B6E45" w:rsidRPr="00381F87" w:rsidRDefault="004B6E45" w:rsidP="004B6E45">
            <w:pPr>
              <w:rPr>
                <w:rFonts w:asciiTheme="majorBidi" w:eastAsia="Times New Roman" w:hAnsiTheme="majorBidi" w:cstheme="majorBidi"/>
                <w:color w:val="auto"/>
                <w:szCs w:val="24"/>
                <w:rPrChange w:id="3540" w:author="Asad Shah" w:date="2025-01-06T01:33:00Z">
                  <w:rPr>
                    <w:rFonts w:eastAsia="Times New Roman" w:cs="Times New Roman"/>
                    <w:color w:val="auto"/>
                    <w:szCs w:val="24"/>
                  </w:rPr>
                </w:rPrChange>
              </w:rPr>
            </w:pPr>
            <w:r w:rsidRPr="00381F87">
              <w:rPr>
                <w:rFonts w:asciiTheme="majorBidi" w:eastAsia="Times New Roman" w:hAnsiTheme="majorBidi" w:cstheme="majorBidi"/>
                <w:color w:val="auto"/>
                <w:szCs w:val="24"/>
                <w:rPrChange w:id="3541" w:author="Asad Shah" w:date="2025-01-06T01:33:00Z">
                  <w:rPr>
                    <w:rFonts w:ascii="Courier New" w:eastAsia="Times New Roman" w:hAnsi="Courier New" w:cs="Courier New"/>
                    <w:color w:val="auto"/>
                    <w:sz w:val="20"/>
                    <w:szCs w:val="20"/>
                  </w:rPr>
                </w:rPrChange>
              </w:rPr>
              <w:t>email</w:t>
            </w:r>
          </w:p>
        </w:tc>
        <w:tc>
          <w:tcPr>
            <w:tcW w:w="0" w:type="auto"/>
            <w:hideMark/>
            <w:tcPrChange w:id="3542" w:author="Asad Shah" w:date="2025-01-06T01:18:00Z">
              <w:tcPr>
                <w:tcW w:w="0" w:type="auto"/>
                <w:hideMark/>
              </w:tcPr>
            </w:tcPrChange>
          </w:tcPr>
          <w:p w14:paraId="1A78687C" w14:textId="77777777" w:rsidR="004B6E45" w:rsidRPr="00381F87" w:rsidRDefault="004B6E45" w:rsidP="004B6E45">
            <w:pPr>
              <w:rPr>
                <w:rFonts w:asciiTheme="majorBidi" w:eastAsia="Times New Roman" w:hAnsiTheme="majorBidi" w:cstheme="majorBidi"/>
                <w:color w:val="auto"/>
                <w:szCs w:val="24"/>
                <w:rPrChange w:id="3543" w:author="Asad Shah" w:date="2025-01-06T01:33:00Z">
                  <w:rPr>
                    <w:rFonts w:eastAsia="Times New Roman" w:cs="Times New Roman"/>
                    <w:color w:val="auto"/>
                    <w:szCs w:val="24"/>
                  </w:rPr>
                </w:rPrChange>
              </w:rPr>
            </w:pPr>
            <w:proofErr w:type="gramStart"/>
            <w:r w:rsidRPr="00381F87">
              <w:rPr>
                <w:rFonts w:asciiTheme="majorBidi" w:eastAsia="Times New Roman" w:hAnsiTheme="majorBidi" w:cstheme="majorBidi"/>
                <w:color w:val="auto"/>
                <w:szCs w:val="24"/>
                <w:rPrChange w:id="3544" w:author="Asad Shah" w:date="2025-01-06T01:33:00Z">
                  <w:rPr>
                    <w:rFonts w:eastAsia="Times New Roman" w:cs="Times New Roman"/>
                    <w:color w:val="auto"/>
                    <w:szCs w:val="24"/>
                  </w:rPr>
                </w:rPrChange>
              </w:rPr>
              <w:t>VARCHAR(</w:t>
            </w:r>
            <w:proofErr w:type="gramEnd"/>
            <w:r w:rsidRPr="00381F87">
              <w:rPr>
                <w:rFonts w:asciiTheme="majorBidi" w:eastAsia="Times New Roman" w:hAnsiTheme="majorBidi" w:cstheme="majorBidi"/>
                <w:color w:val="auto"/>
                <w:szCs w:val="24"/>
                <w:rPrChange w:id="3545" w:author="Asad Shah" w:date="2025-01-06T01:33:00Z">
                  <w:rPr>
                    <w:rFonts w:eastAsia="Times New Roman" w:cs="Times New Roman"/>
                    <w:color w:val="auto"/>
                    <w:szCs w:val="24"/>
                  </w:rPr>
                </w:rPrChange>
              </w:rPr>
              <w:t>255)</w:t>
            </w:r>
          </w:p>
        </w:tc>
        <w:tc>
          <w:tcPr>
            <w:tcW w:w="0" w:type="auto"/>
            <w:hideMark/>
            <w:tcPrChange w:id="3546" w:author="Asad Shah" w:date="2025-01-06T01:18:00Z">
              <w:tcPr>
                <w:tcW w:w="0" w:type="auto"/>
                <w:hideMark/>
              </w:tcPr>
            </w:tcPrChange>
          </w:tcPr>
          <w:p w14:paraId="184D0AAE" w14:textId="77777777" w:rsidR="004B6E45" w:rsidRPr="00381F87" w:rsidRDefault="004B6E45" w:rsidP="004B6E45">
            <w:pPr>
              <w:rPr>
                <w:rFonts w:asciiTheme="majorBidi" w:eastAsia="Times New Roman" w:hAnsiTheme="majorBidi" w:cstheme="majorBidi"/>
                <w:color w:val="auto"/>
                <w:szCs w:val="24"/>
                <w:rPrChange w:id="3547" w:author="Asad Shah" w:date="2025-01-06T01:33:00Z">
                  <w:rPr>
                    <w:rFonts w:eastAsia="Times New Roman" w:cs="Times New Roman"/>
                    <w:color w:val="auto"/>
                    <w:szCs w:val="24"/>
                  </w:rPr>
                </w:rPrChange>
              </w:rPr>
            </w:pPr>
            <w:r w:rsidRPr="00381F87">
              <w:rPr>
                <w:rFonts w:asciiTheme="majorBidi" w:eastAsia="Times New Roman" w:hAnsiTheme="majorBidi" w:cstheme="majorBidi"/>
                <w:color w:val="auto"/>
                <w:szCs w:val="24"/>
                <w:rPrChange w:id="3548" w:author="Asad Shah" w:date="2025-01-06T01:33:00Z">
                  <w:rPr>
                    <w:rFonts w:eastAsia="Times New Roman" w:cs="Times New Roman"/>
                    <w:color w:val="auto"/>
                    <w:szCs w:val="24"/>
                  </w:rPr>
                </w:rPrChange>
              </w:rPr>
              <w:t>UNIQUE, NOT NULL</w:t>
            </w:r>
          </w:p>
        </w:tc>
      </w:tr>
      <w:tr w:rsidR="004B6E45" w:rsidRPr="00381F87" w14:paraId="26C2465C" w14:textId="77777777" w:rsidTr="004B6E45">
        <w:tc>
          <w:tcPr>
            <w:tcW w:w="0" w:type="auto"/>
            <w:hideMark/>
            <w:tcPrChange w:id="3549" w:author="Asad Shah" w:date="2025-01-06T01:18:00Z">
              <w:tcPr>
                <w:tcW w:w="0" w:type="auto"/>
                <w:hideMark/>
              </w:tcPr>
            </w:tcPrChange>
          </w:tcPr>
          <w:p w14:paraId="280F309D" w14:textId="77777777" w:rsidR="004B6E45" w:rsidRPr="00381F87" w:rsidRDefault="004B6E45" w:rsidP="004B6E45">
            <w:pPr>
              <w:rPr>
                <w:rFonts w:asciiTheme="majorBidi" w:eastAsia="Times New Roman" w:hAnsiTheme="majorBidi" w:cstheme="majorBidi"/>
                <w:color w:val="auto"/>
                <w:szCs w:val="24"/>
                <w:rPrChange w:id="3550" w:author="Asad Shah" w:date="2025-01-06T01:33:00Z">
                  <w:rPr>
                    <w:rFonts w:eastAsia="Times New Roman" w:cs="Times New Roman"/>
                    <w:color w:val="auto"/>
                    <w:szCs w:val="24"/>
                  </w:rPr>
                </w:rPrChange>
              </w:rPr>
            </w:pPr>
            <w:r w:rsidRPr="00381F87">
              <w:rPr>
                <w:rFonts w:asciiTheme="majorBidi" w:eastAsia="Times New Roman" w:hAnsiTheme="majorBidi" w:cstheme="majorBidi"/>
                <w:color w:val="auto"/>
                <w:szCs w:val="24"/>
                <w:rPrChange w:id="3551" w:author="Asad Shah" w:date="2025-01-06T01:33:00Z">
                  <w:rPr>
                    <w:rFonts w:ascii="Courier New" w:eastAsia="Times New Roman" w:hAnsi="Courier New" w:cs="Courier New"/>
                    <w:color w:val="auto"/>
                    <w:sz w:val="20"/>
                    <w:szCs w:val="20"/>
                  </w:rPr>
                </w:rPrChange>
              </w:rPr>
              <w:t>password</w:t>
            </w:r>
          </w:p>
        </w:tc>
        <w:tc>
          <w:tcPr>
            <w:tcW w:w="0" w:type="auto"/>
            <w:hideMark/>
            <w:tcPrChange w:id="3552" w:author="Asad Shah" w:date="2025-01-06T01:18:00Z">
              <w:tcPr>
                <w:tcW w:w="0" w:type="auto"/>
                <w:hideMark/>
              </w:tcPr>
            </w:tcPrChange>
          </w:tcPr>
          <w:p w14:paraId="69C8CE66" w14:textId="77777777" w:rsidR="004B6E45" w:rsidRPr="00381F87" w:rsidRDefault="004B6E45" w:rsidP="004B6E45">
            <w:pPr>
              <w:rPr>
                <w:rFonts w:asciiTheme="majorBidi" w:eastAsia="Times New Roman" w:hAnsiTheme="majorBidi" w:cstheme="majorBidi"/>
                <w:color w:val="auto"/>
                <w:szCs w:val="24"/>
                <w:rPrChange w:id="3553" w:author="Asad Shah" w:date="2025-01-06T01:33:00Z">
                  <w:rPr>
                    <w:rFonts w:eastAsia="Times New Roman" w:cs="Times New Roman"/>
                    <w:color w:val="auto"/>
                    <w:szCs w:val="24"/>
                  </w:rPr>
                </w:rPrChange>
              </w:rPr>
            </w:pPr>
            <w:proofErr w:type="gramStart"/>
            <w:r w:rsidRPr="00381F87">
              <w:rPr>
                <w:rFonts w:asciiTheme="majorBidi" w:eastAsia="Times New Roman" w:hAnsiTheme="majorBidi" w:cstheme="majorBidi"/>
                <w:color w:val="auto"/>
                <w:szCs w:val="24"/>
                <w:rPrChange w:id="3554" w:author="Asad Shah" w:date="2025-01-06T01:33:00Z">
                  <w:rPr>
                    <w:rFonts w:eastAsia="Times New Roman" w:cs="Times New Roman"/>
                    <w:color w:val="auto"/>
                    <w:szCs w:val="24"/>
                  </w:rPr>
                </w:rPrChange>
              </w:rPr>
              <w:t>VARCHAR(</w:t>
            </w:r>
            <w:proofErr w:type="gramEnd"/>
            <w:r w:rsidRPr="00381F87">
              <w:rPr>
                <w:rFonts w:asciiTheme="majorBidi" w:eastAsia="Times New Roman" w:hAnsiTheme="majorBidi" w:cstheme="majorBidi"/>
                <w:color w:val="auto"/>
                <w:szCs w:val="24"/>
                <w:rPrChange w:id="3555" w:author="Asad Shah" w:date="2025-01-06T01:33:00Z">
                  <w:rPr>
                    <w:rFonts w:eastAsia="Times New Roman" w:cs="Times New Roman"/>
                    <w:color w:val="auto"/>
                    <w:szCs w:val="24"/>
                  </w:rPr>
                </w:rPrChange>
              </w:rPr>
              <w:t>255)</w:t>
            </w:r>
          </w:p>
        </w:tc>
        <w:tc>
          <w:tcPr>
            <w:tcW w:w="0" w:type="auto"/>
            <w:hideMark/>
            <w:tcPrChange w:id="3556" w:author="Asad Shah" w:date="2025-01-06T01:18:00Z">
              <w:tcPr>
                <w:tcW w:w="0" w:type="auto"/>
                <w:hideMark/>
              </w:tcPr>
            </w:tcPrChange>
          </w:tcPr>
          <w:p w14:paraId="57A31750" w14:textId="77777777" w:rsidR="004B6E45" w:rsidRPr="00381F87" w:rsidRDefault="004B6E45" w:rsidP="004B6E45">
            <w:pPr>
              <w:rPr>
                <w:rFonts w:asciiTheme="majorBidi" w:eastAsia="Times New Roman" w:hAnsiTheme="majorBidi" w:cstheme="majorBidi"/>
                <w:color w:val="auto"/>
                <w:szCs w:val="24"/>
                <w:rPrChange w:id="3557" w:author="Asad Shah" w:date="2025-01-06T01:33:00Z">
                  <w:rPr>
                    <w:rFonts w:eastAsia="Times New Roman" w:cs="Times New Roman"/>
                    <w:color w:val="auto"/>
                    <w:szCs w:val="24"/>
                  </w:rPr>
                </w:rPrChange>
              </w:rPr>
            </w:pPr>
            <w:r w:rsidRPr="00381F87">
              <w:rPr>
                <w:rFonts w:asciiTheme="majorBidi" w:eastAsia="Times New Roman" w:hAnsiTheme="majorBidi" w:cstheme="majorBidi"/>
                <w:color w:val="auto"/>
                <w:szCs w:val="24"/>
                <w:rPrChange w:id="3558" w:author="Asad Shah" w:date="2025-01-06T01:33:00Z">
                  <w:rPr>
                    <w:rFonts w:eastAsia="Times New Roman" w:cs="Times New Roman"/>
                    <w:color w:val="auto"/>
                    <w:szCs w:val="24"/>
                  </w:rPr>
                </w:rPrChange>
              </w:rPr>
              <w:t>NOT NULL</w:t>
            </w:r>
          </w:p>
        </w:tc>
      </w:tr>
      <w:tr w:rsidR="004B6E45" w:rsidRPr="00381F87" w14:paraId="50D8A919" w14:textId="77777777" w:rsidTr="004B6E45">
        <w:tc>
          <w:tcPr>
            <w:tcW w:w="0" w:type="auto"/>
            <w:hideMark/>
            <w:tcPrChange w:id="3559" w:author="Asad Shah" w:date="2025-01-06T01:18:00Z">
              <w:tcPr>
                <w:tcW w:w="0" w:type="auto"/>
                <w:hideMark/>
              </w:tcPr>
            </w:tcPrChange>
          </w:tcPr>
          <w:p w14:paraId="0611F94A" w14:textId="77777777" w:rsidR="004B6E45" w:rsidRPr="00381F87" w:rsidRDefault="004B6E45" w:rsidP="004B6E45">
            <w:pPr>
              <w:rPr>
                <w:rFonts w:asciiTheme="majorBidi" w:eastAsia="Times New Roman" w:hAnsiTheme="majorBidi" w:cstheme="majorBidi"/>
                <w:color w:val="auto"/>
                <w:szCs w:val="24"/>
                <w:rPrChange w:id="3560" w:author="Asad Shah" w:date="2025-01-06T01:33:00Z">
                  <w:rPr>
                    <w:rFonts w:eastAsia="Times New Roman" w:cs="Times New Roman"/>
                    <w:color w:val="auto"/>
                    <w:szCs w:val="24"/>
                  </w:rPr>
                </w:rPrChange>
              </w:rPr>
            </w:pPr>
            <w:proofErr w:type="spellStart"/>
            <w:r w:rsidRPr="00381F87">
              <w:rPr>
                <w:rFonts w:asciiTheme="majorBidi" w:eastAsia="Times New Roman" w:hAnsiTheme="majorBidi" w:cstheme="majorBidi"/>
                <w:color w:val="auto"/>
                <w:szCs w:val="24"/>
                <w:rPrChange w:id="3561" w:author="Asad Shah" w:date="2025-01-06T01:33:00Z">
                  <w:rPr>
                    <w:rFonts w:ascii="Courier New" w:eastAsia="Times New Roman" w:hAnsi="Courier New" w:cs="Courier New"/>
                    <w:color w:val="auto"/>
                    <w:sz w:val="20"/>
                    <w:szCs w:val="20"/>
                  </w:rPr>
                </w:rPrChange>
              </w:rPr>
              <w:t>user_type</w:t>
            </w:r>
            <w:proofErr w:type="spellEnd"/>
          </w:p>
        </w:tc>
        <w:tc>
          <w:tcPr>
            <w:tcW w:w="0" w:type="auto"/>
            <w:hideMark/>
            <w:tcPrChange w:id="3562" w:author="Asad Shah" w:date="2025-01-06T01:18:00Z">
              <w:tcPr>
                <w:tcW w:w="0" w:type="auto"/>
                <w:hideMark/>
              </w:tcPr>
            </w:tcPrChange>
          </w:tcPr>
          <w:p w14:paraId="7A953265" w14:textId="77777777" w:rsidR="004B6E45" w:rsidRPr="00381F87" w:rsidRDefault="004B6E45" w:rsidP="004B6E45">
            <w:pPr>
              <w:rPr>
                <w:rFonts w:asciiTheme="majorBidi" w:eastAsia="Times New Roman" w:hAnsiTheme="majorBidi" w:cstheme="majorBidi"/>
                <w:color w:val="auto"/>
                <w:szCs w:val="24"/>
                <w:rPrChange w:id="3563" w:author="Asad Shah" w:date="2025-01-06T01:33:00Z">
                  <w:rPr>
                    <w:rFonts w:eastAsia="Times New Roman" w:cs="Times New Roman"/>
                    <w:color w:val="auto"/>
                    <w:szCs w:val="24"/>
                  </w:rPr>
                </w:rPrChange>
              </w:rPr>
            </w:pPr>
            <w:proofErr w:type="gramStart"/>
            <w:r w:rsidRPr="00381F87">
              <w:rPr>
                <w:rFonts w:asciiTheme="majorBidi" w:eastAsia="Times New Roman" w:hAnsiTheme="majorBidi" w:cstheme="majorBidi"/>
                <w:color w:val="auto"/>
                <w:szCs w:val="24"/>
                <w:rPrChange w:id="3564" w:author="Asad Shah" w:date="2025-01-06T01:33:00Z">
                  <w:rPr>
                    <w:rFonts w:eastAsia="Times New Roman" w:cs="Times New Roman"/>
                    <w:color w:val="auto"/>
                    <w:szCs w:val="24"/>
                  </w:rPr>
                </w:rPrChange>
              </w:rPr>
              <w:t>ENUM(</w:t>
            </w:r>
            <w:proofErr w:type="gramEnd"/>
            <w:r w:rsidRPr="00381F87">
              <w:rPr>
                <w:rFonts w:asciiTheme="majorBidi" w:eastAsia="Times New Roman" w:hAnsiTheme="majorBidi" w:cstheme="majorBidi"/>
                <w:color w:val="auto"/>
                <w:szCs w:val="24"/>
                <w:rPrChange w:id="3565" w:author="Asad Shah" w:date="2025-01-06T01:33:00Z">
                  <w:rPr>
                    <w:rFonts w:eastAsia="Times New Roman" w:cs="Times New Roman"/>
                    <w:color w:val="auto"/>
                    <w:szCs w:val="24"/>
                  </w:rPr>
                </w:rPrChange>
              </w:rPr>
              <w:t>'student', 'admin')</w:t>
            </w:r>
          </w:p>
        </w:tc>
        <w:tc>
          <w:tcPr>
            <w:tcW w:w="0" w:type="auto"/>
            <w:hideMark/>
            <w:tcPrChange w:id="3566" w:author="Asad Shah" w:date="2025-01-06T01:18:00Z">
              <w:tcPr>
                <w:tcW w:w="0" w:type="auto"/>
                <w:hideMark/>
              </w:tcPr>
            </w:tcPrChange>
          </w:tcPr>
          <w:p w14:paraId="48BB3478" w14:textId="77777777" w:rsidR="004B6E45" w:rsidRPr="00381F87" w:rsidRDefault="004B6E45" w:rsidP="004B6E45">
            <w:pPr>
              <w:rPr>
                <w:rFonts w:asciiTheme="majorBidi" w:eastAsia="Times New Roman" w:hAnsiTheme="majorBidi" w:cstheme="majorBidi"/>
                <w:color w:val="auto"/>
                <w:szCs w:val="24"/>
                <w:rPrChange w:id="3567" w:author="Asad Shah" w:date="2025-01-06T01:33:00Z">
                  <w:rPr>
                    <w:rFonts w:eastAsia="Times New Roman" w:cs="Times New Roman"/>
                    <w:color w:val="auto"/>
                    <w:szCs w:val="24"/>
                  </w:rPr>
                </w:rPrChange>
              </w:rPr>
            </w:pPr>
            <w:r w:rsidRPr="00381F87">
              <w:rPr>
                <w:rFonts w:asciiTheme="majorBidi" w:eastAsia="Times New Roman" w:hAnsiTheme="majorBidi" w:cstheme="majorBidi"/>
                <w:color w:val="auto"/>
                <w:szCs w:val="24"/>
                <w:rPrChange w:id="3568" w:author="Asad Shah" w:date="2025-01-06T01:33:00Z">
                  <w:rPr>
                    <w:rFonts w:eastAsia="Times New Roman" w:cs="Times New Roman"/>
                    <w:color w:val="auto"/>
                    <w:szCs w:val="24"/>
                  </w:rPr>
                </w:rPrChange>
              </w:rPr>
              <w:t>DEFAULT 'student'</w:t>
            </w:r>
          </w:p>
        </w:tc>
      </w:tr>
      <w:tr w:rsidR="004B6E45" w:rsidRPr="00381F87" w14:paraId="7C47F506" w14:textId="77777777" w:rsidTr="004B6E45">
        <w:tc>
          <w:tcPr>
            <w:tcW w:w="0" w:type="auto"/>
            <w:hideMark/>
            <w:tcPrChange w:id="3569" w:author="Asad Shah" w:date="2025-01-06T01:18:00Z">
              <w:tcPr>
                <w:tcW w:w="0" w:type="auto"/>
                <w:hideMark/>
              </w:tcPr>
            </w:tcPrChange>
          </w:tcPr>
          <w:p w14:paraId="22DC0531" w14:textId="77777777" w:rsidR="004B6E45" w:rsidRPr="00381F87" w:rsidRDefault="004B6E45" w:rsidP="004B6E45">
            <w:pPr>
              <w:rPr>
                <w:rFonts w:asciiTheme="majorBidi" w:eastAsia="Times New Roman" w:hAnsiTheme="majorBidi" w:cstheme="majorBidi"/>
                <w:color w:val="auto"/>
                <w:szCs w:val="24"/>
                <w:rPrChange w:id="3570" w:author="Asad Shah" w:date="2025-01-06T01:33:00Z">
                  <w:rPr>
                    <w:rFonts w:eastAsia="Times New Roman" w:cs="Times New Roman"/>
                    <w:color w:val="auto"/>
                    <w:szCs w:val="24"/>
                  </w:rPr>
                </w:rPrChange>
              </w:rPr>
            </w:pPr>
            <w:proofErr w:type="spellStart"/>
            <w:r w:rsidRPr="00381F87">
              <w:rPr>
                <w:rFonts w:asciiTheme="majorBidi" w:eastAsia="Times New Roman" w:hAnsiTheme="majorBidi" w:cstheme="majorBidi"/>
                <w:color w:val="auto"/>
                <w:szCs w:val="24"/>
                <w:rPrChange w:id="3571" w:author="Asad Shah" w:date="2025-01-06T01:33:00Z">
                  <w:rPr>
                    <w:rFonts w:ascii="Courier New" w:eastAsia="Times New Roman" w:hAnsi="Courier New" w:cs="Courier New"/>
                    <w:color w:val="auto"/>
                    <w:sz w:val="20"/>
                    <w:szCs w:val="20"/>
                  </w:rPr>
                </w:rPrChange>
              </w:rPr>
              <w:t>created_at</w:t>
            </w:r>
            <w:proofErr w:type="spellEnd"/>
          </w:p>
        </w:tc>
        <w:tc>
          <w:tcPr>
            <w:tcW w:w="0" w:type="auto"/>
            <w:hideMark/>
            <w:tcPrChange w:id="3572" w:author="Asad Shah" w:date="2025-01-06T01:18:00Z">
              <w:tcPr>
                <w:tcW w:w="0" w:type="auto"/>
                <w:hideMark/>
              </w:tcPr>
            </w:tcPrChange>
          </w:tcPr>
          <w:p w14:paraId="6DBFEBDC" w14:textId="77777777" w:rsidR="004B6E45" w:rsidRPr="00381F87" w:rsidRDefault="004B6E45" w:rsidP="004B6E45">
            <w:pPr>
              <w:rPr>
                <w:rFonts w:asciiTheme="majorBidi" w:eastAsia="Times New Roman" w:hAnsiTheme="majorBidi" w:cstheme="majorBidi"/>
                <w:color w:val="auto"/>
                <w:szCs w:val="24"/>
                <w:rPrChange w:id="3573" w:author="Asad Shah" w:date="2025-01-06T01:33:00Z">
                  <w:rPr>
                    <w:rFonts w:eastAsia="Times New Roman" w:cs="Times New Roman"/>
                    <w:color w:val="auto"/>
                    <w:szCs w:val="24"/>
                  </w:rPr>
                </w:rPrChange>
              </w:rPr>
            </w:pPr>
            <w:r w:rsidRPr="00381F87">
              <w:rPr>
                <w:rFonts w:asciiTheme="majorBidi" w:eastAsia="Times New Roman" w:hAnsiTheme="majorBidi" w:cstheme="majorBidi"/>
                <w:color w:val="auto"/>
                <w:szCs w:val="24"/>
                <w:rPrChange w:id="3574" w:author="Asad Shah" w:date="2025-01-06T01:33:00Z">
                  <w:rPr>
                    <w:rFonts w:eastAsia="Times New Roman" w:cs="Times New Roman"/>
                    <w:color w:val="auto"/>
                    <w:szCs w:val="24"/>
                  </w:rPr>
                </w:rPrChange>
              </w:rPr>
              <w:t>TIMESTAMP</w:t>
            </w:r>
          </w:p>
        </w:tc>
        <w:tc>
          <w:tcPr>
            <w:tcW w:w="0" w:type="auto"/>
            <w:hideMark/>
            <w:tcPrChange w:id="3575" w:author="Asad Shah" w:date="2025-01-06T01:18:00Z">
              <w:tcPr>
                <w:tcW w:w="0" w:type="auto"/>
                <w:hideMark/>
              </w:tcPr>
            </w:tcPrChange>
          </w:tcPr>
          <w:p w14:paraId="76C84690" w14:textId="77777777" w:rsidR="004B6E45" w:rsidRPr="00381F87" w:rsidRDefault="004B6E45" w:rsidP="004B6E45">
            <w:pPr>
              <w:rPr>
                <w:rFonts w:asciiTheme="majorBidi" w:eastAsia="Times New Roman" w:hAnsiTheme="majorBidi" w:cstheme="majorBidi"/>
                <w:color w:val="auto"/>
                <w:szCs w:val="24"/>
                <w:rPrChange w:id="3576" w:author="Asad Shah" w:date="2025-01-06T01:33:00Z">
                  <w:rPr>
                    <w:rFonts w:eastAsia="Times New Roman" w:cs="Times New Roman"/>
                    <w:color w:val="auto"/>
                    <w:szCs w:val="24"/>
                  </w:rPr>
                </w:rPrChange>
              </w:rPr>
            </w:pPr>
            <w:r w:rsidRPr="00381F87">
              <w:rPr>
                <w:rFonts w:asciiTheme="majorBidi" w:eastAsia="Times New Roman" w:hAnsiTheme="majorBidi" w:cstheme="majorBidi"/>
                <w:color w:val="auto"/>
                <w:szCs w:val="24"/>
                <w:rPrChange w:id="3577" w:author="Asad Shah" w:date="2025-01-06T01:33:00Z">
                  <w:rPr>
                    <w:rFonts w:eastAsia="Times New Roman" w:cs="Times New Roman"/>
                    <w:color w:val="auto"/>
                    <w:szCs w:val="24"/>
                  </w:rPr>
                </w:rPrChange>
              </w:rPr>
              <w:t>DEFAULT CURRENT_TIMESTAMP</w:t>
            </w:r>
          </w:p>
        </w:tc>
      </w:tr>
    </w:tbl>
    <w:p w14:paraId="356A1926" w14:textId="3EFA59BC" w:rsidR="004B6E45" w:rsidRPr="00381F87" w:rsidRDefault="004B6E45" w:rsidP="004B6E45">
      <w:pPr>
        <w:rPr>
          <w:rFonts w:asciiTheme="majorBidi" w:hAnsiTheme="majorBidi" w:cstheme="majorBidi"/>
          <w:szCs w:val="24"/>
          <w:rPrChange w:id="3578" w:author="Asad Shah" w:date="2025-01-06T01:33:00Z">
            <w:rPr/>
          </w:rPrChange>
        </w:rPr>
      </w:pPr>
    </w:p>
    <w:p w14:paraId="25515D3C" w14:textId="73840E0B" w:rsidR="004B6E45" w:rsidRPr="00381F87" w:rsidRDefault="004B6E45" w:rsidP="004B6E45">
      <w:pPr>
        <w:rPr>
          <w:rFonts w:asciiTheme="majorBidi" w:hAnsiTheme="majorBidi" w:cstheme="majorBidi"/>
          <w:b/>
          <w:bCs/>
          <w:szCs w:val="24"/>
          <w:rPrChange w:id="3579" w:author="Asad Shah" w:date="2025-01-06T01:33:00Z">
            <w:rPr/>
          </w:rPrChange>
        </w:rPr>
      </w:pPr>
      <w:r w:rsidRPr="00381F87">
        <w:rPr>
          <w:rFonts w:asciiTheme="majorBidi" w:hAnsiTheme="majorBidi" w:cstheme="majorBidi"/>
          <w:b/>
          <w:bCs/>
          <w:szCs w:val="24"/>
          <w:rPrChange w:id="3580" w:author="Asad Shah" w:date="2025-01-06T01:33:00Z">
            <w:rPr/>
          </w:rPrChange>
        </w:rPr>
        <w:t>Academic Details Table</w:t>
      </w:r>
    </w:p>
    <w:tbl>
      <w:tblPr>
        <w:tblStyle w:val="TableGrid"/>
        <w:tblW w:w="0" w:type="auto"/>
        <w:tblLook w:val="04A0" w:firstRow="1" w:lastRow="0" w:firstColumn="1" w:lastColumn="0" w:noHBand="0" w:noVBand="1"/>
        <w:tblPrChange w:id="3581" w:author="Asad Shah" w:date="2025-01-06T01:17:00Z">
          <w:tblPr>
            <w:tblStyle w:val="TableGrid"/>
            <w:tblW w:w="0" w:type="auto"/>
            <w:tblLook w:val="04A0" w:firstRow="1" w:lastRow="0" w:firstColumn="1" w:lastColumn="0" w:noHBand="0" w:noVBand="1"/>
          </w:tblPr>
        </w:tblPrChange>
      </w:tblPr>
      <w:tblGrid>
        <w:gridCol w:w="3211"/>
        <w:gridCol w:w="3211"/>
        <w:gridCol w:w="3212"/>
        <w:tblGridChange w:id="3582">
          <w:tblGrid>
            <w:gridCol w:w="3211"/>
            <w:gridCol w:w="3211"/>
            <w:gridCol w:w="3212"/>
          </w:tblGrid>
        </w:tblGridChange>
      </w:tblGrid>
      <w:tr w:rsidR="004B6E45" w:rsidRPr="00381F87" w14:paraId="5EC63227" w14:textId="77777777" w:rsidTr="009C56FC">
        <w:tc>
          <w:tcPr>
            <w:tcW w:w="3211" w:type="dxa"/>
            <w:vAlign w:val="center"/>
            <w:tcPrChange w:id="3583" w:author="Asad Shah" w:date="2025-01-06T01:17:00Z">
              <w:tcPr>
                <w:tcW w:w="3211" w:type="dxa"/>
              </w:tcPr>
            </w:tcPrChange>
          </w:tcPr>
          <w:p w14:paraId="4E854B16" w14:textId="3D4BFE11" w:rsidR="004B6E45" w:rsidRPr="00381F87" w:rsidRDefault="004B6E45" w:rsidP="004B6E45">
            <w:pPr>
              <w:rPr>
                <w:rFonts w:asciiTheme="majorBidi" w:hAnsiTheme="majorBidi" w:cstheme="majorBidi"/>
                <w:b/>
                <w:bCs/>
                <w:szCs w:val="24"/>
                <w:rPrChange w:id="3584" w:author="Asad Shah" w:date="2025-01-06T01:33:00Z">
                  <w:rPr/>
                </w:rPrChange>
              </w:rPr>
            </w:pPr>
            <w:r w:rsidRPr="00381F87">
              <w:rPr>
                <w:rStyle w:val="Strong"/>
                <w:rFonts w:asciiTheme="majorBidi" w:hAnsiTheme="majorBidi" w:cstheme="majorBidi"/>
                <w:szCs w:val="24"/>
                <w:rPrChange w:id="3585" w:author="Asad Shah" w:date="2025-01-06T01:33:00Z">
                  <w:rPr>
                    <w:rStyle w:val="Strong"/>
                  </w:rPr>
                </w:rPrChange>
              </w:rPr>
              <w:t>Field Name</w:t>
            </w:r>
          </w:p>
        </w:tc>
        <w:tc>
          <w:tcPr>
            <w:tcW w:w="3211" w:type="dxa"/>
            <w:vAlign w:val="center"/>
            <w:tcPrChange w:id="3586" w:author="Asad Shah" w:date="2025-01-06T01:17:00Z">
              <w:tcPr>
                <w:tcW w:w="3211" w:type="dxa"/>
              </w:tcPr>
            </w:tcPrChange>
          </w:tcPr>
          <w:p w14:paraId="6A9E5D43" w14:textId="275EB1B6" w:rsidR="004B6E45" w:rsidRPr="00381F87" w:rsidRDefault="004B6E45" w:rsidP="004B6E45">
            <w:pPr>
              <w:rPr>
                <w:rFonts w:asciiTheme="majorBidi" w:hAnsiTheme="majorBidi" w:cstheme="majorBidi"/>
                <w:b/>
                <w:bCs/>
                <w:szCs w:val="24"/>
                <w:rPrChange w:id="3587" w:author="Asad Shah" w:date="2025-01-06T01:33:00Z">
                  <w:rPr/>
                </w:rPrChange>
              </w:rPr>
            </w:pPr>
            <w:r w:rsidRPr="00381F87">
              <w:rPr>
                <w:rStyle w:val="Strong"/>
                <w:rFonts w:asciiTheme="majorBidi" w:hAnsiTheme="majorBidi" w:cstheme="majorBidi"/>
                <w:szCs w:val="24"/>
                <w:rPrChange w:id="3588" w:author="Asad Shah" w:date="2025-01-06T01:33:00Z">
                  <w:rPr>
                    <w:rStyle w:val="Strong"/>
                  </w:rPr>
                </w:rPrChange>
              </w:rPr>
              <w:t>Data Type</w:t>
            </w:r>
          </w:p>
        </w:tc>
        <w:tc>
          <w:tcPr>
            <w:tcW w:w="3212" w:type="dxa"/>
            <w:vAlign w:val="center"/>
            <w:tcPrChange w:id="3589" w:author="Asad Shah" w:date="2025-01-06T01:17:00Z">
              <w:tcPr>
                <w:tcW w:w="3212" w:type="dxa"/>
              </w:tcPr>
            </w:tcPrChange>
          </w:tcPr>
          <w:p w14:paraId="586CBE1D" w14:textId="76D45D4B" w:rsidR="004B6E45" w:rsidRPr="00381F87" w:rsidRDefault="004B6E45" w:rsidP="004B6E45">
            <w:pPr>
              <w:rPr>
                <w:rFonts w:asciiTheme="majorBidi" w:hAnsiTheme="majorBidi" w:cstheme="majorBidi"/>
                <w:b/>
                <w:bCs/>
                <w:szCs w:val="24"/>
                <w:rPrChange w:id="3590" w:author="Asad Shah" w:date="2025-01-06T01:33:00Z">
                  <w:rPr/>
                </w:rPrChange>
              </w:rPr>
            </w:pPr>
            <w:r w:rsidRPr="00381F87">
              <w:rPr>
                <w:rStyle w:val="Strong"/>
                <w:rFonts w:asciiTheme="majorBidi" w:hAnsiTheme="majorBidi" w:cstheme="majorBidi"/>
                <w:szCs w:val="24"/>
                <w:rPrChange w:id="3591" w:author="Asad Shah" w:date="2025-01-06T01:33:00Z">
                  <w:rPr>
                    <w:rStyle w:val="Strong"/>
                  </w:rPr>
                </w:rPrChange>
              </w:rPr>
              <w:t>Constraints</w:t>
            </w:r>
          </w:p>
        </w:tc>
      </w:tr>
      <w:tr w:rsidR="004B6E45" w:rsidRPr="00381F87" w14:paraId="56B6E130" w14:textId="77777777" w:rsidTr="009C56FC">
        <w:tc>
          <w:tcPr>
            <w:tcW w:w="3211" w:type="dxa"/>
            <w:vAlign w:val="center"/>
            <w:tcPrChange w:id="3592" w:author="Asad Shah" w:date="2025-01-06T01:17:00Z">
              <w:tcPr>
                <w:tcW w:w="3211" w:type="dxa"/>
              </w:tcPr>
            </w:tcPrChange>
          </w:tcPr>
          <w:p w14:paraId="747EF747" w14:textId="4C0BFFB4" w:rsidR="004B6E45" w:rsidRPr="00381F87" w:rsidRDefault="004B6E45" w:rsidP="004B6E45">
            <w:pPr>
              <w:rPr>
                <w:rFonts w:asciiTheme="majorBidi" w:hAnsiTheme="majorBidi" w:cstheme="majorBidi"/>
                <w:szCs w:val="24"/>
                <w:rPrChange w:id="3593" w:author="Asad Shah" w:date="2025-01-06T01:33:00Z">
                  <w:rPr/>
                </w:rPrChange>
              </w:rPr>
            </w:pPr>
            <w:proofErr w:type="spellStart"/>
            <w:r w:rsidRPr="00381F87">
              <w:rPr>
                <w:rStyle w:val="HTMLCode"/>
                <w:rFonts w:asciiTheme="majorBidi" w:eastAsiaTheme="majorEastAsia" w:hAnsiTheme="majorBidi" w:cstheme="majorBidi"/>
                <w:sz w:val="24"/>
                <w:szCs w:val="24"/>
                <w:rPrChange w:id="3594" w:author="Asad Shah" w:date="2025-01-06T01:33:00Z">
                  <w:rPr>
                    <w:rStyle w:val="HTMLCode"/>
                    <w:rFonts w:eastAsiaTheme="majorEastAsia"/>
                  </w:rPr>
                </w:rPrChange>
              </w:rPr>
              <w:t>academic_id</w:t>
            </w:r>
            <w:proofErr w:type="spellEnd"/>
          </w:p>
        </w:tc>
        <w:tc>
          <w:tcPr>
            <w:tcW w:w="3211" w:type="dxa"/>
            <w:vAlign w:val="center"/>
            <w:tcPrChange w:id="3595" w:author="Asad Shah" w:date="2025-01-06T01:17:00Z">
              <w:tcPr>
                <w:tcW w:w="3211" w:type="dxa"/>
              </w:tcPr>
            </w:tcPrChange>
          </w:tcPr>
          <w:p w14:paraId="45E15B53" w14:textId="035D872B" w:rsidR="004B6E45" w:rsidRPr="00381F87" w:rsidRDefault="004B6E45" w:rsidP="004B6E45">
            <w:pPr>
              <w:rPr>
                <w:rFonts w:asciiTheme="majorBidi" w:hAnsiTheme="majorBidi" w:cstheme="majorBidi"/>
                <w:szCs w:val="24"/>
                <w:rPrChange w:id="3596" w:author="Asad Shah" w:date="2025-01-06T01:33:00Z">
                  <w:rPr/>
                </w:rPrChange>
              </w:rPr>
            </w:pPr>
            <w:r w:rsidRPr="00381F87">
              <w:rPr>
                <w:rFonts w:asciiTheme="majorBidi" w:hAnsiTheme="majorBidi" w:cstheme="majorBidi"/>
                <w:szCs w:val="24"/>
                <w:rPrChange w:id="3597" w:author="Asad Shah" w:date="2025-01-06T01:33:00Z">
                  <w:rPr/>
                </w:rPrChange>
              </w:rPr>
              <w:t>INT</w:t>
            </w:r>
          </w:p>
        </w:tc>
        <w:tc>
          <w:tcPr>
            <w:tcW w:w="3212" w:type="dxa"/>
            <w:vAlign w:val="center"/>
            <w:tcPrChange w:id="3598" w:author="Asad Shah" w:date="2025-01-06T01:17:00Z">
              <w:tcPr>
                <w:tcW w:w="3212" w:type="dxa"/>
              </w:tcPr>
            </w:tcPrChange>
          </w:tcPr>
          <w:p w14:paraId="717954CB" w14:textId="361729E1" w:rsidR="004B6E45" w:rsidRPr="00381F87" w:rsidRDefault="004B6E45" w:rsidP="004B6E45">
            <w:pPr>
              <w:rPr>
                <w:rFonts w:asciiTheme="majorBidi" w:hAnsiTheme="majorBidi" w:cstheme="majorBidi"/>
                <w:szCs w:val="24"/>
                <w:rPrChange w:id="3599" w:author="Asad Shah" w:date="2025-01-06T01:33:00Z">
                  <w:rPr/>
                </w:rPrChange>
              </w:rPr>
            </w:pPr>
            <w:r w:rsidRPr="00381F87">
              <w:rPr>
                <w:rFonts w:asciiTheme="majorBidi" w:hAnsiTheme="majorBidi" w:cstheme="majorBidi"/>
                <w:szCs w:val="24"/>
                <w:rPrChange w:id="3600" w:author="Asad Shah" w:date="2025-01-06T01:33:00Z">
                  <w:rPr/>
                </w:rPrChange>
              </w:rPr>
              <w:t>PRIMARY KEY, AUTO_INCREMENT</w:t>
            </w:r>
          </w:p>
        </w:tc>
      </w:tr>
      <w:tr w:rsidR="004B6E45" w:rsidRPr="00381F87" w14:paraId="32EBDDCD" w14:textId="77777777" w:rsidTr="009C56FC">
        <w:tc>
          <w:tcPr>
            <w:tcW w:w="3211" w:type="dxa"/>
            <w:vAlign w:val="center"/>
            <w:tcPrChange w:id="3601" w:author="Asad Shah" w:date="2025-01-06T01:17:00Z">
              <w:tcPr>
                <w:tcW w:w="3211" w:type="dxa"/>
              </w:tcPr>
            </w:tcPrChange>
          </w:tcPr>
          <w:p w14:paraId="40E9C894" w14:textId="31AE6B7D" w:rsidR="004B6E45" w:rsidRPr="00381F87" w:rsidRDefault="004B6E45" w:rsidP="004B6E45">
            <w:pPr>
              <w:rPr>
                <w:rFonts w:asciiTheme="majorBidi" w:hAnsiTheme="majorBidi" w:cstheme="majorBidi"/>
                <w:szCs w:val="24"/>
                <w:rPrChange w:id="3602" w:author="Asad Shah" w:date="2025-01-06T01:33:00Z">
                  <w:rPr/>
                </w:rPrChange>
              </w:rPr>
            </w:pPr>
            <w:proofErr w:type="spellStart"/>
            <w:r w:rsidRPr="00381F87">
              <w:rPr>
                <w:rStyle w:val="HTMLCode"/>
                <w:rFonts w:asciiTheme="majorBidi" w:eastAsiaTheme="majorEastAsia" w:hAnsiTheme="majorBidi" w:cstheme="majorBidi"/>
                <w:sz w:val="24"/>
                <w:szCs w:val="24"/>
                <w:rPrChange w:id="3603" w:author="Asad Shah" w:date="2025-01-06T01:33:00Z">
                  <w:rPr>
                    <w:rStyle w:val="HTMLCode"/>
                    <w:rFonts w:eastAsiaTheme="majorEastAsia"/>
                  </w:rPr>
                </w:rPrChange>
              </w:rPr>
              <w:t>user_id</w:t>
            </w:r>
            <w:proofErr w:type="spellEnd"/>
          </w:p>
        </w:tc>
        <w:tc>
          <w:tcPr>
            <w:tcW w:w="3211" w:type="dxa"/>
            <w:vAlign w:val="center"/>
            <w:tcPrChange w:id="3604" w:author="Asad Shah" w:date="2025-01-06T01:17:00Z">
              <w:tcPr>
                <w:tcW w:w="3211" w:type="dxa"/>
              </w:tcPr>
            </w:tcPrChange>
          </w:tcPr>
          <w:p w14:paraId="63C09CF2" w14:textId="0B5E7095" w:rsidR="004B6E45" w:rsidRPr="00381F87" w:rsidRDefault="004B6E45" w:rsidP="004B6E45">
            <w:pPr>
              <w:rPr>
                <w:rFonts w:asciiTheme="majorBidi" w:hAnsiTheme="majorBidi" w:cstheme="majorBidi"/>
                <w:szCs w:val="24"/>
                <w:rPrChange w:id="3605" w:author="Asad Shah" w:date="2025-01-06T01:33:00Z">
                  <w:rPr/>
                </w:rPrChange>
              </w:rPr>
            </w:pPr>
            <w:r w:rsidRPr="00381F87">
              <w:rPr>
                <w:rFonts w:asciiTheme="majorBidi" w:hAnsiTheme="majorBidi" w:cstheme="majorBidi"/>
                <w:szCs w:val="24"/>
                <w:rPrChange w:id="3606" w:author="Asad Shah" w:date="2025-01-06T01:33:00Z">
                  <w:rPr/>
                </w:rPrChange>
              </w:rPr>
              <w:t>INT</w:t>
            </w:r>
          </w:p>
        </w:tc>
        <w:tc>
          <w:tcPr>
            <w:tcW w:w="3212" w:type="dxa"/>
            <w:vAlign w:val="center"/>
            <w:tcPrChange w:id="3607" w:author="Asad Shah" w:date="2025-01-06T01:17:00Z">
              <w:tcPr>
                <w:tcW w:w="3212" w:type="dxa"/>
              </w:tcPr>
            </w:tcPrChange>
          </w:tcPr>
          <w:p w14:paraId="6F51DF2E" w14:textId="4111B342" w:rsidR="004B6E45" w:rsidRPr="00381F87" w:rsidRDefault="004B6E45" w:rsidP="004B6E45">
            <w:pPr>
              <w:rPr>
                <w:rFonts w:asciiTheme="majorBidi" w:hAnsiTheme="majorBidi" w:cstheme="majorBidi"/>
                <w:szCs w:val="24"/>
                <w:rPrChange w:id="3608" w:author="Asad Shah" w:date="2025-01-06T01:33:00Z">
                  <w:rPr/>
                </w:rPrChange>
              </w:rPr>
            </w:pPr>
            <w:r w:rsidRPr="00381F87">
              <w:rPr>
                <w:rFonts w:asciiTheme="majorBidi" w:hAnsiTheme="majorBidi" w:cstheme="majorBidi"/>
                <w:szCs w:val="24"/>
                <w:rPrChange w:id="3609" w:author="Asad Shah" w:date="2025-01-06T01:33:00Z">
                  <w:rPr/>
                </w:rPrChange>
              </w:rPr>
              <w:t>FOREIGN KEY (</w:t>
            </w:r>
            <w:proofErr w:type="spellStart"/>
            <w:r w:rsidRPr="00381F87">
              <w:rPr>
                <w:rFonts w:asciiTheme="majorBidi" w:hAnsiTheme="majorBidi" w:cstheme="majorBidi"/>
                <w:szCs w:val="24"/>
                <w:rPrChange w:id="3610" w:author="Asad Shah" w:date="2025-01-06T01:33:00Z">
                  <w:rPr/>
                </w:rPrChange>
              </w:rPr>
              <w:t>Users.user_id</w:t>
            </w:r>
            <w:proofErr w:type="spellEnd"/>
            <w:r w:rsidRPr="00381F87">
              <w:rPr>
                <w:rFonts w:asciiTheme="majorBidi" w:hAnsiTheme="majorBidi" w:cstheme="majorBidi"/>
                <w:szCs w:val="24"/>
                <w:rPrChange w:id="3611" w:author="Asad Shah" w:date="2025-01-06T01:33:00Z">
                  <w:rPr/>
                </w:rPrChange>
              </w:rPr>
              <w:t>)</w:t>
            </w:r>
          </w:p>
        </w:tc>
      </w:tr>
      <w:tr w:rsidR="004B6E45" w:rsidRPr="00381F87" w14:paraId="00AA3800" w14:textId="77777777" w:rsidTr="009C56FC">
        <w:tc>
          <w:tcPr>
            <w:tcW w:w="3211" w:type="dxa"/>
            <w:vAlign w:val="center"/>
            <w:tcPrChange w:id="3612" w:author="Asad Shah" w:date="2025-01-06T01:17:00Z">
              <w:tcPr>
                <w:tcW w:w="3211" w:type="dxa"/>
              </w:tcPr>
            </w:tcPrChange>
          </w:tcPr>
          <w:p w14:paraId="1DA8BF24" w14:textId="5F16CE7B" w:rsidR="004B6E45" w:rsidRPr="00381F87" w:rsidRDefault="004B6E45" w:rsidP="004B6E45">
            <w:pPr>
              <w:rPr>
                <w:rFonts w:asciiTheme="majorBidi" w:hAnsiTheme="majorBidi" w:cstheme="majorBidi"/>
                <w:szCs w:val="24"/>
                <w:rPrChange w:id="3613" w:author="Asad Shah" w:date="2025-01-06T01:33:00Z">
                  <w:rPr/>
                </w:rPrChange>
              </w:rPr>
            </w:pPr>
            <w:proofErr w:type="spellStart"/>
            <w:r w:rsidRPr="00381F87">
              <w:rPr>
                <w:rStyle w:val="HTMLCode"/>
                <w:rFonts w:asciiTheme="majorBidi" w:eastAsiaTheme="majorEastAsia" w:hAnsiTheme="majorBidi" w:cstheme="majorBidi"/>
                <w:sz w:val="24"/>
                <w:szCs w:val="24"/>
                <w:rPrChange w:id="3614" w:author="Asad Shah" w:date="2025-01-06T01:33:00Z">
                  <w:rPr>
                    <w:rStyle w:val="HTMLCode"/>
                    <w:rFonts w:eastAsiaTheme="majorEastAsia"/>
                  </w:rPr>
                </w:rPrChange>
              </w:rPr>
              <w:t>matric_marks</w:t>
            </w:r>
            <w:proofErr w:type="spellEnd"/>
          </w:p>
        </w:tc>
        <w:tc>
          <w:tcPr>
            <w:tcW w:w="3211" w:type="dxa"/>
            <w:vAlign w:val="center"/>
            <w:tcPrChange w:id="3615" w:author="Asad Shah" w:date="2025-01-06T01:17:00Z">
              <w:tcPr>
                <w:tcW w:w="3211" w:type="dxa"/>
              </w:tcPr>
            </w:tcPrChange>
          </w:tcPr>
          <w:p w14:paraId="6DB98E5C" w14:textId="08FC26EB" w:rsidR="004B6E45" w:rsidRPr="00381F87" w:rsidRDefault="004B6E45" w:rsidP="004B6E45">
            <w:pPr>
              <w:rPr>
                <w:rFonts w:asciiTheme="majorBidi" w:hAnsiTheme="majorBidi" w:cstheme="majorBidi"/>
                <w:szCs w:val="24"/>
                <w:rPrChange w:id="3616" w:author="Asad Shah" w:date="2025-01-06T01:33:00Z">
                  <w:rPr/>
                </w:rPrChange>
              </w:rPr>
            </w:pPr>
            <w:r w:rsidRPr="00381F87">
              <w:rPr>
                <w:rFonts w:asciiTheme="majorBidi" w:hAnsiTheme="majorBidi" w:cstheme="majorBidi"/>
                <w:szCs w:val="24"/>
                <w:rPrChange w:id="3617" w:author="Asad Shah" w:date="2025-01-06T01:33:00Z">
                  <w:rPr/>
                </w:rPrChange>
              </w:rPr>
              <w:t>FLOAT</w:t>
            </w:r>
          </w:p>
        </w:tc>
        <w:tc>
          <w:tcPr>
            <w:tcW w:w="3212" w:type="dxa"/>
            <w:vAlign w:val="center"/>
            <w:tcPrChange w:id="3618" w:author="Asad Shah" w:date="2025-01-06T01:17:00Z">
              <w:tcPr>
                <w:tcW w:w="3212" w:type="dxa"/>
              </w:tcPr>
            </w:tcPrChange>
          </w:tcPr>
          <w:p w14:paraId="029747CD" w14:textId="4C6DBDDE" w:rsidR="004B6E45" w:rsidRPr="00381F87" w:rsidRDefault="004B6E45" w:rsidP="004B6E45">
            <w:pPr>
              <w:rPr>
                <w:rFonts w:asciiTheme="majorBidi" w:hAnsiTheme="majorBidi" w:cstheme="majorBidi"/>
                <w:szCs w:val="24"/>
                <w:rPrChange w:id="3619" w:author="Asad Shah" w:date="2025-01-06T01:33:00Z">
                  <w:rPr/>
                </w:rPrChange>
              </w:rPr>
            </w:pPr>
            <w:r w:rsidRPr="00381F87">
              <w:rPr>
                <w:rFonts w:asciiTheme="majorBidi" w:hAnsiTheme="majorBidi" w:cstheme="majorBidi"/>
                <w:szCs w:val="24"/>
                <w:rPrChange w:id="3620" w:author="Asad Shah" w:date="2025-01-06T01:33:00Z">
                  <w:rPr/>
                </w:rPrChange>
              </w:rPr>
              <w:t>NOT NULL</w:t>
            </w:r>
          </w:p>
        </w:tc>
      </w:tr>
      <w:tr w:rsidR="004B6E45" w:rsidRPr="00381F87" w14:paraId="59E586E7" w14:textId="77777777" w:rsidTr="009C56FC">
        <w:tc>
          <w:tcPr>
            <w:tcW w:w="3211" w:type="dxa"/>
            <w:vAlign w:val="center"/>
            <w:tcPrChange w:id="3621" w:author="Asad Shah" w:date="2025-01-06T01:17:00Z">
              <w:tcPr>
                <w:tcW w:w="3211" w:type="dxa"/>
              </w:tcPr>
            </w:tcPrChange>
          </w:tcPr>
          <w:p w14:paraId="1D331825" w14:textId="2919C5D7" w:rsidR="004B6E45" w:rsidRPr="00381F87" w:rsidRDefault="004B6E45" w:rsidP="004B6E45">
            <w:pPr>
              <w:rPr>
                <w:rFonts w:asciiTheme="majorBidi" w:hAnsiTheme="majorBidi" w:cstheme="majorBidi"/>
                <w:szCs w:val="24"/>
                <w:rPrChange w:id="3622" w:author="Asad Shah" w:date="2025-01-06T01:33:00Z">
                  <w:rPr/>
                </w:rPrChange>
              </w:rPr>
            </w:pPr>
            <w:proofErr w:type="spellStart"/>
            <w:r w:rsidRPr="00381F87">
              <w:rPr>
                <w:rStyle w:val="HTMLCode"/>
                <w:rFonts w:asciiTheme="majorBidi" w:eastAsiaTheme="majorEastAsia" w:hAnsiTheme="majorBidi" w:cstheme="majorBidi"/>
                <w:sz w:val="24"/>
                <w:szCs w:val="24"/>
                <w:rPrChange w:id="3623" w:author="Asad Shah" w:date="2025-01-06T01:33:00Z">
                  <w:rPr>
                    <w:rStyle w:val="HTMLCode"/>
                    <w:rFonts w:eastAsiaTheme="majorEastAsia"/>
                  </w:rPr>
                </w:rPrChange>
              </w:rPr>
              <w:t>fsc_marks</w:t>
            </w:r>
            <w:proofErr w:type="spellEnd"/>
          </w:p>
        </w:tc>
        <w:tc>
          <w:tcPr>
            <w:tcW w:w="3211" w:type="dxa"/>
            <w:vAlign w:val="center"/>
            <w:tcPrChange w:id="3624" w:author="Asad Shah" w:date="2025-01-06T01:17:00Z">
              <w:tcPr>
                <w:tcW w:w="3211" w:type="dxa"/>
              </w:tcPr>
            </w:tcPrChange>
          </w:tcPr>
          <w:p w14:paraId="4C31FA22" w14:textId="5CC79AED" w:rsidR="004B6E45" w:rsidRPr="00381F87" w:rsidRDefault="004B6E45" w:rsidP="004B6E45">
            <w:pPr>
              <w:rPr>
                <w:rFonts w:asciiTheme="majorBidi" w:hAnsiTheme="majorBidi" w:cstheme="majorBidi"/>
                <w:szCs w:val="24"/>
                <w:rPrChange w:id="3625" w:author="Asad Shah" w:date="2025-01-06T01:33:00Z">
                  <w:rPr/>
                </w:rPrChange>
              </w:rPr>
            </w:pPr>
            <w:r w:rsidRPr="00381F87">
              <w:rPr>
                <w:rFonts w:asciiTheme="majorBidi" w:hAnsiTheme="majorBidi" w:cstheme="majorBidi"/>
                <w:szCs w:val="24"/>
                <w:rPrChange w:id="3626" w:author="Asad Shah" w:date="2025-01-06T01:33:00Z">
                  <w:rPr/>
                </w:rPrChange>
              </w:rPr>
              <w:t>FLOAT</w:t>
            </w:r>
          </w:p>
        </w:tc>
        <w:tc>
          <w:tcPr>
            <w:tcW w:w="3212" w:type="dxa"/>
            <w:vAlign w:val="center"/>
            <w:tcPrChange w:id="3627" w:author="Asad Shah" w:date="2025-01-06T01:17:00Z">
              <w:tcPr>
                <w:tcW w:w="3212" w:type="dxa"/>
              </w:tcPr>
            </w:tcPrChange>
          </w:tcPr>
          <w:p w14:paraId="3455C7FA" w14:textId="708F5D6C" w:rsidR="004B6E45" w:rsidRPr="00381F87" w:rsidRDefault="004B6E45" w:rsidP="004B6E45">
            <w:pPr>
              <w:rPr>
                <w:rFonts w:asciiTheme="majorBidi" w:hAnsiTheme="majorBidi" w:cstheme="majorBidi"/>
                <w:szCs w:val="24"/>
                <w:rPrChange w:id="3628" w:author="Asad Shah" w:date="2025-01-06T01:33:00Z">
                  <w:rPr/>
                </w:rPrChange>
              </w:rPr>
            </w:pPr>
            <w:r w:rsidRPr="00381F87">
              <w:rPr>
                <w:rFonts w:asciiTheme="majorBidi" w:hAnsiTheme="majorBidi" w:cstheme="majorBidi"/>
                <w:szCs w:val="24"/>
                <w:rPrChange w:id="3629" w:author="Asad Shah" w:date="2025-01-06T01:33:00Z">
                  <w:rPr/>
                </w:rPrChange>
              </w:rPr>
              <w:t>NOT NULL</w:t>
            </w:r>
          </w:p>
        </w:tc>
      </w:tr>
      <w:tr w:rsidR="004B6E45" w:rsidRPr="00381F87" w14:paraId="5C005975" w14:textId="77777777" w:rsidTr="009C56FC">
        <w:tc>
          <w:tcPr>
            <w:tcW w:w="3211" w:type="dxa"/>
            <w:vAlign w:val="center"/>
            <w:tcPrChange w:id="3630" w:author="Asad Shah" w:date="2025-01-06T01:17:00Z">
              <w:tcPr>
                <w:tcW w:w="3211" w:type="dxa"/>
              </w:tcPr>
            </w:tcPrChange>
          </w:tcPr>
          <w:p w14:paraId="557537E3" w14:textId="46FFE495" w:rsidR="004B6E45" w:rsidRPr="00381F87" w:rsidRDefault="004B6E45" w:rsidP="004B6E45">
            <w:pPr>
              <w:rPr>
                <w:rFonts w:asciiTheme="majorBidi" w:hAnsiTheme="majorBidi" w:cstheme="majorBidi"/>
                <w:szCs w:val="24"/>
                <w:rPrChange w:id="3631" w:author="Asad Shah" w:date="2025-01-06T01:33:00Z">
                  <w:rPr/>
                </w:rPrChange>
              </w:rPr>
            </w:pPr>
            <w:proofErr w:type="spellStart"/>
            <w:r w:rsidRPr="00381F87">
              <w:rPr>
                <w:rStyle w:val="HTMLCode"/>
                <w:rFonts w:asciiTheme="majorBidi" w:eastAsiaTheme="majorEastAsia" w:hAnsiTheme="majorBidi" w:cstheme="majorBidi"/>
                <w:sz w:val="24"/>
                <w:szCs w:val="24"/>
                <w:rPrChange w:id="3632" w:author="Asad Shah" w:date="2025-01-06T01:33:00Z">
                  <w:rPr>
                    <w:rStyle w:val="HTMLCode"/>
                    <w:rFonts w:eastAsiaTheme="majorEastAsia"/>
                  </w:rPr>
                </w:rPrChange>
              </w:rPr>
              <w:t>nts_marks</w:t>
            </w:r>
            <w:proofErr w:type="spellEnd"/>
          </w:p>
        </w:tc>
        <w:tc>
          <w:tcPr>
            <w:tcW w:w="3211" w:type="dxa"/>
            <w:vAlign w:val="center"/>
            <w:tcPrChange w:id="3633" w:author="Asad Shah" w:date="2025-01-06T01:17:00Z">
              <w:tcPr>
                <w:tcW w:w="3211" w:type="dxa"/>
              </w:tcPr>
            </w:tcPrChange>
          </w:tcPr>
          <w:p w14:paraId="0CEDF5DB" w14:textId="61F0F4C7" w:rsidR="004B6E45" w:rsidRPr="00381F87" w:rsidRDefault="004B6E45" w:rsidP="004B6E45">
            <w:pPr>
              <w:rPr>
                <w:rFonts w:asciiTheme="majorBidi" w:hAnsiTheme="majorBidi" w:cstheme="majorBidi"/>
                <w:szCs w:val="24"/>
                <w:rPrChange w:id="3634" w:author="Asad Shah" w:date="2025-01-06T01:33:00Z">
                  <w:rPr/>
                </w:rPrChange>
              </w:rPr>
            </w:pPr>
            <w:r w:rsidRPr="00381F87">
              <w:rPr>
                <w:rFonts w:asciiTheme="majorBidi" w:hAnsiTheme="majorBidi" w:cstheme="majorBidi"/>
                <w:szCs w:val="24"/>
                <w:rPrChange w:id="3635" w:author="Asad Shah" w:date="2025-01-06T01:33:00Z">
                  <w:rPr/>
                </w:rPrChange>
              </w:rPr>
              <w:t>FLOAT</w:t>
            </w:r>
          </w:p>
        </w:tc>
        <w:tc>
          <w:tcPr>
            <w:tcW w:w="3212" w:type="dxa"/>
            <w:vAlign w:val="center"/>
            <w:tcPrChange w:id="3636" w:author="Asad Shah" w:date="2025-01-06T01:17:00Z">
              <w:tcPr>
                <w:tcW w:w="3212" w:type="dxa"/>
              </w:tcPr>
            </w:tcPrChange>
          </w:tcPr>
          <w:p w14:paraId="1FFD85BD" w14:textId="73EB6F86" w:rsidR="004B6E45" w:rsidRPr="00381F87" w:rsidRDefault="004B6E45" w:rsidP="004B6E45">
            <w:pPr>
              <w:rPr>
                <w:rFonts w:asciiTheme="majorBidi" w:hAnsiTheme="majorBidi" w:cstheme="majorBidi"/>
                <w:szCs w:val="24"/>
                <w:rPrChange w:id="3637" w:author="Asad Shah" w:date="2025-01-06T01:33:00Z">
                  <w:rPr/>
                </w:rPrChange>
              </w:rPr>
            </w:pPr>
            <w:r w:rsidRPr="00381F87">
              <w:rPr>
                <w:rFonts w:asciiTheme="majorBidi" w:hAnsiTheme="majorBidi" w:cstheme="majorBidi"/>
                <w:szCs w:val="24"/>
                <w:rPrChange w:id="3638" w:author="Asad Shah" w:date="2025-01-06T01:33:00Z">
                  <w:rPr/>
                </w:rPrChange>
              </w:rPr>
              <w:t>NULLABLE</w:t>
            </w:r>
          </w:p>
        </w:tc>
      </w:tr>
      <w:tr w:rsidR="004B6E45" w:rsidRPr="00381F87" w14:paraId="6B049BB5" w14:textId="77777777" w:rsidTr="009C56FC">
        <w:tc>
          <w:tcPr>
            <w:tcW w:w="3211" w:type="dxa"/>
            <w:vAlign w:val="center"/>
            <w:tcPrChange w:id="3639" w:author="Asad Shah" w:date="2025-01-06T01:17:00Z">
              <w:tcPr>
                <w:tcW w:w="3211" w:type="dxa"/>
              </w:tcPr>
            </w:tcPrChange>
          </w:tcPr>
          <w:p w14:paraId="1474C761" w14:textId="2A2263D6" w:rsidR="004B6E45" w:rsidRPr="00381F87" w:rsidRDefault="004B6E45" w:rsidP="004B6E45">
            <w:pPr>
              <w:rPr>
                <w:rFonts w:asciiTheme="majorBidi" w:hAnsiTheme="majorBidi" w:cstheme="majorBidi"/>
                <w:szCs w:val="24"/>
                <w:rPrChange w:id="3640" w:author="Asad Shah" w:date="2025-01-06T01:33:00Z">
                  <w:rPr/>
                </w:rPrChange>
              </w:rPr>
            </w:pPr>
            <w:r w:rsidRPr="00381F87">
              <w:rPr>
                <w:rStyle w:val="HTMLCode"/>
                <w:rFonts w:asciiTheme="majorBidi" w:eastAsiaTheme="majorEastAsia" w:hAnsiTheme="majorBidi" w:cstheme="majorBidi"/>
                <w:sz w:val="24"/>
                <w:szCs w:val="24"/>
                <w:rPrChange w:id="3641" w:author="Asad Shah" w:date="2025-01-06T01:33:00Z">
                  <w:rPr>
                    <w:rStyle w:val="HTMLCode"/>
                    <w:rFonts w:eastAsiaTheme="majorEastAsia"/>
                  </w:rPr>
                </w:rPrChange>
              </w:rPr>
              <w:t>stream</w:t>
            </w:r>
          </w:p>
        </w:tc>
        <w:tc>
          <w:tcPr>
            <w:tcW w:w="3211" w:type="dxa"/>
            <w:vAlign w:val="center"/>
            <w:tcPrChange w:id="3642" w:author="Asad Shah" w:date="2025-01-06T01:17:00Z">
              <w:tcPr>
                <w:tcW w:w="3211" w:type="dxa"/>
              </w:tcPr>
            </w:tcPrChange>
          </w:tcPr>
          <w:p w14:paraId="5F11A0F7" w14:textId="045CE1D6" w:rsidR="004B6E45" w:rsidRPr="00381F87" w:rsidRDefault="004B6E45" w:rsidP="004B6E45">
            <w:pPr>
              <w:rPr>
                <w:rFonts w:asciiTheme="majorBidi" w:hAnsiTheme="majorBidi" w:cstheme="majorBidi"/>
                <w:szCs w:val="24"/>
                <w:rPrChange w:id="3643" w:author="Asad Shah" w:date="2025-01-06T01:33:00Z">
                  <w:rPr/>
                </w:rPrChange>
              </w:rPr>
            </w:pPr>
            <w:proofErr w:type="gramStart"/>
            <w:r w:rsidRPr="00381F87">
              <w:rPr>
                <w:rFonts w:asciiTheme="majorBidi" w:hAnsiTheme="majorBidi" w:cstheme="majorBidi"/>
                <w:szCs w:val="24"/>
                <w:rPrChange w:id="3644" w:author="Asad Shah" w:date="2025-01-06T01:33:00Z">
                  <w:rPr/>
                </w:rPrChange>
              </w:rPr>
              <w:t>ENUM(</w:t>
            </w:r>
            <w:proofErr w:type="gramEnd"/>
            <w:r w:rsidRPr="00381F87">
              <w:rPr>
                <w:rFonts w:asciiTheme="majorBidi" w:hAnsiTheme="majorBidi" w:cstheme="majorBidi"/>
                <w:szCs w:val="24"/>
                <w:rPrChange w:id="3645" w:author="Asad Shah" w:date="2025-01-06T01:33:00Z">
                  <w:rPr/>
                </w:rPrChange>
              </w:rPr>
              <w:t>'Pre-Medical', 'Pre-Engineering', 'FCS')</w:t>
            </w:r>
          </w:p>
        </w:tc>
        <w:tc>
          <w:tcPr>
            <w:tcW w:w="3212" w:type="dxa"/>
            <w:vAlign w:val="center"/>
            <w:tcPrChange w:id="3646" w:author="Asad Shah" w:date="2025-01-06T01:17:00Z">
              <w:tcPr>
                <w:tcW w:w="3212" w:type="dxa"/>
              </w:tcPr>
            </w:tcPrChange>
          </w:tcPr>
          <w:p w14:paraId="4258FD92" w14:textId="7A508117" w:rsidR="004B6E45" w:rsidRPr="00381F87" w:rsidRDefault="004B6E45" w:rsidP="004B6E45">
            <w:pPr>
              <w:rPr>
                <w:rFonts w:asciiTheme="majorBidi" w:hAnsiTheme="majorBidi" w:cstheme="majorBidi"/>
                <w:szCs w:val="24"/>
                <w:rPrChange w:id="3647" w:author="Asad Shah" w:date="2025-01-06T01:33:00Z">
                  <w:rPr/>
                </w:rPrChange>
              </w:rPr>
            </w:pPr>
            <w:r w:rsidRPr="00381F87">
              <w:rPr>
                <w:rFonts w:asciiTheme="majorBidi" w:hAnsiTheme="majorBidi" w:cstheme="majorBidi"/>
                <w:szCs w:val="24"/>
                <w:rPrChange w:id="3648" w:author="Asad Shah" w:date="2025-01-06T01:33:00Z">
                  <w:rPr/>
                </w:rPrChange>
              </w:rPr>
              <w:t>NOT NULL</w:t>
            </w:r>
          </w:p>
        </w:tc>
      </w:tr>
      <w:tr w:rsidR="004B6E45" w:rsidRPr="00381F87" w14:paraId="7D78570E" w14:textId="77777777" w:rsidTr="009C56FC">
        <w:tc>
          <w:tcPr>
            <w:tcW w:w="3211" w:type="dxa"/>
            <w:vAlign w:val="center"/>
            <w:tcPrChange w:id="3649" w:author="Asad Shah" w:date="2025-01-06T01:17:00Z">
              <w:tcPr>
                <w:tcW w:w="3211" w:type="dxa"/>
              </w:tcPr>
            </w:tcPrChange>
          </w:tcPr>
          <w:p w14:paraId="2AD66E82" w14:textId="7D7551F4" w:rsidR="004B6E45" w:rsidRPr="00381F87" w:rsidRDefault="004B6E45" w:rsidP="004B6E45">
            <w:pPr>
              <w:rPr>
                <w:rFonts w:asciiTheme="majorBidi" w:hAnsiTheme="majorBidi" w:cstheme="majorBidi"/>
                <w:szCs w:val="24"/>
                <w:rPrChange w:id="3650" w:author="Asad Shah" w:date="2025-01-06T01:33:00Z">
                  <w:rPr/>
                </w:rPrChange>
              </w:rPr>
            </w:pPr>
            <w:r w:rsidRPr="00381F87">
              <w:rPr>
                <w:rStyle w:val="HTMLCode"/>
                <w:rFonts w:asciiTheme="majorBidi" w:eastAsiaTheme="majorEastAsia" w:hAnsiTheme="majorBidi" w:cstheme="majorBidi"/>
                <w:sz w:val="24"/>
                <w:szCs w:val="24"/>
                <w:rPrChange w:id="3651" w:author="Asad Shah" w:date="2025-01-06T01:33:00Z">
                  <w:rPr>
                    <w:rStyle w:val="HTMLCode"/>
                    <w:rFonts w:eastAsiaTheme="majorEastAsia"/>
                  </w:rPr>
                </w:rPrChange>
              </w:rPr>
              <w:t>aggregate</w:t>
            </w:r>
          </w:p>
        </w:tc>
        <w:tc>
          <w:tcPr>
            <w:tcW w:w="3211" w:type="dxa"/>
            <w:vAlign w:val="center"/>
            <w:tcPrChange w:id="3652" w:author="Asad Shah" w:date="2025-01-06T01:17:00Z">
              <w:tcPr>
                <w:tcW w:w="3211" w:type="dxa"/>
              </w:tcPr>
            </w:tcPrChange>
          </w:tcPr>
          <w:p w14:paraId="7F5A3F86" w14:textId="18D5EE8F" w:rsidR="004B6E45" w:rsidRPr="00381F87" w:rsidRDefault="004B6E45" w:rsidP="004B6E45">
            <w:pPr>
              <w:rPr>
                <w:rFonts w:asciiTheme="majorBidi" w:hAnsiTheme="majorBidi" w:cstheme="majorBidi"/>
                <w:szCs w:val="24"/>
                <w:rPrChange w:id="3653" w:author="Asad Shah" w:date="2025-01-06T01:33:00Z">
                  <w:rPr/>
                </w:rPrChange>
              </w:rPr>
            </w:pPr>
            <w:r w:rsidRPr="00381F87">
              <w:rPr>
                <w:rFonts w:asciiTheme="majorBidi" w:hAnsiTheme="majorBidi" w:cstheme="majorBidi"/>
                <w:szCs w:val="24"/>
                <w:rPrChange w:id="3654" w:author="Asad Shah" w:date="2025-01-06T01:33:00Z">
                  <w:rPr/>
                </w:rPrChange>
              </w:rPr>
              <w:t>FLOAT</w:t>
            </w:r>
          </w:p>
        </w:tc>
        <w:tc>
          <w:tcPr>
            <w:tcW w:w="3212" w:type="dxa"/>
            <w:vAlign w:val="center"/>
            <w:tcPrChange w:id="3655" w:author="Asad Shah" w:date="2025-01-06T01:17:00Z">
              <w:tcPr>
                <w:tcW w:w="3212" w:type="dxa"/>
              </w:tcPr>
            </w:tcPrChange>
          </w:tcPr>
          <w:p w14:paraId="4443F0C4" w14:textId="622DB399" w:rsidR="004B6E45" w:rsidRPr="00381F87" w:rsidRDefault="004B6E45" w:rsidP="004B6E45">
            <w:pPr>
              <w:rPr>
                <w:rFonts w:asciiTheme="majorBidi" w:hAnsiTheme="majorBidi" w:cstheme="majorBidi"/>
                <w:szCs w:val="24"/>
                <w:rPrChange w:id="3656" w:author="Asad Shah" w:date="2025-01-06T01:33:00Z">
                  <w:rPr/>
                </w:rPrChange>
              </w:rPr>
            </w:pPr>
            <w:r w:rsidRPr="00381F87">
              <w:rPr>
                <w:rFonts w:asciiTheme="majorBidi" w:hAnsiTheme="majorBidi" w:cstheme="majorBidi"/>
                <w:szCs w:val="24"/>
                <w:rPrChange w:id="3657" w:author="Asad Shah" w:date="2025-01-06T01:33:00Z">
                  <w:rPr/>
                </w:rPrChange>
              </w:rPr>
              <w:t>NULLABLE</w:t>
            </w:r>
          </w:p>
        </w:tc>
      </w:tr>
    </w:tbl>
    <w:p w14:paraId="2C1BB8C1" w14:textId="59DF532B" w:rsidR="004B6E45" w:rsidRPr="00381F87" w:rsidRDefault="004B6E45" w:rsidP="004B6E45">
      <w:pPr>
        <w:rPr>
          <w:rFonts w:asciiTheme="majorBidi" w:hAnsiTheme="majorBidi" w:cstheme="majorBidi"/>
          <w:szCs w:val="24"/>
          <w:rPrChange w:id="3658" w:author="Asad Shah" w:date="2025-01-06T01:33:00Z">
            <w:rPr/>
          </w:rPrChange>
        </w:rPr>
      </w:pPr>
    </w:p>
    <w:p w14:paraId="67867395" w14:textId="1BFBC5F2" w:rsidR="009C15B3" w:rsidRPr="00381F87" w:rsidRDefault="009C15B3" w:rsidP="004B6E45">
      <w:pPr>
        <w:rPr>
          <w:rFonts w:asciiTheme="majorBidi" w:hAnsiTheme="majorBidi" w:cstheme="majorBidi"/>
          <w:b/>
          <w:bCs/>
          <w:szCs w:val="24"/>
          <w:rPrChange w:id="3659" w:author="Asad Shah" w:date="2025-01-06T01:33:00Z">
            <w:rPr>
              <w:b/>
              <w:bCs/>
            </w:rPr>
          </w:rPrChange>
        </w:rPr>
      </w:pPr>
      <w:r w:rsidRPr="00381F87">
        <w:rPr>
          <w:rFonts w:asciiTheme="majorBidi" w:hAnsiTheme="majorBidi" w:cstheme="majorBidi"/>
          <w:b/>
          <w:bCs/>
          <w:szCs w:val="24"/>
          <w:rPrChange w:id="3660" w:author="Asad Shah" w:date="2025-01-06T01:33:00Z">
            <w:rPr/>
          </w:rPrChange>
        </w:rPr>
        <w:t>Recommendations Table</w:t>
      </w:r>
    </w:p>
    <w:tbl>
      <w:tblPr>
        <w:tblStyle w:val="TableGrid"/>
        <w:tblW w:w="0" w:type="auto"/>
        <w:tblLook w:val="04A0" w:firstRow="1" w:lastRow="0" w:firstColumn="1" w:lastColumn="0" w:noHBand="0" w:noVBand="1"/>
        <w:tblPrChange w:id="3661" w:author="Asad Shah" w:date="2025-01-06T01:31:00Z">
          <w:tblPr>
            <w:tblStyle w:val="TableGrid"/>
            <w:tblW w:w="0" w:type="auto"/>
            <w:tblLook w:val="04A0" w:firstRow="1" w:lastRow="0" w:firstColumn="1" w:lastColumn="0" w:noHBand="0" w:noVBand="1"/>
          </w:tblPr>
        </w:tblPrChange>
      </w:tblPr>
      <w:tblGrid>
        <w:gridCol w:w="3211"/>
        <w:gridCol w:w="3211"/>
        <w:gridCol w:w="3212"/>
        <w:tblGridChange w:id="3662">
          <w:tblGrid>
            <w:gridCol w:w="3211"/>
            <w:gridCol w:w="3211"/>
            <w:gridCol w:w="3212"/>
          </w:tblGrid>
        </w:tblGridChange>
      </w:tblGrid>
      <w:tr w:rsidR="009C15B3" w:rsidRPr="00381F87" w14:paraId="20D17FD4" w14:textId="77777777" w:rsidTr="003C1E60">
        <w:tc>
          <w:tcPr>
            <w:tcW w:w="3211" w:type="dxa"/>
            <w:vAlign w:val="center"/>
            <w:tcPrChange w:id="3663" w:author="Asad Shah" w:date="2025-01-06T01:31:00Z">
              <w:tcPr>
                <w:tcW w:w="3211" w:type="dxa"/>
              </w:tcPr>
            </w:tcPrChange>
          </w:tcPr>
          <w:p w14:paraId="1349707E" w14:textId="6DFD39A2" w:rsidR="009C15B3" w:rsidRPr="00381F87" w:rsidRDefault="009C15B3" w:rsidP="009C15B3">
            <w:pPr>
              <w:rPr>
                <w:rFonts w:asciiTheme="majorBidi" w:hAnsiTheme="majorBidi" w:cstheme="majorBidi"/>
                <w:b/>
                <w:bCs/>
                <w:szCs w:val="24"/>
                <w:rPrChange w:id="3664" w:author="Asad Shah" w:date="2025-01-06T01:33:00Z">
                  <w:rPr>
                    <w:b/>
                    <w:bCs/>
                  </w:rPr>
                </w:rPrChange>
              </w:rPr>
            </w:pPr>
            <w:r w:rsidRPr="00381F87">
              <w:rPr>
                <w:rStyle w:val="Strong"/>
                <w:rFonts w:asciiTheme="majorBidi" w:hAnsiTheme="majorBidi" w:cstheme="majorBidi"/>
                <w:szCs w:val="24"/>
                <w:rPrChange w:id="3665" w:author="Asad Shah" w:date="2025-01-06T01:33:00Z">
                  <w:rPr>
                    <w:rStyle w:val="Strong"/>
                  </w:rPr>
                </w:rPrChange>
              </w:rPr>
              <w:t>Field Name</w:t>
            </w:r>
          </w:p>
        </w:tc>
        <w:tc>
          <w:tcPr>
            <w:tcW w:w="3211" w:type="dxa"/>
            <w:vAlign w:val="center"/>
            <w:tcPrChange w:id="3666" w:author="Asad Shah" w:date="2025-01-06T01:31:00Z">
              <w:tcPr>
                <w:tcW w:w="3211" w:type="dxa"/>
              </w:tcPr>
            </w:tcPrChange>
          </w:tcPr>
          <w:p w14:paraId="036D5E21" w14:textId="2698EF78" w:rsidR="009C15B3" w:rsidRPr="00381F87" w:rsidRDefault="009C15B3" w:rsidP="009C15B3">
            <w:pPr>
              <w:rPr>
                <w:rFonts w:asciiTheme="majorBidi" w:hAnsiTheme="majorBidi" w:cstheme="majorBidi"/>
                <w:b/>
                <w:bCs/>
                <w:szCs w:val="24"/>
                <w:rPrChange w:id="3667" w:author="Asad Shah" w:date="2025-01-06T01:33:00Z">
                  <w:rPr>
                    <w:b/>
                    <w:bCs/>
                  </w:rPr>
                </w:rPrChange>
              </w:rPr>
            </w:pPr>
            <w:r w:rsidRPr="00381F87">
              <w:rPr>
                <w:rStyle w:val="Strong"/>
                <w:rFonts w:asciiTheme="majorBidi" w:hAnsiTheme="majorBidi" w:cstheme="majorBidi"/>
                <w:szCs w:val="24"/>
                <w:rPrChange w:id="3668" w:author="Asad Shah" w:date="2025-01-06T01:33:00Z">
                  <w:rPr>
                    <w:rStyle w:val="Strong"/>
                  </w:rPr>
                </w:rPrChange>
              </w:rPr>
              <w:t>Data Type</w:t>
            </w:r>
          </w:p>
        </w:tc>
        <w:tc>
          <w:tcPr>
            <w:tcW w:w="3212" w:type="dxa"/>
            <w:vAlign w:val="center"/>
            <w:tcPrChange w:id="3669" w:author="Asad Shah" w:date="2025-01-06T01:31:00Z">
              <w:tcPr>
                <w:tcW w:w="3212" w:type="dxa"/>
              </w:tcPr>
            </w:tcPrChange>
          </w:tcPr>
          <w:p w14:paraId="15C0CEFD" w14:textId="54278C8F" w:rsidR="009C15B3" w:rsidRPr="00381F87" w:rsidRDefault="009C15B3" w:rsidP="009C15B3">
            <w:pPr>
              <w:rPr>
                <w:rFonts w:asciiTheme="majorBidi" w:hAnsiTheme="majorBidi" w:cstheme="majorBidi"/>
                <w:b/>
                <w:bCs/>
                <w:szCs w:val="24"/>
                <w:rPrChange w:id="3670" w:author="Asad Shah" w:date="2025-01-06T01:33:00Z">
                  <w:rPr>
                    <w:b/>
                    <w:bCs/>
                  </w:rPr>
                </w:rPrChange>
              </w:rPr>
            </w:pPr>
            <w:r w:rsidRPr="00381F87">
              <w:rPr>
                <w:rStyle w:val="Strong"/>
                <w:rFonts w:asciiTheme="majorBidi" w:hAnsiTheme="majorBidi" w:cstheme="majorBidi"/>
                <w:szCs w:val="24"/>
                <w:rPrChange w:id="3671" w:author="Asad Shah" w:date="2025-01-06T01:33:00Z">
                  <w:rPr>
                    <w:rStyle w:val="Strong"/>
                  </w:rPr>
                </w:rPrChange>
              </w:rPr>
              <w:t>Constraints</w:t>
            </w:r>
          </w:p>
        </w:tc>
      </w:tr>
      <w:tr w:rsidR="009C15B3" w:rsidRPr="00381F87" w14:paraId="62EBFEC6" w14:textId="77777777" w:rsidTr="003C1E60">
        <w:tc>
          <w:tcPr>
            <w:tcW w:w="3211" w:type="dxa"/>
            <w:vAlign w:val="center"/>
            <w:tcPrChange w:id="3672" w:author="Asad Shah" w:date="2025-01-06T01:31:00Z">
              <w:tcPr>
                <w:tcW w:w="3211" w:type="dxa"/>
              </w:tcPr>
            </w:tcPrChange>
          </w:tcPr>
          <w:p w14:paraId="2021992C" w14:textId="0C482C1C" w:rsidR="009C15B3" w:rsidRPr="00381F87" w:rsidRDefault="009C15B3" w:rsidP="009C15B3">
            <w:pPr>
              <w:rPr>
                <w:rFonts w:asciiTheme="majorBidi" w:hAnsiTheme="majorBidi" w:cstheme="majorBidi"/>
                <w:b/>
                <w:bCs/>
                <w:szCs w:val="24"/>
                <w:rPrChange w:id="3673" w:author="Asad Shah" w:date="2025-01-06T01:33:00Z">
                  <w:rPr>
                    <w:b/>
                    <w:bCs/>
                  </w:rPr>
                </w:rPrChange>
              </w:rPr>
            </w:pPr>
            <w:proofErr w:type="spellStart"/>
            <w:r w:rsidRPr="00381F87">
              <w:rPr>
                <w:rStyle w:val="HTMLCode"/>
                <w:rFonts w:asciiTheme="majorBidi" w:eastAsiaTheme="majorEastAsia" w:hAnsiTheme="majorBidi" w:cstheme="majorBidi"/>
                <w:sz w:val="24"/>
                <w:szCs w:val="24"/>
                <w:rPrChange w:id="3674" w:author="Asad Shah" w:date="2025-01-06T01:33:00Z">
                  <w:rPr>
                    <w:rStyle w:val="HTMLCode"/>
                    <w:rFonts w:eastAsiaTheme="majorEastAsia"/>
                  </w:rPr>
                </w:rPrChange>
              </w:rPr>
              <w:t>recommendation_id</w:t>
            </w:r>
            <w:proofErr w:type="spellEnd"/>
          </w:p>
        </w:tc>
        <w:tc>
          <w:tcPr>
            <w:tcW w:w="3211" w:type="dxa"/>
            <w:vAlign w:val="center"/>
            <w:tcPrChange w:id="3675" w:author="Asad Shah" w:date="2025-01-06T01:31:00Z">
              <w:tcPr>
                <w:tcW w:w="3211" w:type="dxa"/>
              </w:tcPr>
            </w:tcPrChange>
          </w:tcPr>
          <w:p w14:paraId="43FDE674" w14:textId="47D0DFB3" w:rsidR="009C15B3" w:rsidRPr="00381F87" w:rsidRDefault="009C15B3" w:rsidP="009C15B3">
            <w:pPr>
              <w:rPr>
                <w:rFonts w:asciiTheme="majorBidi" w:hAnsiTheme="majorBidi" w:cstheme="majorBidi"/>
                <w:b/>
                <w:bCs/>
                <w:szCs w:val="24"/>
                <w:rPrChange w:id="3676" w:author="Asad Shah" w:date="2025-01-06T01:33:00Z">
                  <w:rPr>
                    <w:b/>
                    <w:bCs/>
                  </w:rPr>
                </w:rPrChange>
              </w:rPr>
            </w:pPr>
            <w:r w:rsidRPr="00381F87">
              <w:rPr>
                <w:rFonts w:asciiTheme="majorBidi" w:hAnsiTheme="majorBidi" w:cstheme="majorBidi"/>
                <w:szCs w:val="24"/>
                <w:rPrChange w:id="3677" w:author="Asad Shah" w:date="2025-01-06T01:33:00Z">
                  <w:rPr/>
                </w:rPrChange>
              </w:rPr>
              <w:t>INT</w:t>
            </w:r>
          </w:p>
        </w:tc>
        <w:tc>
          <w:tcPr>
            <w:tcW w:w="3212" w:type="dxa"/>
            <w:vAlign w:val="center"/>
            <w:tcPrChange w:id="3678" w:author="Asad Shah" w:date="2025-01-06T01:31:00Z">
              <w:tcPr>
                <w:tcW w:w="3212" w:type="dxa"/>
              </w:tcPr>
            </w:tcPrChange>
          </w:tcPr>
          <w:p w14:paraId="7E7ED631" w14:textId="3322B257" w:rsidR="009C15B3" w:rsidRPr="00381F87" w:rsidRDefault="009C15B3" w:rsidP="009C15B3">
            <w:pPr>
              <w:rPr>
                <w:rFonts w:asciiTheme="majorBidi" w:hAnsiTheme="majorBidi" w:cstheme="majorBidi"/>
                <w:b/>
                <w:bCs/>
                <w:szCs w:val="24"/>
                <w:rPrChange w:id="3679" w:author="Asad Shah" w:date="2025-01-06T01:33:00Z">
                  <w:rPr>
                    <w:b/>
                    <w:bCs/>
                  </w:rPr>
                </w:rPrChange>
              </w:rPr>
            </w:pPr>
            <w:r w:rsidRPr="00381F87">
              <w:rPr>
                <w:rFonts w:asciiTheme="majorBidi" w:hAnsiTheme="majorBidi" w:cstheme="majorBidi"/>
                <w:szCs w:val="24"/>
                <w:rPrChange w:id="3680" w:author="Asad Shah" w:date="2025-01-06T01:33:00Z">
                  <w:rPr/>
                </w:rPrChange>
              </w:rPr>
              <w:t>PRIMARY KEY, AUTO_INCREMENT</w:t>
            </w:r>
          </w:p>
        </w:tc>
      </w:tr>
      <w:tr w:rsidR="009C15B3" w:rsidRPr="00381F87" w14:paraId="35143054" w14:textId="77777777" w:rsidTr="003C1E60">
        <w:tc>
          <w:tcPr>
            <w:tcW w:w="3211" w:type="dxa"/>
            <w:vAlign w:val="center"/>
            <w:tcPrChange w:id="3681" w:author="Asad Shah" w:date="2025-01-06T01:31:00Z">
              <w:tcPr>
                <w:tcW w:w="3211" w:type="dxa"/>
              </w:tcPr>
            </w:tcPrChange>
          </w:tcPr>
          <w:p w14:paraId="1299DE34" w14:textId="5520850D" w:rsidR="009C15B3" w:rsidRPr="00381F87" w:rsidRDefault="009C15B3" w:rsidP="009C15B3">
            <w:pPr>
              <w:rPr>
                <w:rFonts w:asciiTheme="majorBidi" w:hAnsiTheme="majorBidi" w:cstheme="majorBidi"/>
                <w:b/>
                <w:bCs/>
                <w:szCs w:val="24"/>
                <w:rPrChange w:id="3682" w:author="Asad Shah" w:date="2025-01-06T01:33:00Z">
                  <w:rPr>
                    <w:b/>
                    <w:bCs/>
                  </w:rPr>
                </w:rPrChange>
              </w:rPr>
            </w:pPr>
            <w:proofErr w:type="spellStart"/>
            <w:r w:rsidRPr="00381F87">
              <w:rPr>
                <w:rStyle w:val="HTMLCode"/>
                <w:rFonts w:asciiTheme="majorBidi" w:eastAsiaTheme="majorEastAsia" w:hAnsiTheme="majorBidi" w:cstheme="majorBidi"/>
                <w:sz w:val="24"/>
                <w:szCs w:val="24"/>
                <w:rPrChange w:id="3683" w:author="Asad Shah" w:date="2025-01-06T01:33:00Z">
                  <w:rPr>
                    <w:rStyle w:val="HTMLCode"/>
                    <w:rFonts w:eastAsiaTheme="majorEastAsia"/>
                  </w:rPr>
                </w:rPrChange>
              </w:rPr>
              <w:t>user_id</w:t>
            </w:r>
            <w:proofErr w:type="spellEnd"/>
          </w:p>
        </w:tc>
        <w:tc>
          <w:tcPr>
            <w:tcW w:w="3211" w:type="dxa"/>
            <w:vAlign w:val="center"/>
            <w:tcPrChange w:id="3684" w:author="Asad Shah" w:date="2025-01-06T01:31:00Z">
              <w:tcPr>
                <w:tcW w:w="3211" w:type="dxa"/>
              </w:tcPr>
            </w:tcPrChange>
          </w:tcPr>
          <w:p w14:paraId="33EE366D" w14:textId="5B9D2E92" w:rsidR="009C15B3" w:rsidRPr="00381F87" w:rsidRDefault="009C15B3" w:rsidP="009C15B3">
            <w:pPr>
              <w:rPr>
                <w:rFonts w:asciiTheme="majorBidi" w:hAnsiTheme="majorBidi" w:cstheme="majorBidi"/>
                <w:b/>
                <w:bCs/>
                <w:szCs w:val="24"/>
                <w:rPrChange w:id="3685" w:author="Asad Shah" w:date="2025-01-06T01:33:00Z">
                  <w:rPr>
                    <w:b/>
                    <w:bCs/>
                  </w:rPr>
                </w:rPrChange>
              </w:rPr>
            </w:pPr>
            <w:r w:rsidRPr="00381F87">
              <w:rPr>
                <w:rFonts w:asciiTheme="majorBidi" w:hAnsiTheme="majorBidi" w:cstheme="majorBidi"/>
                <w:szCs w:val="24"/>
                <w:rPrChange w:id="3686" w:author="Asad Shah" w:date="2025-01-06T01:33:00Z">
                  <w:rPr/>
                </w:rPrChange>
              </w:rPr>
              <w:t>INT</w:t>
            </w:r>
          </w:p>
        </w:tc>
        <w:tc>
          <w:tcPr>
            <w:tcW w:w="3212" w:type="dxa"/>
            <w:vAlign w:val="center"/>
            <w:tcPrChange w:id="3687" w:author="Asad Shah" w:date="2025-01-06T01:31:00Z">
              <w:tcPr>
                <w:tcW w:w="3212" w:type="dxa"/>
              </w:tcPr>
            </w:tcPrChange>
          </w:tcPr>
          <w:p w14:paraId="54AABCA7" w14:textId="381071A1" w:rsidR="009C15B3" w:rsidRPr="00381F87" w:rsidRDefault="009C15B3" w:rsidP="009C15B3">
            <w:pPr>
              <w:rPr>
                <w:rFonts w:asciiTheme="majorBidi" w:hAnsiTheme="majorBidi" w:cstheme="majorBidi"/>
                <w:b/>
                <w:bCs/>
                <w:szCs w:val="24"/>
                <w:rPrChange w:id="3688" w:author="Asad Shah" w:date="2025-01-06T01:33:00Z">
                  <w:rPr>
                    <w:b/>
                    <w:bCs/>
                  </w:rPr>
                </w:rPrChange>
              </w:rPr>
            </w:pPr>
            <w:r w:rsidRPr="00381F87">
              <w:rPr>
                <w:rFonts w:asciiTheme="majorBidi" w:hAnsiTheme="majorBidi" w:cstheme="majorBidi"/>
                <w:szCs w:val="24"/>
                <w:rPrChange w:id="3689" w:author="Asad Shah" w:date="2025-01-06T01:33:00Z">
                  <w:rPr/>
                </w:rPrChange>
              </w:rPr>
              <w:t>FOREIGN KEY (</w:t>
            </w:r>
            <w:proofErr w:type="spellStart"/>
            <w:r w:rsidRPr="00381F87">
              <w:rPr>
                <w:rFonts w:asciiTheme="majorBidi" w:hAnsiTheme="majorBidi" w:cstheme="majorBidi"/>
                <w:szCs w:val="24"/>
                <w:rPrChange w:id="3690" w:author="Asad Shah" w:date="2025-01-06T01:33:00Z">
                  <w:rPr/>
                </w:rPrChange>
              </w:rPr>
              <w:t>Users.user_id</w:t>
            </w:r>
            <w:proofErr w:type="spellEnd"/>
            <w:r w:rsidRPr="00381F87">
              <w:rPr>
                <w:rFonts w:asciiTheme="majorBidi" w:hAnsiTheme="majorBidi" w:cstheme="majorBidi"/>
                <w:szCs w:val="24"/>
                <w:rPrChange w:id="3691" w:author="Asad Shah" w:date="2025-01-06T01:33:00Z">
                  <w:rPr/>
                </w:rPrChange>
              </w:rPr>
              <w:t>)</w:t>
            </w:r>
          </w:p>
        </w:tc>
      </w:tr>
      <w:tr w:rsidR="009C15B3" w:rsidRPr="00381F87" w14:paraId="66FFDAA6" w14:textId="77777777" w:rsidTr="003C1E60">
        <w:tc>
          <w:tcPr>
            <w:tcW w:w="3211" w:type="dxa"/>
            <w:vAlign w:val="center"/>
            <w:tcPrChange w:id="3692" w:author="Asad Shah" w:date="2025-01-06T01:31:00Z">
              <w:tcPr>
                <w:tcW w:w="3211" w:type="dxa"/>
              </w:tcPr>
            </w:tcPrChange>
          </w:tcPr>
          <w:p w14:paraId="628EE24D" w14:textId="69E3F81D" w:rsidR="009C15B3" w:rsidRPr="00381F87" w:rsidRDefault="009C15B3" w:rsidP="009C15B3">
            <w:pPr>
              <w:rPr>
                <w:rFonts w:asciiTheme="majorBidi" w:hAnsiTheme="majorBidi" w:cstheme="majorBidi"/>
                <w:b/>
                <w:bCs/>
                <w:szCs w:val="24"/>
                <w:rPrChange w:id="3693" w:author="Asad Shah" w:date="2025-01-06T01:33:00Z">
                  <w:rPr>
                    <w:b/>
                    <w:bCs/>
                  </w:rPr>
                </w:rPrChange>
              </w:rPr>
            </w:pPr>
            <w:r w:rsidRPr="00381F87">
              <w:rPr>
                <w:rStyle w:val="HTMLCode"/>
                <w:rFonts w:asciiTheme="majorBidi" w:eastAsiaTheme="majorEastAsia" w:hAnsiTheme="majorBidi" w:cstheme="majorBidi"/>
                <w:sz w:val="24"/>
                <w:szCs w:val="24"/>
                <w:rPrChange w:id="3694" w:author="Asad Shah" w:date="2025-01-06T01:33:00Z">
                  <w:rPr>
                    <w:rStyle w:val="HTMLCode"/>
                    <w:rFonts w:eastAsiaTheme="majorEastAsia"/>
                  </w:rPr>
                </w:rPrChange>
              </w:rPr>
              <w:t>field</w:t>
            </w:r>
          </w:p>
        </w:tc>
        <w:tc>
          <w:tcPr>
            <w:tcW w:w="3211" w:type="dxa"/>
            <w:vAlign w:val="center"/>
            <w:tcPrChange w:id="3695" w:author="Asad Shah" w:date="2025-01-06T01:31:00Z">
              <w:tcPr>
                <w:tcW w:w="3211" w:type="dxa"/>
              </w:tcPr>
            </w:tcPrChange>
          </w:tcPr>
          <w:p w14:paraId="1E8C915F" w14:textId="69B26D70" w:rsidR="009C15B3" w:rsidRPr="00381F87" w:rsidRDefault="009C15B3" w:rsidP="009C15B3">
            <w:pPr>
              <w:rPr>
                <w:rFonts w:asciiTheme="majorBidi" w:hAnsiTheme="majorBidi" w:cstheme="majorBidi"/>
                <w:b/>
                <w:bCs/>
                <w:szCs w:val="24"/>
                <w:rPrChange w:id="3696" w:author="Asad Shah" w:date="2025-01-06T01:33:00Z">
                  <w:rPr>
                    <w:b/>
                    <w:bCs/>
                  </w:rPr>
                </w:rPrChange>
              </w:rPr>
            </w:pPr>
            <w:proofErr w:type="gramStart"/>
            <w:r w:rsidRPr="00381F87">
              <w:rPr>
                <w:rFonts w:asciiTheme="majorBidi" w:hAnsiTheme="majorBidi" w:cstheme="majorBidi"/>
                <w:szCs w:val="24"/>
                <w:rPrChange w:id="3697" w:author="Asad Shah" w:date="2025-01-06T01:33:00Z">
                  <w:rPr/>
                </w:rPrChange>
              </w:rPr>
              <w:t>VARCHAR(</w:t>
            </w:r>
            <w:proofErr w:type="gramEnd"/>
            <w:r w:rsidRPr="00381F87">
              <w:rPr>
                <w:rFonts w:asciiTheme="majorBidi" w:hAnsiTheme="majorBidi" w:cstheme="majorBidi"/>
                <w:szCs w:val="24"/>
                <w:rPrChange w:id="3698" w:author="Asad Shah" w:date="2025-01-06T01:33:00Z">
                  <w:rPr/>
                </w:rPrChange>
              </w:rPr>
              <w:t>255)</w:t>
            </w:r>
          </w:p>
        </w:tc>
        <w:tc>
          <w:tcPr>
            <w:tcW w:w="3212" w:type="dxa"/>
            <w:vAlign w:val="center"/>
            <w:tcPrChange w:id="3699" w:author="Asad Shah" w:date="2025-01-06T01:31:00Z">
              <w:tcPr>
                <w:tcW w:w="3212" w:type="dxa"/>
              </w:tcPr>
            </w:tcPrChange>
          </w:tcPr>
          <w:p w14:paraId="11B1A47C" w14:textId="7D1D5A05" w:rsidR="009C15B3" w:rsidRPr="00381F87" w:rsidRDefault="009C15B3" w:rsidP="009C15B3">
            <w:pPr>
              <w:rPr>
                <w:rFonts w:asciiTheme="majorBidi" w:hAnsiTheme="majorBidi" w:cstheme="majorBidi"/>
                <w:b/>
                <w:bCs/>
                <w:szCs w:val="24"/>
                <w:rPrChange w:id="3700" w:author="Asad Shah" w:date="2025-01-06T01:33:00Z">
                  <w:rPr>
                    <w:b/>
                    <w:bCs/>
                  </w:rPr>
                </w:rPrChange>
              </w:rPr>
            </w:pPr>
            <w:r w:rsidRPr="00381F87">
              <w:rPr>
                <w:rFonts w:asciiTheme="majorBidi" w:hAnsiTheme="majorBidi" w:cstheme="majorBidi"/>
                <w:szCs w:val="24"/>
                <w:rPrChange w:id="3701" w:author="Asad Shah" w:date="2025-01-06T01:33:00Z">
                  <w:rPr/>
                </w:rPrChange>
              </w:rPr>
              <w:t>NOT NULL</w:t>
            </w:r>
          </w:p>
        </w:tc>
      </w:tr>
      <w:tr w:rsidR="009C15B3" w:rsidRPr="00381F87" w14:paraId="66FC457C" w14:textId="77777777" w:rsidTr="003C1E60">
        <w:tc>
          <w:tcPr>
            <w:tcW w:w="3211" w:type="dxa"/>
            <w:vAlign w:val="center"/>
            <w:tcPrChange w:id="3702" w:author="Asad Shah" w:date="2025-01-06T01:31:00Z">
              <w:tcPr>
                <w:tcW w:w="3211" w:type="dxa"/>
              </w:tcPr>
            </w:tcPrChange>
          </w:tcPr>
          <w:p w14:paraId="0073F597" w14:textId="6A136714" w:rsidR="009C15B3" w:rsidRPr="00381F87" w:rsidRDefault="009C15B3" w:rsidP="009C15B3">
            <w:pPr>
              <w:rPr>
                <w:rFonts w:asciiTheme="majorBidi" w:hAnsiTheme="majorBidi" w:cstheme="majorBidi"/>
                <w:b/>
                <w:bCs/>
                <w:szCs w:val="24"/>
                <w:rPrChange w:id="3703" w:author="Asad Shah" w:date="2025-01-06T01:33:00Z">
                  <w:rPr>
                    <w:b/>
                    <w:bCs/>
                  </w:rPr>
                </w:rPrChange>
              </w:rPr>
            </w:pPr>
            <w:proofErr w:type="spellStart"/>
            <w:r w:rsidRPr="00381F87">
              <w:rPr>
                <w:rStyle w:val="HTMLCode"/>
                <w:rFonts w:asciiTheme="majorBidi" w:eastAsiaTheme="majorEastAsia" w:hAnsiTheme="majorBidi" w:cstheme="majorBidi"/>
                <w:sz w:val="24"/>
                <w:szCs w:val="24"/>
                <w:rPrChange w:id="3704" w:author="Asad Shah" w:date="2025-01-06T01:33:00Z">
                  <w:rPr>
                    <w:rStyle w:val="HTMLCode"/>
                    <w:rFonts w:eastAsiaTheme="majorEastAsia"/>
                  </w:rPr>
                </w:rPrChange>
              </w:rPr>
              <w:t>university_id</w:t>
            </w:r>
            <w:proofErr w:type="spellEnd"/>
          </w:p>
        </w:tc>
        <w:tc>
          <w:tcPr>
            <w:tcW w:w="3211" w:type="dxa"/>
            <w:vAlign w:val="center"/>
            <w:tcPrChange w:id="3705" w:author="Asad Shah" w:date="2025-01-06T01:31:00Z">
              <w:tcPr>
                <w:tcW w:w="3211" w:type="dxa"/>
              </w:tcPr>
            </w:tcPrChange>
          </w:tcPr>
          <w:p w14:paraId="7BA148D1" w14:textId="05664E73" w:rsidR="009C15B3" w:rsidRPr="00381F87" w:rsidRDefault="009C15B3" w:rsidP="009C15B3">
            <w:pPr>
              <w:rPr>
                <w:rFonts w:asciiTheme="majorBidi" w:hAnsiTheme="majorBidi" w:cstheme="majorBidi"/>
                <w:b/>
                <w:bCs/>
                <w:szCs w:val="24"/>
                <w:rPrChange w:id="3706" w:author="Asad Shah" w:date="2025-01-06T01:33:00Z">
                  <w:rPr>
                    <w:b/>
                    <w:bCs/>
                  </w:rPr>
                </w:rPrChange>
              </w:rPr>
            </w:pPr>
            <w:r w:rsidRPr="00381F87">
              <w:rPr>
                <w:rFonts w:asciiTheme="majorBidi" w:hAnsiTheme="majorBidi" w:cstheme="majorBidi"/>
                <w:szCs w:val="24"/>
                <w:rPrChange w:id="3707" w:author="Asad Shah" w:date="2025-01-06T01:33:00Z">
                  <w:rPr/>
                </w:rPrChange>
              </w:rPr>
              <w:t>INT</w:t>
            </w:r>
          </w:p>
        </w:tc>
        <w:tc>
          <w:tcPr>
            <w:tcW w:w="3212" w:type="dxa"/>
            <w:vAlign w:val="center"/>
            <w:tcPrChange w:id="3708" w:author="Asad Shah" w:date="2025-01-06T01:31:00Z">
              <w:tcPr>
                <w:tcW w:w="3212" w:type="dxa"/>
              </w:tcPr>
            </w:tcPrChange>
          </w:tcPr>
          <w:p w14:paraId="75736525" w14:textId="40DC3FA2" w:rsidR="009C15B3" w:rsidRPr="00381F87" w:rsidRDefault="009C15B3" w:rsidP="009C15B3">
            <w:pPr>
              <w:rPr>
                <w:rFonts w:asciiTheme="majorBidi" w:hAnsiTheme="majorBidi" w:cstheme="majorBidi"/>
                <w:b/>
                <w:bCs/>
                <w:szCs w:val="24"/>
                <w:rPrChange w:id="3709" w:author="Asad Shah" w:date="2025-01-06T01:33:00Z">
                  <w:rPr>
                    <w:b/>
                    <w:bCs/>
                  </w:rPr>
                </w:rPrChange>
              </w:rPr>
            </w:pPr>
            <w:r w:rsidRPr="00381F87">
              <w:rPr>
                <w:rFonts w:asciiTheme="majorBidi" w:hAnsiTheme="majorBidi" w:cstheme="majorBidi"/>
                <w:szCs w:val="24"/>
                <w:rPrChange w:id="3710" w:author="Asad Shah" w:date="2025-01-06T01:33:00Z">
                  <w:rPr/>
                </w:rPrChange>
              </w:rPr>
              <w:t>FOREIGN KEY (</w:t>
            </w:r>
            <w:proofErr w:type="spellStart"/>
            <w:r w:rsidRPr="00381F87">
              <w:rPr>
                <w:rFonts w:asciiTheme="majorBidi" w:hAnsiTheme="majorBidi" w:cstheme="majorBidi"/>
                <w:szCs w:val="24"/>
                <w:rPrChange w:id="3711" w:author="Asad Shah" w:date="2025-01-06T01:33:00Z">
                  <w:rPr/>
                </w:rPrChange>
              </w:rPr>
              <w:t>Universities.university_id</w:t>
            </w:r>
            <w:proofErr w:type="spellEnd"/>
            <w:r w:rsidRPr="00381F87">
              <w:rPr>
                <w:rFonts w:asciiTheme="majorBidi" w:hAnsiTheme="majorBidi" w:cstheme="majorBidi"/>
                <w:szCs w:val="24"/>
                <w:rPrChange w:id="3712" w:author="Asad Shah" w:date="2025-01-06T01:33:00Z">
                  <w:rPr/>
                </w:rPrChange>
              </w:rPr>
              <w:t>)</w:t>
            </w:r>
          </w:p>
        </w:tc>
      </w:tr>
    </w:tbl>
    <w:p w14:paraId="24E59C8D" w14:textId="189064E0" w:rsidR="009C15B3" w:rsidRPr="00381F87" w:rsidRDefault="009C15B3" w:rsidP="004B6E45">
      <w:pPr>
        <w:rPr>
          <w:rFonts w:asciiTheme="majorBidi" w:hAnsiTheme="majorBidi" w:cstheme="majorBidi"/>
          <w:b/>
          <w:bCs/>
          <w:szCs w:val="24"/>
          <w:rPrChange w:id="3713" w:author="Asad Shah" w:date="2025-01-06T01:33:00Z">
            <w:rPr>
              <w:b/>
              <w:bCs/>
            </w:rPr>
          </w:rPrChange>
        </w:rPr>
      </w:pPr>
    </w:p>
    <w:p w14:paraId="767AA270" w14:textId="159FFDD3" w:rsidR="00381F87" w:rsidRPr="00381F87" w:rsidRDefault="00381F87" w:rsidP="004B6E45">
      <w:pPr>
        <w:rPr>
          <w:rFonts w:asciiTheme="majorBidi" w:hAnsiTheme="majorBidi" w:cstheme="majorBidi"/>
          <w:b/>
          <w:bCs/>
          <w:szCs w:val="24"/>
          <w:rPrChange w:id="3714" w:author="Asad Shah" w:date="2025-01-06T01:33:00Z">
            <w:rPr>
              <w:b/>
              <w:bCs/>
            </w:rPr>
          </w:rPrChange>
        </w:rPr>
      </w:pPr>
      <w:r w:rsidRPr="00381F87">
        <w:rPr>
          <w:rFonts w:asciiTheme="majorBidi" w:hAnsiTheme="majorBidi" w:cstheme="majorBidi"/>
          <w:b/>
          <w:bCs/>
          <w:szCs w:val="24"/>
          <w:rPrChange w:id="3715" w:author="Asad Shah" w:date="2025-01-06T01:33:00Z">
            <w:rPr/>
          </w:rPrChange>
        </w:rPr>
        <w:t>Trends Table</w:t>
      </w:r>
    </w:p>
    <w:tbl>
      <w:tblPr>
        <w:tblStyle w:val="TableGrid"/>
        <w:tblW w:w="0" w:type="auto"/>
        <w:tblLook w:val="04A0" w:firstRow="1" w:lastRow="0" w:firstColumn="1" w:lastColumn="0" w:noHBand="0" w:noVBand="1"/>
      </w:tblPr>
      <w:tblGrid>
        <w:gridCol w:w="3211"/>
        <w:gridCol w:w="3211"/>
        <w:gridCol w:w="3212"/>
      </w:tblGrid>
      <w:tr w:rsidR="00381F87" w:rsidRPr="00381F87" w14:paraId="4B93A0AD" w14:textId="77777777" w:rsidTr="00381F87">
        <w:tc>
          <w:tcPr>
            <w:tcW w:w="3211" w:type="dxa"/>
            <w:vAlign w:val="center"/>
          </w:tcPr>
          <w:p w14:paraId="0F45E15C" w14:textId="6A4387DE" w:rsidR="00381F87" w:rsidRPr="00381F87" w:rsidRDefault="00381F87" w:rsidP="00381F87">
            <w:pPr>
              <w:rPr>
                <w:rFonts w:asciiTheme="majorBidi" w:hAnsiTheme="majorBidi" w:cstheme="majorBidi"/>
                <w:b/>
                <w:bCs/>
                <w:szCs w:val="24"/>
                <w:rPrChange w:id="3716" w:author="Asad Shah" w:date="2025-01-06T01:33:00Z">
                  <w:rPr>
                    <w:b/>
                    <w:bCs/>
                  </w:rPr>
                </w:rPrChange>
              </w:rPr>
            </w:pPr>
            <w:r w:rsidRPr="00381F87">
              <w:rPr>
                <w:rStyle w:val="Strong"/>
                <w:rFonts w:asciiTheme="majorBidi" w:hAnsiTheme="majorBidi" w:cstheme="majorBidi"/>
                <w:szCs w:val="24"/>
                <w:rPrChange w:id="3717" w:author="Asad Shah" w:date="2025-01-06T01:33:00Z">
                  <w:rPr>
                    <w:rStyle w:val="Strong"/>
                  </w:rPr>
                </w:rPrChange>
              </w:rPr>
              <w:t>Field Name</w:t>
            </w:r>
          </w:p>
        </w:tc>
        <w:tc>
          <w:tcPr>
            <w:tcW w:w="3211" w:type="dxa"/>
            <w:vAlign w:val="center"/>
          </w:tcPr>
          <w:p w14:paraId="06E3510E" w14:textId="3BC032DB" w:rsidR="00381F87" w:rsidRPr="00381F87" w:rsidRDefault="00381F87" w:rsidP="00381F87">
            <w:pPr>
              <w:rPr>
                <w:rFonts w:asciiTheme="majorBidi" w:hAnsiTheme="majorBidi" w:cstheme="majorBidi"/>
                <w:b/>
                <w:bCs/>
                <w:szCs w:val="24"/>
                <w:rPrChange w:id="3718" w:author="Asad Shah" w:date="2025-01-06T01:33:00Z">
                  <w:rPr>
                    <w:b/>
                    <w:bCs/>
                  </w:rPr>
                </w:rPrChange>
              </w:rPr>
            </w:pPr>
            <w:r w:rsidRPr="00381F87">
              <w:rPr>
                <w:rStyle w:val="Strong"/>
                <w:rFonts w:asciiTheme="majorBidi" w:hAnsiTheme="majorBidi" w:cstheme="majorBidi"/>
                <w:szCs w:val="24"/>
                <w:rPrChange w:id="3719" w:author="Asad Shah" w:date="2025-01-06T01:33:00Z">
                  <w:rPr>
                    <w:rStyle w:val="Strong"/>
                  </w:rPr>
                </w:rPrChange>
              </w:rPr>
              <w:t>Data Type</w:t>
            </w:r>
          </w:p>
        </w:tc>
        <w:tc>
          <w:tcPr>
            <w:tcW w:w="3212" w:type="dxa"/>
            <w:vAlign w:val="center"/>
          </w:tcPr>
          <w:p w14:paraId="59A93643" w14:textId="576BC1EA" w:rsidR="00381F87" w:rsidRPr="00381F87" w:rsidRDefault="00381F87" w:rsidP="00381F87">
            <w:pPr>
              <w:rPr>
                <w:rFonts w:asciiTheme="majorBidi" w:hAnsiTheme="majorBidi" w:cstheme="majorBidi"/>
                <w:b/>
                <w:bCs/>
                <w:szCs w:val="24"/>
                <w:rPrChange w:id="3720" w:author="Asad Shah" w:date="2025-01-06T01:33:00Z">
                  <w:rPr>
                    <w:b/>
                    <w:bCs/>
                  </w:rPr>
                </w:rPrChange>
              </w:rPr>
            </w:pPr>
            <w:r w:rsidRPr="00381F87">
              <w:rPr>
                <w:rStyle w:val="Strong"/>
                <w:rFonts w:asciiTheme="majorBidi" w:hAnsiTheme="majorBidi" w:cstheme="majorBidi"/>
                <w:szCs w:val="24"/>
                <w:rPrChange w:id="3721" w:author="Asad Shah" w:date="2025-01-06T01:33:00Z">
                  <w:rPr>
                    <w:rStyle w:val="Strong"/>
                  </w:rPr>
                </w:rPrChange>
              </w:rPr>
              <w:t>Constraints</w:t>
            </w:r>
          </w:p>
        </w:tc>
      </w:tr>
      <w:tr w:rsidR="00381F87" w:rsidRPr="00381F87" w14:paraId="63987F82" w14:textId="77777777" w:rsidTr="00381F87">
        <w:tc>
          <w:tcPr>
            <w:tcW w:w="3211" w:type="dxa"/>
            <w:vAlign w:val="center"/>
          </w:tcPr>
          <w:p w14:paraId="7987DBBE" w14:textId="5BFB1D5A" w:rsidR="00381F87" w:rsidRPr="00381F87" w:rsidRDefault="00381F87" w:rsidP="00381F87">
            <w:pPr>
              <w:rPr>
                <w:rFonts w:asciiTheme="majorBidi" w:hAnsiTheme="majorBidi" w:cstheme="majorBidi"/>
                <w:b/>
                <w:bCs/>
                <w:szCs w:val="24"/>
                <w:rPrChange w:id="3722" w:author="Asad Shah" w:date="2025-01-06T01:33:00Z">
                  <w:rPr>
                    <w:b/>
                    <w:bCs/>
                  </w:rPr>
                </w:rPrChange>
              </w:rPr>
            </w:pPr>
            <w:proofErr w:type="spellStart"/>
            <w:r w:rsidRPr="00381F87">
              <w:rPr>
                <w:rStyle w:val="HTMLCode"/>
                <w:rFonts w:asciiTheme="majorBidi" w:eastAsiaTheme="majorEastAsia" w:hAnsiTheme="majorBidi" w:cstheme="majorBidi"/>
                <w:sz w:val="24"/>
                <w:szCs w:val="24"/>
                <w:rPrChange w:id="3723" w:author="Asad Shah" w:date="2025-01-06T01:33:00Z">
                  <w:rPr>
                    <w:rStyle w:val="HTMLCode"/>
                    <w:rFonts w:eastAsiaTheme="majorEastAsia"/>
                  </w:rPr>
                </w:rPrChange>
              </w:rPr>
              <w:lastRenderedPageBreak/>
              <w:t>trend_id</w:t>
            </w:r>
            <w:proofErr w:type="spellEnd"/>
          </w:p>
        </w:tc>
        <w:tc>
          <w:tcPr>
            <w:tcW w:w="3211" w:type="dxa"/>
            <w:vAlign w:val="center"/>
          </w:tcPr>
          <w:p w14:paraId="6C06127D" w14:textId="4BA1DC63" w:rsidR="00381F87" w:rsidRPr="00381F87" w:rsidRDefault="00381F87" w:rsidP="00381F87">
            <w:pPr>
              <w:rPr>
                <w:rFonts w:asciiTheme="majorBidi" w:hAnsiTheme="majorBidi" w:cstheme="majorBidi"/>
                <w:b/>
                <w:bCs/>
                <w:szCs w:val="24"/>
                <w:rPrChange w:id="3724" w:author="Asad Shah" w:date="2025-01-06T01:33:00Z">
                  <w:rPr>
                    <w:b/>
                    <w:bCs/>
                  </w:rPr>
                </w:rPrChange>
              </w:rPr>
            </w:pPr>
            <w:r w:rsidRPr="00381F87">
              <w:rPr>
                <w:rFonts w:asciiTheme="majorBidi" w:hAnsiTheme="majorBidi" w:cstheme="majorBidi"/>
                <w:szCs w:val="24"/>
                <w:rPrChange w:id="3725" w:author="Asad Shah" w:date="2025-01-06T01:33:00Z">
                  <w:rPr/>
                </w:rPrChange>
              </w:rPr>
              <w:t>INT</w:t>
            </w:r>
          </w:p>
        </w:tc>
        <w:tc>
          <w:tcPr>
            <w:tcW w:w="3212" w:type="dxa"/>
            <w:vAlign w:val="center"/>
          </w:tcPr>
          <w:p w14:paraId="40003906" w14:textId="1B90A1E0" w:rsidR="00381F87" w:rsidRPr="00381F87" w:rsidRDefault="00381F87" w:rsidP="00381F87">
            <w:pPr>
              <w:rPr>
                <w:rFonts w:asciiTheme="majorBidi" w:hAnsiTheme="majorBidi" w:cstheme="majorBidi"/>
                <w:b/>
                <w:bCs/>
                <w:szCs w:val="24"/>
                <w:rPrChange w:id="3726" w:author="Asad Shah" w:date="2025-01-06T01:33:00Z">
                  <w:rPr>
                    <w:b/>
                    <w:bCs/>
                  </w:rPr>
                </w:rPrChange>
              </w:rPr>
            </w:pPr>
            <w:r w:rsidRPr="00381F87">
              <w:rPr>
                <w:rFonts w:asciiTheme="majorBidi" w:hAnsiTheme="majorBidi" w:cstheme="majorBidi"/>
                <w:szCs w:val="24"/>
                <w:rPrChange w:id="3727" w:author="Asad Shah" w:date="2025-01-06T01:33:00Z">
                  <w:rPr/>
                </w:rPrChange>
              </w:rPr>
              <w:t>PRIMARY KEY, AUTO_INCREMENT</w:t>
            </w:r>
          </w:p>
        </w:tc>
      </w:tr>
      <w:tr w:rsidR="00381F87" w:rsidRPr="00381F87" w14:paraId="01F98250" w14:textId="77777777" w:rsidTr="00381F87">
        <w:tc>
          <w:tcPr>
            <w:tcW w:w="3211" w:type="dxa"/>
            <w:vAlign w:val="center"/>
          </w:tcPr>
          <w:p w14:paraId="6C608061" w14:textId="169ED509" w:rsidR="00381F87" w:rsidRPr="00381F87" w:rsidRDefault="00381F87" w:rsidP="00381F87">
            <w:pPr>
              <w:rPr>
                <w:rFonts w:asciiTheme="majorBidi" w:hAnsiTheme="majorBidi" w:cstheme="majorBidi"/>
                <w:b/>
                <w:bCs/>
                <w:szCs w:val="24"/>
                <w:rPrChange w:id="3728" w:author="Asad Shah" w:date="2025-01-06T01:33:00Z">
                  <w:rPr>
                    <w:b/>
                    <w:bCs/>
                  </w:rPr>
                </w:rPrChange>
              </w:rPr>
            </w:pPr>
            <w:r w:rsidRPr="00381F87">
              <w:rPr>
                <w:rStyle w:val="HTMLCode"/>
                <w:rFonts w:asciiTheme="majorBidi" w:eastAsiaTheme="majorEastAsia" w:hAnsiTheme="majorBidi" w:cstheme="majorBidi"/>
                <w:sz w:val="24"/>
                <w:szCs w:val="24"/>
                <w:rPrChange w:id="3729" w:author="Asad Shah" w:date="2025-01-06T01:33:00Z">
                  <w:rPr>
                    <w:rStyle w:val="HTMLCode"/>
                    <w:rFonts w:eastAsiaTheme="majorEastAsia"/>
                  </w:rPr>
                </w:rPrChange>
              </w:rPr>
              <w:t>field</w:t>
            </w:r>
          </w:p>
        </w:tc>
        <w:tc>
          <w:tcPr>
            <w:tcW w:w="3211" w:type="dxa"/>
            <w:vAlign w:val="center"/>
          </w:tcPr>
          <w:p w14:paraId="4D2A077E" w14:textId="665F78C2" w:rsidR="00381F87" w:rsidRPr="00381F87" w:rsidRDefault="00381F87" w:rsidP="00381F87">
            <w:pPr>
              <w:rPr>
                <w:rFonts w:asciiTheme="majorBidi" w:hAnsiTheme="majorBidi" w:cstheme="majorBidi"/>
                <w:b/>
                <w:bCs/>
                <w:szCs w:val="24"/>
                <w:rPrChange w:id="3730" w:author="Asad Shah" w:date="2025-01-06T01:33:00Z">
                  <w:rPr>
                    <w:b/>
                    <w:bCs/>
                  </w:rPr>
                </w:rPrChange>
              </w:rPr>
            </w:pPr>
            <w:proofErr w:type="gramStart"/>
            <w:r w:rsidRPr="00381F87">
              <w:rPr>
                <w:rFonts w:asciiTheme="majorBidi" w:hAnsiTheme="majorBidi" w:cstheme="majorBidi"/>
                <w:szCs w:val="24"/>
                <w:rPrChange w:id="3731" w:author="Asad Shah" w:date="2025-01-06T01:33:00Z">
                  <w:rPr/>
                </w:rPrChange>
              </w:rPr>
              <w:t>VARCHAR(</w:t>
            </w:r>
            <w:proofErr w:type="gramEnd"/>
            <w:r w:rsidRPr="00381F87">
              <w:rPr>
                <w:rFonts w:asciiTheme="majorBidi" w:hAnsiTheme="majorBidi" w:cstheme="majorBidi"/>
                <w:szCs w:val="24"/>
                <w:rPrChange w:id="3732" w:author="Asad Shah" w:date="2025-01-06T01:33:00Z">
                  <w:rPr/>
                </w:rPrChange>
              </w:rPr>
              <w:t>255)</w:t>
            </w:r>
          </w:p>
        </w:tc>
        <w:tc>
          <w:tcPr>
            <w:tcW w:w="3212" w:type="dxa"/>
            <w:vAlign w:val="center"/>
          </w:tcPr>
          <w:p w14:paraId="606E4929" w14:textId="77A8970B" w:rsidR="00381F87" w:rsidRPr="00381F87" w:rsidRDefault="00381F87" w:rsidP="00381F87">
            <w:pPr>
              <w:rPr>
                <w:rFonts w:asciiTheme="majorBidi" w:hAnsiTheme="majorBidi" w:cstheme="majorBidi"/>
                <w:b/>
                <w:bCs/>
                <w:szCs w:val="24"/>
                <w:rPrChange w:id="3733" w:author="Asad Shah" w:date="2025-01-06T01:33:00Z">
                  <w:rPr>
                    <w:b/>
                    <w:bCs/>
                  </w:rPr>
                </w:rPrChange>
              </w:rPr>
            </w:pPr>
            <w:r w:rsidRPr="00381F87">
              <w:rPr>
                <w:rFonts w:asciiTheme="majorBidi" w:hAnsiTheme="majorBidi" w:cstheme="majorBidi"/>
                <w:szCs w:val="24"/>
                <w:rPrChange w:id="3734" w:author="Asad Shah" w:date="2025-01-06T01:33:00Z">
                  <w:rPr/>
                </w:rPrChange>
              </w:rPr>
              <w:t>NOT NULL</w:t>
            </w:r>
          </w:p>
        </w:tc>
      </w:tr>
      <w:tr w:rsidR="00381F87" w:rsidRPr="00381F87" w14:paraId="1C0BFB79" w14:textId="77777777" w:rsidTr="00381F87">
        <w:tc>
          <w:tcPr>
            <w:tcW w:w="3211" w:type="dxa"/>
            <w:vAlign w:val="center"/>
          </w:tcPr>
          <w:p w14:paraId="5C08F76D" w14:textId="19B788C5" w:rsidR="00381F87" w:rsidRPr="00381F87" w:rsidRDefault="00381F87" w:rsidP="00381F87">
            <w:pPr>
              <w:rPr>
                <w:rFonts w:asciiTheme="majorBidi" w:hAnsiTheme="majorBidi" w:cstheme="majorBidi"/>
                <w:b/>
                <w:bCs/>
                <w:szCs w:val="24"/>
                <w:rPrChange w:id="3735" w:author="Asad Shah" w:date="2025-01-06T01:33:00Z">
                  <w:rPr>
                    <w:b/>
                    <w:bCs/>
                  </w:rPr>
                </w:rPrChange>
              </w:rPr>
            </w:pPr>
            <w:r w:rsidRPr="00381F87">
              <w:rPr>
                <w:rStyle w:val="HTMLCode"/>
                <w:rFonts w:asciiTheme="majorBidi" w:eastAsiaTheme="majorEastAsia" w:hAnsiTheme="majorBidi" w:cstheme="majorBidi"/>
                <w:sz w:val="24"/>
                <w:szCs w:val="24"/>
                <w:rPrChange w:id="3736" w:author="Asad Shah" w:date="2025-01-06T01:33:00Z">
                  <w:rPr>
                    <w:rStyle w:val="HTMLCode"/>
                    <w:rFonts w:eastAsiaTheme="majorEastAsia"/>
                  </w:rPr>
                </w:rPrChange>
              </w:rPr>
              <w:t>year</w:t>
            </w:r>
          </w:p>
        </w:tc>
        <w:tc>
          <w:tcPr>
            <w:tcW w:w="3211" w:type="dxa"/>
            <w:vAlign w:val="center"/>
          </w:tcPr>
          <w:p w14:paraId="5F08EB90" w14:textId="3106A623" w:rsidR="00381F87" w:rsidRPr="00381F87" w:rsidRDefault="00381F87" w:rsidP="00381F87">
            <w:pPr>
              <w:rPr>
                <w:rFonts w:asciiTheme="majorBidi" w:hAnsiTheme="majorBidi" w:cstheme="majorBidi"/>
                <w:b/>
                <w:bCs/>
                <w:szCs w:val="24"/>
                <w:rPrChange w:id="3737" w:author="Asad Shah" w:date="2025-01-06T01:33:00Z">
                  <w:rPr>
                    <w:b/>
                    <w:bCs/>
                  </w:rPr>
                </w:rPrChange>
              </w:rPr>
            </w:pPr>
            <w:r w:rsidRPr="00381F87">
              <w:rPr>
                <w:rFonts w:asciiTheme="majorBidi" w:hAnsiTheme="majorBidi" w:cstheme="majorBidi"/>
                <w:szCs w:val="24"/>
                <w:rPrChange w:id="3738" w:author="Asad Shah" w:date="2025-01-06T01:33:00Z">
                  <w:rPr/>
                </w:rPrChange>
              </w:rPr>
              <w:t>INT</w:t>
            </w:r>
          </w:p>
        </w:tc>
        <w:tc>
          <w:tcPr>
            <w:tcW w:w="3212" w:type="dxa"/>
            <w:vAlign w:val="center"/>
          </w:tcPr>
          <w:p w14:paraId="7441D16B" w14:textId="67206BDF" w:rsidR="00381F87" w:rsidRPr="00381F87" w:rsidRDefault="00381F87" w:rsidP="00381F87">
            <w:pPr>
              <w:rPr>
                <w:rFonts w:asciiTheme="majorBidi" w:hAnsiTheme="majorBidi" w:cstheme="majorBidi"/>
                <w:b/>
                <w:bCs/>
                <w:szCs w:val="24"/>
                <w:rPrChange w:id="3739" w:author="Asad Shah" w:date="2025-01-06T01:33:00Z">
                  <w:rPr>
                    <w:b/>
                    <w:bCs/>
                  </w:rPr>
                </w:rPrChange>
              </w:rPr>
            </w:pPr>
            <w:r w:rsidRPr="00381F87">
              <w:rPr>
                <w:rFonts w:asciiTheme="majorBidi" w:hAnsiTheme="majorBidi" w:cstheme="majorBidi"/>
                <w:szCs w:val="24"/>
                <w:rPrChange w:id="3740" w:author="Asad Shah" w:date="2025-01-06T01:33:00Z">
                  <w:rPr/>
                </w:rPrChange>
              </w:rPr>
              <w:t>NOT NULL</w:t>
            </w:r>
          </w:p>
        </w:tc>
      </w:tr>
      <w:tr w:rsidR="00381F87" w:rsidRPr="00381F87" w:rsidDel="00381F87" w14:paraId="4A82BBFB" w14:textId="5DA13E34" w:rsidTr="00381F87">
        <w:trPr>
          <w:del w:id="3741" w:author="Asad Shah" w:date="2025-01-06T01:33:00Z"/>
        </w:trPr>
        <w:tc>
          <w:tcPr>
            <w:tcW w:w="3211" w:type="dxa"/>
            <w:vAlign w:val="center"/>
          </w:tcPr>
          <w:p w14:paraId="12BAFF57" w14:textId="56D5259E" w:rsidR="00381F87" w:rsidRPr="00381F87" w:rsidDel="00381F87" w:rsidRDefault="00381F87" w:rsidP="00381F87">
            <w:pPr>
              <w:rPr>
                <w:del w:id="3742" w:author="Asad Shah" w:date="2025-01-06T01:33:00Z"/>
                <w:rFonts w:asciiTheme="majorBidi" w:hAnsiTheme="majorBidi" w:cstheme="majorBidi"/>
                <w:b/>
                <w:bCs/>
                <w:szCs w:val="24"/>
                <w:rPrChange w:id="3743" w:author="Asad Shah" w:date="2025-01-06T01:33:00Z">
                  <w:rPr>
                    <w:del w:id="3744" w:author="Asad Shah" w:date="2025-01-06T01:33:00Z"/>
                    <w:b/>
                    <w:bCs/>
                  </w:rPr>
                </w:rPrChange>
              </w:rPr>
            </w:pPr>
            <w:del w:id="3745" w:author="Asad Shah" w:date="2025-01-06T01:33:00Z">
              <w:r w:rsidRPr="00381F87" w:rsidDel="00381F87">
                <w:rPr>
                  <w:rStyle w:val="HTMLCode"/>
                  <w:rFonts w:asciiTheme="majorBidi" w:eastAsiaTheme="majorEastAsia" w:hAnsiTheme="majorBidi" w:cstheme="majorBidi"/>
                  <w:sz w:val="24"/>
                  <w:szCs w:val="24"/>
                  <w:rPrChange w:id="3746" w:author="Asad Shah" w:date="2025-01-06T01:33:00Z">
                    <w:rPr>
                      <w:rStyle w:val="HTMLCode"/>
                      <w:rFonts w:eastAsiaTheme="majorEastAsia"/>
                    </w:rPr>
                  </w:rPrChange>
                </w:rPr>
                <w:delText>demand</w:delText>
              </w:r>
            </w:del>
          </w:p>
        </w:tc>
        <w:tc>
          <w:tcPr>
            <w:tcW w:w="3211" w:type="dxa"/>
            <w:vAlign w:val="center"/>
          </w:tcPr>
          <w:p w14:paraId="2AE270CB" w14:textId="0771F4F3" w:rsidR="00381F87" w:rsidRPr="00381F87" w:rsidDel="00381F87" w:rsidRDefault="00381F87" w:rsidP="00381F87">
            <w:pPr>
              <w:rPr>
                <w:del w:id="3747" w:author="Asad Shah" w:date="2025-01-06T01:33:00Z"/>
                <w:rFonts w:asciiTheme="majorBidi" w:hAnsiTheme="majorBidi" w:cstheme="majorBidi"/>
                <w:b/>
                <w:bCs/>
                <w:szCs w:val="24"/>
                <w:rPrChange w:id="3748" w:author="Asad Shah" w:date="2025-01-06T01:33:00Z">
                  <w:rPr>
                    <w:del w:id="3749" w:author="Asad Shah" w:date="2025-01-06T01:33:00Z"/>
                    <w:b/>
                    <w:bCs/>
                  </w:rPr>
                </w:rPrChange>
              </w:rPr>
            </w:pPr>
            <w:del w:id="3750" w:author="Asad Shah" w:date="2025-01-06T01:33:00Z">
              <w:r w:rsidRPr="00381F87" w:rsidDel="00381F87">
                <w:rPr>
                  <w:rFonts w:asciiTheme="majorBidi" w:hAnsiTheme="majorBidi" w:cstheme="majorBidi"/>
                  <w:szCs w:val="24"/>
                  <w:rPrChange w:id="3751" w:author="Asad Shah" w:date="2025-01-06T01:33:00Z">
                    <w:rPr/>
                  </w:rPrChange>
                </w:rPr>
                <w:delText>FLOAT</w:delText>
              </w:r>
            </w:del>
          </w:p>
        </w:tc>
        <w:tc>
          <w:tcPr>
            <w:tcW w:w="3212" w:type="dxa"/>
            <w:vAlign w:val="center"/>
          </w:tcPr>
          <w:p w14:paraId="4C0DDA76" w14:textId="4B5381A4" w:rsidR="00381F87" w:rsidRPr="00381F87" w:rsidDel="00381F87" w:rsidRDefault="00381F87" w:rsidP="00381F87">
            <w:pPr>
              <w:rPr>
                <w:del w:id="3752" w:author="Asad Shah" w:date="2025-01-06T01:33:00Z"/>
                <w:rFonts w:asciiTheme="majorBidi" w:hAnsiTheme="majorBidi" w:cstheme="majorBidi"/>
                <w:b/>
                <w:bCs/>
                <w:szCs w:val="24"/>
                <w:rPrChange w:id="3753" w:author="Asad Shah" w:date="2025-01-06T01:33:00Z">
                  <w:rPr>
                    <w:del w:id="3754" w:author="Asad Shah" w:date="2025-01-06T01:33:00Z"/>
                    <w:b/>
                    <w:bCs/>
                  </w:rPr>
                </w:rPrChange>
              </w:rPr>
            </w:pPr>
            <w:del w:id="3755" w:author="Asad Shah" w:date="2025-01-06T01:33:00Z">
              <w:r w:rsidRPr="00381F87" w:rsidDel="00381F87">
                <w:rPr>
                  <w:rFonts w:asciiTheme="majorBidi" w:hAnsiTheme="majorBidi" w:cstheme="majorBidi"/>
                  <w:szCs w:val="24"/>
                  <w:rPrChange w:id="3756" w:author="Asad Shah" w:date="2025-01-06T01:33:00Z">
                    <w:rPr/>
                  </w:rPrChange>
                </w:rPr>
                <w:delText>NOT NULL</w:delText>
              </w:r>
            </w:del>
          </w:p>
        </w:tc>
      </w:tr>
      <w:tr w:rsidR="00381F87" w:rsidRPr="00381F87" w14:paraId="27FBDCBF" w14:textId="77777777" w:rsidTr="00381F87">
        <w:tc>
          <w:tcPr>
            <w:tcW w:w="3211" w:type="dxa"/>
            <w:vAlign w:val="center"/>
          </w:tcPr>
          <w:p w14:paraId="1472613B" w14:textId="1A66E5D4" w:rsidR="00381F87" w:rsidRPr="00381F87" w:rsidRDefault="00381F87" w:rsidP="00381F87">
            <w:pPr>
              <w:rPr>
                <w:rFonts w:asciiTheme="majorBidi" w:hAnsiTheme="majorBidi" w:cstheme="majorBidi"/>
                <w:b/>
                <w:bCs/>
                <w:szCs w:val="24"/>
                <w:rPrChange w:id="3757" w:author="Asad Shah" w:date="2025-01-06T01:33:00Z">
                  <w:rPr>
                    <w:b/>
                    <w:bCs/>
                  </w:rPr>
                </w:rPrChange>
              </w:rPr>
            </w:pPr>
            <w:proofErr w:type="spellStart"/>
            <w:r w:rsidRPr="00381F87">
              <w:rPr>
                <w:rStyle w:val="HTMLCode"/>
                <w:rFonts w:asciiTheme="majorBidi" w:eastAsiaTheme="majorEastAsia" w:hAnsiTheme="majorBidi" w:cstheme="majorBidi"/>
                <w:sz w:val="24"/>
                <w:szCs w:val="24"/>
                <w:rPrChange w:id="3758" w:author="Asad Shah" w:date="2025-01-06T01:33:00Z">
                  <w:rPr>
                    <w:rStyle w:val="HTMLCode"/>
                    <w:rFonts w:eastAsiaTheme="majorEastAsia"/>
                  </w:rPr>
                </w:rPrChange>
              </w:rPr>
              <w:t>growth_rate</w:t>
            </w:r>
            <w:proofErr w:type="spellEnd"/>
          </w:p>
        </w:tc>
        <w:tc>
          <w:tcPr>
            <w:tcW w:w="3211" w:type="dxa"/>
            <w:vAlign w:val="center"/>
          </w:tcPr>
          <w:p w14:paraId="0308CE22" w14:textId="788BBCD2" w:rsidR="00381F87" w:rsidRPr="00381F87" w:rsidRDefault="00381F87" w:rsidP="00381F87">
            <w:pPr>
              <w:rPr>
                <w:rFonts w:asciiTheme="majorBidi" w:hAnsiTheme="majorBidi" w:cstheme="majorBidi"/>
                <w:b/>
                <w:bCs/>
                <w:szCs w:val="24"/>
                <w:rPrChange w:id="3759" w:author="Asad Shah" w:date="2025-01-06T01:33:00Z">
                  <w:rPr>
                    <w:b/>
                    <w:bCs/>
                  </w:rPr>
                </w:rPrChange>
              </w:rPr>
            </w:pPr>
            <w:r w:rsidRPr="00381F87">
              <w:rPr>
                <w:rFonts w:asciiTheme="majorBidi" w:hAnsiTheme="majorBidi" w:cstheme="majorBidi"/>
                <w:szCs w:val="24"/>
                <w:rPrChange w:id="3760" w:author="Asad Shah" w:date="2025-01-06T01:33:00Z">
                  <w:rPr/>
                </w:rPrChange>
              </w:rPr>
              <w:t>FLOAT</w:t>
            </w:r>
          </w:p>
        </w:tc>
        <w:tc>
          <w:tcPr>
            <w:tcW w:w="3212" w:type="dxa"/>
            <w:vAlign w:val="center"/>
          </w:tcPr>
          <w:p w14:paraId="03D89C96" w14:textId="23D7B715" w:rsidR="00381F87" w:rsidRPr="00381F87" w:rsidRDefault="00381F87" w:rsidP="00381F87">
            <w:pPr>
              <w:rPr>
                <w:rFonts w:asciiTheme="majorBidi" w:hAnsiTheme="majorBidi" w:cstheme="majorBidi"/>
                <w:b/>
                <w:bCs/>
                <w:szCs w:val="24"/>
                <w:rPrChange w:id="3761" w:author="Asad Shah" w:date="2025-01-06T01:33:00Z">
                  <w:rPr>
                    <w:b/>
                    <w:bCs/>
                  </w:rPr>
                </w:rPrChange>
              </w:rPr>
            </w:pPr>
            <w:r w:rsidRPr="00381F87">
              <w:rPr>
                <w:rFonts w:asciiTheme="majorBidi" w:hAnsiTheme="majorBidi" w:cstheme="majorBidi"/>
                <w:szCs w:val="24"/>
                <w:rPrChange w:id="3762" w:author="Asad Shah" w:date="2025-01-06T01:33:00Z">
                  <w:rPr/>
                </w:rPrChange>
              </w:rPr>
              <w:t>NOT NULL</w:t>
            </w:r>
          </w:p>
        </w:tc>
      </w:tr>
    </w:tbl>
    <w:p w14:paraId="35D936A2" w14:textId="4E74E229" w:rsidR="00381F87" w:rsidRDefault="00381F87" w:rsidP="004B6E45">
      <w:pPr>
        <w:rPr>
          <w:b/>
          <w:bCs/>
        </w:rPr>
      </w:pPr>
    </w:p>
    <w:p w14:paraId="751521F2" w14:textId="5ED9F3DF" w:rsidR="00653C92" w:rsidRDefault="00653C92" w:rsidP="004B6E45">
      <w:pPr>
        <w:rPr>
          <w:b/>
          <w:bCs/>
        </w:rPr>
      </w:pPr>
      <w:r w:rsidRPr="00653C92">
        <w:rPr>
          <w:b/>
          <w:bCs/>
          <w:rPrChange w:id="3763" w:author="Asad Shah" w:date="2025-01-06T22:37:00Z">
            <w:rPr/>
          </w:rPrChange>
        </w:rPr>
        <w:t>Universities Table</w:t>
      </w:r>
    </w:p>
    <w:tbl>
      <w:tblPr>
        <w:tblStyle w:val="TableGrid"/>
        <w:tblW w:w="0" w:type="auto"/>
        <w:tblLook w:val="04A0" w:firstRow="1" w:lastRow="0" w:firstColumn="1" w:lastColumn="0" w:noHBand="0" w:noVBand="1"/>
      </w:tblPr>
      <w:tblGrid>
        <w:gridCol w:w="3211"/>
        <w:gridCol w:w="3211"/>
        <w:gridCol w:w="3212"/>
      </w:tblGrid>
      <w:tr w:rsidR="00653C92" w14:paraId="317FEC64" w14:textId="77777777" w:rsidTr="003769DA">
        <w:tc>
          <w:tcPr>
            <w:tcW w:w="3211" w:type="dxa"/>
            <w:vAlign w:val="center"/>
          </w:tcPr>
          <w:p w14:paraId="6846E5C2" w14:textId="61EB3B0D" w:rsidR="00653C92" w:rsidRPr="00653C92" w:rsidRDefault="00653C92" w:rsidP="00653C92">
            <w:pPr>
              <w:rPr>
                <w:rFonts w:asciiTheme="majorBidi" w:hAnsiTheme="majorBidi" w:cstheme="majorBidi"/>
                <w:b/>
                <w:bCs/>
                <w:szCs w:val="24"/>
                <w:rPrChange w:id="3764" w:author="Asad Shah" w:date="2025-01-06T22:38:00Z">
                  <w:rPr>
                    <w:b/>
                    <w:bCs/>
                  </w:rPr>
                </w:rPrChange>
              </w:rPr>
            </w:pPr>
            <w:r w:rsidRPr="00653C92">
              <w:rPr>
                <w:rStyle w:val="Strong"/>
                <w:rFonts w:asciiTheme="majorBidi" w:hAnsiTheme="majorBidi" w:cstheme="majorBidi"/>
                <w:szCs w:val="24"/>
                <w:rPrChange w:id="3765" w:author="Asad Shah" w:date="2025-01-06T22:38:00Z">
                  <w:rPr>
                    <w:rStyle w:val="Strong"/>
                  </w:rPr>
                </w:rPrChange>
              </w:rPr>
              <w:t>Field Name</w:t>
            </w:r>
          </w:p>
        </w:tc>
        <w:tc>
          <w:tcPr>
            <w:tcW w:w="3211" w:type="dxa"/>
            <w:vAlign w:val="center"/>
          </w:tcPr>
          <w:p w14:paraId="02E92C75" w14:textId="18453AF7" w:rsidR="00653C92" w:rsidRPr="00653C92" w:rsidRDefault="00653C92" w:rsidP="00653C92">
            <w:pPr>
              <w:rPr>
                <w:rFonts w:asciiTheme="majorBidi" w:hAnsiTheme="majorBidi" w:cstheme="majorBidi"/>
                <w:b/>
                <w:bCs/>
                <w:szCs w:val="24"/>
                <w:rPrChange w:id="3766" w:author="Asad Shah" w:date="2025-01-06T22:38:00Z">
                  <w:rPr>
                    <w:b/>
                    <w:bCs/>
                  </w:rPr>
                </w:rPrChange>
              </w:rPr>
            </w:pPr>
            <w:r w:rsidRPr="00653C92">
              <w:rPr>
                <w:rStyle w:val="Strong"/>
                <w:rFonts w:asciiTheme="majorBidi" w:hAnsiTheme="majorBidi" w:cstheme="majorBidi"/>
                <w:szCs w:val="24"/>
                <w:rPrChange w:id="3767" w:author="Asad Shah" w:date="2025-01-06T22:38:00Z">
                  <w:rPr>
                    <w:rStyle w:val="Strong"/>
                  </w:rPr>
                </w:rPrChange>
              </w:rPr>
              <w:t>Data Type</w:t>
            </w:r>
          </w:p>
        </w:tc>
        <w:tc>
          <w:tcPr>
            <w:tcW w:w="3212" w:type="dxa"/>
            <w:vAlign w:val="center"/>
          </w:tcPr>
          <w:p w14:paraId="465B23F9" w14:textId="32F3D605" w:rsidR="00653C92" w:rsidRPr="00653C92" w:rsidRDefault="00653C92" w:rsidP="00653C92">
            <w:pPr>
              <w:rPr>
                <w:rFonts w:asciiTheme="majorBidi" w:hAnsiTheme="majorBidi" w:cstheme="majorBidi"/>
                <w:b/>
                <w:bCs/>
                <w:szCs w:val="24"/>
                <w:rPrChange w:id="3768" w:author="Asad Shah" w:date="2025-01-06T22:38:00Z">
                  <w:rPr>
                    <w:b/>
                    <w:bCs/>
                  </w:rPr>
                </w:rPrChange>
              </w:rPr>
            </w:pPr>
            <w:r w:rsidRPr="00653C92">
              <w:rPr>
                <w:rStyle w:val="Strong"/>
                <w:rFonts w:asciiTheme="majorBidi" w:hAnsiTheme="majorBidi" w:cstheme="majorBidi"/>
                <w:szCs w:val="24"/>
                <w:rPrChange w:id="3769" w:author="Asad Shah" w:date="2025-01-06T22:38:00Z">
                  <w:rPr>
                    <w:rStyle w:val="Strong"/>
                  </w:rPr>
                </w:rPrChange>
              </w:rPr>
              <w:t>Constraints</w:t>
            </w:r>
          </w:p>
        </w:tc>
      </w:tr>
      <w:tr w:rsidR="00653C92" w14:paraId="366182AE" w14:textId="77777777" w:rsidTr="003769DA">
        <w:tc>
          <w:tcPr>
            <w:tcW w:w="3211" w:type="dxa"/>
            <w:vAlign w:val="center"/>
          </w:tcPr>
          <w:p w14:paraId="139C7626" w14:textId="4F6651CF" w:rsidR="00653C92" w:rsidRPr="00653C92" w:rsidRDefault="00653C92" w:rsidP="00653C92">
            <w:pPr>
              <w:rPr>
                <w:rFonts w:asciiTheme="majorBidi" w:hAnsiTheme="majorBidi" w:cstheme="majorBidi"/>
                <w:b/>
                <w:bCs/>
                <w:szCs w:val="24"/>
                <w:rPrChange w:id="3770" w:author="Asad Shah" w:date="2025-01-06T22:38:00Z">
                  <w:rPr>
                    <w:b/>
                    <w:bCs/>
                  </w:rPr>
                </w:rPrChange>
              </w:rPr>
            </w:pPr>
            <w:proofErr w:type="spellStart"/>
            <w:r w:rsidRPr="00653C92">
              <w:rPr>
                <w:rStyle w:val="HTMLCode"/>
                <w:rFonts w:asciiTheme="majorBidi" w:eastAsiaTheme="majorEastAsia" w:hAnsiTheme="majorBidi" w:cstheme="majorBidi"/>
                <w:sz w:val="24"/>
                <w:szCs w:val="24"/>
                <w:rPrChange w:id="3771" w:author="Asad Shah" w:date="2025-01-06T22:38:00Z">
                  <w:rPr>
                    <w:rStyle w:val="HTMLCode"/>
                    <w:rFonts w:eastAsiaTheme="majorEastAsia"/>
                  </w:rPr>
                </w:rPrChange>
              </w:rPr>
              <w:t>university_id</w:t>
            </w:r>
            <w:proofErr w:type="spellEnd"/>
          </w:p>
        </w:tc>
        <w:tc>
          <w:tcPr>
            <w:tcW w:w="3211" w:type="dxa"/>
            <w:vAlign w:val="center"/>
          </w:tcPr>
          <w:p w14:paraId="746D3DA8" w14:textId="235D63CB" w:rsidR="00653C92" w:rsidRPr="00653C92" w:rsidRDefault="00653C92" w:rsidP="00653C92">
            <w:pPr>
              <w:rPr>
                <w:rFonts w:asciiTheme="majorBidi" w:hAnsiTheme="majorBidi" w:cstheme="majorBidi"/>
                <w:b/>
                <w:bCs/>
                <w:szCs w:val="24"/>
                <w:rPrChange w:id="3772" w:author="Asad Shah" w:date="2025-01-06T22:38:00Z">
                  <w:rPr>
                    <w:b/>
                    <w:bCs/>
                  </w:rPr>
                </w:rPrChange>
              </w:rPr>
            </w:pPr>
            <w:r w:rsidRPr="00653C92">
              <w:rPr>
                <w:rFonts w:asciiTheme="majorBidi" w:hAnsiTheme="majorBidi" w:cstheme="majorBidi"/>
                <w:szCs w:val="24"/>
                <w:rPrChange w:id="3773" w:author="Asad Shah" w:date="2025-01-06T22:38:00Z">
                  <w:rPr/>
                </w:rPrChange>
              </w:rPr>
              <w:t>INT</w:t>
            </w:r>
          </w:p>
        </w:tc>
        <w:tc>
          <w:tcPr>
            <w:tcW w:w="3212" w:type="dxa"/>
            <w:vAlign w:val="center"/>
          </w:tcPr>
          <w:p w14:paraId="1DE35C88" w14:textId="50CA244F" w:rsidR="00653C92" w:rsidRPr="00653C92" w:rsidRDefault="00653C92" w:rsidP="00653C92">
            <w:pPr>
              <w:rPr>
                <w:rFonts w:asciiTheme="majorBidi" w:hAnsiTheme="majorBidi" w:cstheme="majorBidi"/>
                <w:b/>
                <w:bCs/>
                <w:szCs w:val="24"/>
                <w:rPrChange w:id="3774" w:author="Asad Shah" w:date="2025-01-06T22:38:00Z">
                  <w:rPr>
                    <w:b/>
                    <w:bCs/>
                  </w:rPr>
                </w:rPrChange>
              </w:rPr>
            </w:pPr>
            <w:r w:rsidRPr="00653C92">
              <w:rPr>
                <w:rFonts w:asciiTheme="majorBidi" w:hAnsiTheme="majorBidi" w:cstheme="majorBidi"/>
                <w:szCs w:val="24"/>
                <w:rPrChange w:id="3775" w:author="Asad Shah" w:date="2025-01-06T22:38:00Z">
                  <w:rPr/>
                </w:rPrChange>
              </w:rPr>
              <w:t>PRIMARY KEY, AUTO_INCREMENT</w:t>
            </w:r>
          </w:p>
        </w:tc>
      </w:tr>
      <w:tr w:rsidR="00653C92" w14:paraId="1D1DA610" w14:textId="77777777" w:rsidTr="003769DA">
        <w:tc>
          <w:tcPr>
            <w:tcW w:w="3211" w:type="dxa"/>
            <w:vAlign w:val="center"/>
          </w:tcPr>
          <w:p w14:paraId="55DF2CAB" w14:textId="75DFC210" w:rsidR="00653C92" w:rsidRPr="00653C92" w:rsidRDefault="00653C92" w:rsidP="00653C92">
            <w:pPr>
              <w:rPr>
                <w:rFonts w:asciiTheme="majorBidi" w:hAnsiTheme="majorBidi" w:cstheme="majorBidi"/>
                <w:b/>
                <w:bCs/>
                <w:szCs w:val="24"/>
                <w:rPrChange w:id="3776" w:author="Asad Shah" w:date="2025-01-06T22:38:00Z">
                  <w:rPr>
                    <w:b/>
                    <w:bCs/>
                  </w:rPr>
                </w:rPrChange>
              </w:rPr>
            </w:pPr>
            <w:r w:rsidRPr="00653C92">
              <w:rPr>
                <w:rStyle w:val="HTMLCode"/>
                <w:rFonts w:asciiTheme="majorBidi" w:eastAsiaTheme="majorEastAsia" w:hAnsiTheme="majorBidi" w:cstheme="majorBidi"/>
                <w:sz w:val="24"/>
                <w:szCs w:val="24"/>
                <w:rPrChange w:id="3777" w:author="Asad Shah" w:date="2025-01-06T22:38:00Z">
                  <w:rPr>
                    <w:rStyle w:val="HTMLCode"/>
                    <w:rFonts w:eastAsiaTheme="majorEastAsia"/>
                  </w:rPr>
                </w:rPrChange>
              </w:rPr>
              <w:t>name</w:t>
            </w:r>
          </w:p>
        </w:tc>
        <w:tc>
          <w:tcPr>
            <w:tcW w:w="3211" w:type="dxa"/>
            <w:vAlign w:val="center"/>
          </w:tcPr>
          <w:p w14:paraId="6DC185B1" w14:textId="2424D813" w:rsidR="00653C92" w:rsidRPr="00653C92" w:rsidRDefault="00653C92" w:rsidP="00653C92">
            <w:pPr>
              <w:rPr>
                <w:rFonts w:asciiTheme="majorBidi" w:hAnsiTheme="majorBidi" w:cstheme="majorBidi"/>
                <w:b/>
                <w:bCs/>
                <w:szCs w:val="24"/>
                <w:rPrChange w:id="3778" w:author="Asad Shah" w:date="2025-01-06T22:38:00Z">
                  <w:rPr>
                    <w:b/>
                    <w:bCs/>
                  </w:rPr>
                </w:rPrChange>
              </w:rPr>
            </w:pPr>
            <w:proofErr w:type="gramStart"/>
            <w:r w:rsidRPr="00653C92">
              <w:rPr>
                <w:rFonts w:asciiTheme="majorBidi" w:hAnsiTheme="majorBidi" w:cstheme="majorBidi"/>
                <w:szCs w:val="24"/>
                <w:rPrChange w:id="3779" w:author="Asad Shah" w:date="2025-01-06T22:38:00Z">
                  <w:rPr/>
                </w:rPrChange>
              </w:rPr>
              <w:t>VARCHAR(</w:t>
            </w:r>
            <w:proofErr w:type="gramEnd"/>
            <w:r w:rsidRPr="00653C92">
              <w:rPr>
                <w:rFonts w:asciiTheme="majorBidi" w:hAnsiTheme="majorBidi" w:cstheme="majorBidi"/>
                <w:szCs w:val="24"/>
                <w:rPrChange w:id="3780" w:author="Asad Shah" w:date="2025-01-06T22:38:00Z">
                  <w:rPr/>
                </w:rPrChange>
              </w:rPr>
              <w:t>255)</w:t>
            </w:r>
          </w:p>
        </w:tc>
        <w:tc>
          <w:tcPr>
            <w:tcW w:w="3212" w:type="dxa"/>
            <w:vAlign w:val="center"/>
          </w:tcPr>
          <w:p w14:paraId="3432D4E2" w14:textId="348218E9" w:rsidR="00653C92" w:rsidRPr="00653C92" w:rsidRDefault="00653C92" w:rsidP="00653C92">
            <w:pPr>
              <w:rPr>
                <w:rFonts w:asciiTheme="majorBidi" w:hAnsiTheme="majorBidi" w:cstheme="majorBidi"/>
                <w:b/>
                <w:bCs/>
                <w:szCs w:val="24"/>
                <w:rPrChange w:id="3781" w:author="Asad Shah" w:date="2025-01-06T22:38:00Z">
                  <w:rPr>
                    <w:b/>
                    <w:bCs/>
                  </w:rPr>
                </w:rPrChange>
              </w:rPr>
            </w:pPr>
            <w:r w:rsidRPr="00653C92">
              <w:rPr>
                <w:rFonts w:asciiTheme="majorBidi" w:hAnsiTheme="majorBidi" w:cstheme="majorBidi"/>
                <w:szCs w:val="24"/>
                <w:rPrChange w:id="3782" w:author="Asad Shah" w:date="2025-01-06T22:38:00Z">
                  <w:rPr/>
                </w:rPrChange>
              </w:rPr>
              <w:t>UNIQUE, NOT NULL</w:t>
            </w:r>
          </w:p>
        </w:tc>
      </w:tr>
      <w:tr w:rsidR="00653C92" w14:paraId="5B630DB4" w14:textId="77777777" w:rsidTr="003769DA">
        <w:tc>
          <w:tcPr>
            <w:tcW w:w="3211" w:type="dxa"/>
            <w:vAlign w:val="center"/>
          </w:tcPr>
          <w:p w14:paraId="157883FD" w14:textId="7E026B79" w:rsidR="00653C92" w:rsidRPr="00653C92" w:rsidRDefault="00653C92" w:rsidP="00653C92">
            <w:pPr>
              <w:rPr>
                <w:rFonts w:asciiTheme="majorBidi" w:hAnsiTheme="majorBidi" w:cstheme="majorBidi"/>
                <w:b/>
                <w:bCs/>
                <w:szCs w:val="24"/>
                <w:rPrChange w:id="3783" w:author="Asad Shah" w:date="2025-01-06T22:38:00Z">
                  <w:rPr>
                    <w:b/>
                    <w:bCs/>
                  </w:rPr>
                </w:rPrChange>
              </w:rPr>
            </w:pPr>
            <w:r w:rsidRPr="00653C92">
              <w:rPr>
                <w:rStyle w:val="HTMLCode"/>
                <w:rFonts w:asciiTheme="majorBidi" w:eastAsiaTheme="majorEastAsia" w:hAnsiTheme="majorBidi" w:cstheme="majorBidi"/>
                <w:sz w:val="24"/>
                <w:szCs w:val="24"/>
                <w:rPrChange w:id="3784" w:author="Asad Shah" w:date="2025-01-06T22:38:00Z">
                  <w:rPr>
                    <w:rStyle w:val="HTMLCode"/>
                    <w:rFonts w:eastAsiaTheme="majorEastAsia"/>
                  </w:rPr>
                </w:rPrChange>
              </w:rPr>
              <w:t>location</w:t>
            </w:r>
          </w:p>
        </w:tc>
        <w:tc>
          <w:tcPr>
            <w:tcW w:w="3211" w:type="dxa"/>
            <w:vAlign w:val="center"/>
          </w:tcPr>
          <w:p w14:paraId="4B6C4206" w14:textId="3DE1F013" w:rsidR="00653C92" w:rsidRPr="00653C92" w:rsidRDefault="00653C92" w:rsidP="00653C92">
            <w:pPr>
              <w:rPr>
                <w:rFonts w:asciiTheme="majorBidi" w:hAnsiTheme="majorBidi" w:cstheme="majorBidi"/>
                <w:b/>
                <w:bCs/>
                <w:szCs w:val="24"/>
                <w:rPrChange w:id="3785" w:author="Asad Shah" w:date="2025-01-06T22:38:00Z">
                  <w:rPr>
                    <w:b/>
                    <w:bCs/>
                  </w:rPr>
                </w:rPrChange>
              </w:rPr>
            </w:pPr>
            <w:proofErr w:type="gramStart"/>
            <w:r w:rsidRPr="00653C92">
              <w:rPr>
                <w:rFonts w:asciiTheme="majorBidi" w:hAnsiTheme="majorBidi" w:cstheme="majorBidi"/>
                <w:szCs w:val="24"/>
                <w:rPrChange w:id="3786" w:author="Asad Shah" w:date="2025-01-06T22:38:00Z">
                  <w:rPr/>
                </w:rPrChange>
              </w:rPr>
              <w:t>VARCHAR(</w:t>
            </w:r>
            <w:proofErr w:type="gramEnd"/>
            <w:r w:rsidRPr="00653C92">
              <w:rPr>
                <w:rFonts w:asciiTheme="majorBidi" w:hAnsiTheme="majorBidi" w:cstheme="majorBidi"/>
                <w:szCs w:val="24"/>
                <w:rPrChange w:id="3787" w:author="Asad Shah" w:date="2025-01-06T22:38:00Z">
                  <w:rPr/>
                </w:rPrChange>
              </w:rPr>
              <w:t>255)</w:t>
            </w:r>
          </w:p>
        </w:tc>
        <w:tc>
          <w:tcPr>
            <w:tcW w:w="3212" w:type="dxa"/>
            <w:vAlign w:val="center"/>
          </w:tcPr>
          <w:p w14:paraId="132DB41A" w14:textId="1FC3F121" w:rsidR="00653C92" w:rsidRPr="00653C92" w:rsidRDefault="00653C92" w:rsidP="00653C92">
            <w:pPr>
              <w:rPr>
                <w:rFonts w:asciiTheme="majorBidi" w:hAnsiTheme="majorBidi" w:cstheme="majorBidi"/>
                <w:b/>
                <w:bCs/>
                <w:szCs w:val="24"/>
                <w:rPrChange w:id="3788" w:author="Asad Shah" w:date="2025-01-06T22:38:00Z">
                  <w:rPr>
                    <w:b/>
                    <w:bCs/>
                  </w:rPr>
                </w:rPrChange>
              </w:rPr>
            </w:pPr>
            <w:r w:rsidRPr="00653C92">
              <w:rPr>
                <w:rFonts w:asciiTheme="majorBidi" w:hAnsiTheme="majorBidi" w:cstheme="majorBidi"/>
                <w:szCs w:val="24"/>
                <w:rPrChange w:id="3789" w:author="Asad Shah" w:date="2025-01-06T22:38:00Z">
                  <w:rPr/>
                </w:rPrChange>
              </w:rPr>
              <w:t>NOT NULL</w:t>
            </w:r>
          </w:p>
        </w:tc>
      </w:tr>
      <w:tr w:rsidR="00653C92" w14:paraId="1024491B" w14:textId="77777777" w:rsidTr="003769DA">
        <w:tc>
          <w:tcPr>
            <w:tcW w:w="3211" w:type="dxa"/>
            <w:vAlign w:val="center"/>
          </w:tcPr>
          <w:p w14:paraId="02119E71" w14:textId="3B064BDE" w:rsidR="00653C92" w:rsidRPr="00653C92" w:rsidRDefault="00653C92" w:rsidP="00653C92">
            <w:pPr>
              <w:rPr>
                <w:rFonts w:asciiTheme="majorBidi" w:hAnsiTheme="majorBidi" w:cstheme="majorBidi"/>
                <w:b/>
                <w:bCs/>
                <w:szCs w:val="24"/>
                <w:rPrChange w:id="3790" w:author="Asad Shah" w:date="2025-01-06T22:38:00Z">
                  <w:rPr>
                    <w:b/>
                    <w:bCs/>
                  </w:rPr>
                </w:rPrChange>
              </w:rPr>
            </w:pPr>
            <w:proofErr w:type="spellStart"/>
            <w:r w:rsidRPr="00653C92">
              <w:rPr>
                <w:rStyle w:val="HTMLCode"/>
                <w:rFonts w:asciiTheme="majorBidi" w:eastAsiaTheme="majorEastAsia" w:hAnsiTheme="majorBidi" w:cstheme="majorBidi"/>
                <w:sz w:val="24"/>
                <w:szCs w:val="24"/>
                <w:rPrChange w:id="3791" w:author="Asad Shah" w:date="2025-01-06T22:38:00Z">
                  <w:rPr>
                    <w:rStyle w:val="HTMLCode"/>
                    <w:rFonts w:eastAsiaTheme="majorEastAsia"/>
                  </w:rPr>
                </w:rPrChange>
              </w:rPr>
              <w:t>admission_criteria</w:t>
            </w:r>
            <w:proofErr w:type="spellEnd"/>
          </w:p>
        </w:tc>
        <w:tc>
          <w:tcPr>
            <w:tcW w:w="3211" w:type="dxa"/>
            <w:vAlign w:val="center"/>
          </w:tcPr>
          <w:p w14:paraId="78F805AD" w14:textId="7B99450F" w:rsidR="00653C92" w:rsidRPr="00653C92" w:rsidRDefault="00653C92" w:rsidP="00653C92">
            <w:pPr>
              <w:rPr>
                <w:rFonts w:asciiTheme="majorBidi" w:hAnsiTheme="majorBidi" w:cstheme="majorBidi"/>
                <w:b/>
                <w:bCs/>
                <w:szCs w:val="24"/>
                <w:rPrChange w:id="3792" w:author="Asad Shah" w:date="2025-01-06T22:38:00Z">
                  <w:rPr>
                    <w:b/>
                    <w:bCs/>
                  </w:rPr>
                </w:rPrChange>
              </w:rPr>
            </w:pPr>
            <w:r w:rsidRPr="00653C92">
              <w:rPr>
                <w:rFonts w:asciiTheme="majorBidi" w:hAnsiTheme="majorBidi" w:cstheme="majorBidi"/>
                <w:szCs w:val="24"/>
                <w:rPrChange w:id="3793" w:author="Asad Shah" w:date="2025-01-06T22:38:00Z">
                  <w:rPr/>
                </w:rPrChange>
              </w:rPr>
              <w:t>TEXT</w:t>
            </w:r>
          </w:p>
        </w:tc>
        <w:tc>
          <w:tcPr>
            <w:tcW w:w="3212" w:type="dxa"/>
            <w:vAlign w:val="center"/>
          </w:tcPr>
          <w:p w14:paraId="5DFEB9A1" w14:textId="41FB403E" w:rsidR="00653C92" w:rsidRPr="00653C92" w:rsidRDefault="00653C92" w:rsidP="00653C92">
            <w:pPr>
              <w:rPr>
                <w:rFonts w:asciiTheme="majorBidi" w:hAnsiTheme="majorBidi" w:cstheme="majorBidi"/>
                <w:b/>
                <w:bCs/>
                <w:szCs w:val="24"/>
                <w:rPrChange w:id="3794" w:author="Asad Shah" w:date="2025-01-06T22:38:00Z">
                  <w:rPr>
                    <w:b/>
                    <w:bCs/>
                  </w:rPr>
                </w:rPrChange>
              </w:rPr>
            </w:pPr>
            <w:r w:rsidRPr="00653C92">
              <w:rPr>
                <w:rFonts w:asciiTheme="majorBidi" w:hAnsiTheme="majorBidi" w:cstheme="majorBidi"/>
                <w:szCs w:val="24"/>
                <w:rPrChange w:id="3795" w:author="Asad Shah" w:date="2025-01-06T22:38:00Z">
                  <w:rPr/>
                </w:rPrChange>
              </w:rPr>
              <w:t>NOT NULL</w:t>
            </w:r>
          </w:p>
        </w:tc>
      </w:tr>
      <w:tr w:rsidR="00653C92" w:rsidDel="003769DA" w14:paraId="398B2536" w14:textId="43687872" w:rsidTr="003769DA">
        <w:trPr>
          <w:del w:id="3796" w:author="Asad Shah" w:date="2025-01-06T22:38:00Z"/>
        </w:trPr>
        <w:tc>
          <w:tcPr>
            <w:tcW w:w="3211" w:type="dxa"/>
            <w:vAlign w:val="center"/>
          </w:tcPr>
          <w:p w14:paraId="5B154EB3" w14:textId="7FC31F33" w:rsidR="00653C92" w:rsidRPr="003769DA" w:rsidDel="003769DA" w:rsidRDefault="00653C92" w:rsidP="00653C92">
            <w:pPr>
              <w:rPr>
                <w:del w:id="3797" w:author="Asad Shah" w:date="2025-01-06T22:38:00Z"/>
                <w:rFonts w:asciiTheme="majorBidi" w:hAnsiTheme="majorBidi" w:cstheme="majorBidi"/>
                <w:b/>
                <w:bCs/>
                <w:szCs w:val="24"/>
              </w:rPr>
            </w:pPr>
            <w:del w:id="3798" w:author="Asad Shah" w:date="2025-01-06T22:38:00Z">
              <w:r w:rsidRPr="00653C92" w:rsidDel="003769DA">
                <w:rPr>
                  <w:rStyle w:val="HTMLCode"/>
                  <w:rFonts w:asciiTheme="majorBidi" w:eastAsiaTheme="majorEastAsia" w:hAnsiTheme="majorBidi" w:cstheme="majorBidi"/>
                  <w:sz w:val="24"/>
                  <w:szCs w:val="24"/>
                  <w:rPrChange w:id="3799" w:author="Asad Shah" w:date="2025-01-06T22:38:00Z">
                    <w:rPr>
                      <w:rStyle w:val="HTMLCode"/>
                      <w:rFonts w:eastAsiaTheme="majorEastAsia"/>
                    </w:rPr>
                  </w:rPrChange>
                </w:rPr>
                <w:delText>application_deadline</w:delText>
              </w:r>
            </w:del>
          </w:p>
        </w:tc>
        <w:tc>
          <w:tcPr>
            <w:tcW w:w="3211" w:type="dxa"/>
            <w:vAlign w:val="center"/>
          </w:tcPr>
          <w:p w14:paraId="5B790437" w14:textId="004AABCB" w:rsidR="00653C92" w:rsidRPr="003769DA" w:rsidDel="003769DA" w:rsidRDefault="00653C92" w:rsidP="00653C92">
            <w:pPr>
              <w:rPr>
                <w:del w:id="3800" w:author="Asad Shah" w:date="2025-01-06T22:38:00Z"/>
                <w:rFonts w:asciiTheme="majorBidi" w:hAnsiTheme="majorBidi" w:cstheme="majorBidi"/>
                <w:b/>
                <w:bCs/>
                <w:szCs w:val="24"/>
              </w:rPr>
            </w:pPr>
            <w:del w:id="3801" w:author="Asad Shah" w:date="2025-01-06T22:38:00Z">
              <w:r w:rsidRPr="003769DA" w:rsidDel="003769DA">
                <w:rPr>
                  <w:rFonts w:asciiTheme="majorBidi" w:hAnsiTheme="majorBidi" w:cstheme="majorBidi"/>
                  <w:szCs w:val="24"/>
                </w:rPr>
                <w:delText>DATE</w:delText>
              </w:r>
            </w:del>
          </w:p>
        </w:tc>
        <w:tc>
          <w:tcPr>
            <w:tcW w:w="3212" w:type="dxa"/>
            <w:vAlign w:val="center"/>
          </w:tcPr>
          <w:p w14:paraId="4CA38DFE" w14:textId="4E057BBA" w:rsidR="00653C92" w:rsidRPr="003769DA" w:rsidDel="003769DA" w:rsidRDefault="00653C92" w:rsidP="00653C92">
            <w:pPr>
              <w:rPr>
                <w:del w:id="3802" w:author="Asad Shah" w:date="2025-01-06T22:38:00Z"/>
                <w:rFonts w:asciiTheme="majorBidi" w:hAnsiTheme="majorBidi" w:cstheme="majorBidi"/>
                <w:b/>
                <w:bCs/>
                <w:szCs w:val="24"/>
              </w:rPr>
            </w:pPr>
            <w:del w:id="3803" w:author="Asad Shah" w:date="2025-01-06T22:38:00Z">
              <w:r w:rsidRPr="003769DA" w:rsidDel="003769DA">
                <w:rPr>
                  <w:rFonts w:asciiTheme="majorBidi" w:hAnsiTheme="majorBidi" w:cstheme="majorBidi"/>
                  <w:szCs w:val="24"/>
                </w:rPr>
                <w:delText>NOT NULL</w:delText>
              </w:r>
            </w:del>
          </w:p>
        </w:tc>
      </w:tr>
      <w:tr w:rsidR="00653C92" w14:paraId="79C432B4" w14:textId="77777777" w:rsidTr="003769DA">
        <w:tc>
          <w:tcPr>
            <w:tcW w:w="3211" w:type="dxa"/>
            <w:vAlign w:val="center"/>
          </w:tcPr>
          <w:p w14:paraId="2A1F5D96" w14:textId="1C66BA62" w:rsidR="00653C92" w:rsidRPr="00653C92" w:rsidRDefault="00653C92" w:rsidP="00653C92">
            <w:pPr>
              <w:rPr>
                <w:rFonts w:asciiTheme="majorBidi" w:hAnsiTheme="majorBidi" w:cstheme="majorBidi"/>
                <w:b/>
                <w:bCs/>
                <w:szCs w:val="24"/>
                <w:rPrChange w:id="3804" w:author="Asad Shah" w:date="2025-01-06T22:38:00Z">
                  <w:rPr>
                    <w:b/>
                    <w:bCs/>
                  </w:rPr>
                </w:rPrChange>
              </w:rPr>
            </w:pPr>
            <w:del w:id="3805" w:author="Asad Shah" w:date="2025-01-06T22:39:00Z">
              <w:r w:rsidRPr="00653C92" w:rsidDel="003769DA">
                <w:rPr>
                  <w:rStyle w:val="HTMLCode"/>
                  <w:rFonts w:asciiTheme="majorBidi" w:eastAsiaTheme="majorEastAsia" w:hAnsiTheme="majorBidi" w:cstheme="majorBidi"/>
                  <w:sz w:val="24"/>
                  <w:szCs w:val="24"/>
                  <w:rPrChange w:id="3806" w:author="Asad Shah" w:date="2025-01-06T22:38:00Z">
                    <w:rPr>
                      <w:rStyle w:val="HTMLCode"/>
                      <w:rFonts w:eastAsiaTheme="majorEastAsia"/>
                    </w:rPr>
                  </w:rPrChange>
                </w:rPr>
                <w:delText>application</w:delText>
              </w:r>
            </w:del>
            <w:proofErr w:type="spellStart"/>
            <w:ins w:id="3807" w:author="Asad Shah" w:date="2025-01-06T22:39:00Z">
              <w:r w:rsidR="003769DA">
                <w:rPr>
                  <w:rStyle w:val="HTMLCode"/>
                  <w:rFonts w:asciiTheme="majorBidi" w:eastAsiaTheme="majorEastAsia" w:hAnsiTheme="majorBidi" w:cstheme="majorBidi"/>
                  <w:sz w:val="24"/>
                  <w:szCs w:val="24"/>
                </w:rPr>
                <w:t>university</w:t>
              </w:r>
            </w:ins>
            <w:r w:rsidRPr="00653C92">
              <w:rPr>
                <w:rStyle w:val="HTMLCode"/>
                <w:rFonts w:asciiTheme="majorBidi" w:eastAsiaTheme="majorEastAsia" w:hAnsiTheme="majorBidi" w:cstheme="majorBidi"/>
                <w:sz w:val="24"/>
                <w:szCs w:val="24"/>
                <w:rPrChange w:id="3808" w:author="Asad Shah" w:date="2025-01-06T22:38:00Z">
                  <w:rPr>
                    <w:rStyle w:val="HTMLCode"/>
                    <w:rFonts w:eastAsiaTheme="majorEastAsia"/>
                  </w:rPr>
                </w:rPrChange>
              </w:rPr>
              <w:t>_link</w:t>
            </w:r>
            <w:proofErr w:type="spellEnd"/>
          </w:p>
        </w:tc>
        <w:tc>
          <w:tcPr>
            <w:tcW w:w="3211" w:type="dxa"/>
            <w:vAlign w:val="center"/>
          </w:tcPr>
          <w:p w14:paraId="10561C96" w14:textId="4B470719" w:rsidR="00653C92" w:rsidRPr="00653C92" w:rsidRDefault="00653C92" w:rsidP="00653C92">
            <w:pPr>
              <w:rPr>
                <w:rFonts w:asciiTheme="majorBidi" w:hAnsiTheme="majorBidi" w:cstheme="majorBidi"/>
                <w:b/>
                <w:bCs/>
                <w:szCs w:val="24"/>
                <w:rPrChange w:id="3809" w:author="Asad Shah" w:date="2025-01-06T22:38:00Z">
                  <w:rPr>
                    <w:b/>
                    <w:bCs/>
                  </w:rPr>
                </w:rPrChange>
              </w:rPr>
            </w:pPr>
            <w:proofErr w:type="gramStart"/>
            <w:r w:rsidRPr="00653C92">
              <w:rPr>
                <w:rFonts w:asciiTheme="majorBidi" w:hAnsiTheme="majorBidi" w:cstheme="majorBidi"/>
                <w:szCs w:val="24"/>
                <w:rPrChange w:id="3810" w:author="Asad Shah" w:date="2025-01-06T22:38:00Z">
                  <w:rPr/>
                </w:rPrChange>
              </w:rPr>
              <w:t>VARCHAR(</w:t>
            </w:r>
            <w:proofErr w:type="gramEnd"/>
            <w:r w:rsidRPr="00653C92">
              <w:rPr>
                <w:rFonts w:asciiTheme="majorBidi" w:hAnsiTheme="majorBidi" w:cstheme="majorBidi"/>
                <w:szCs w:val="24"/>
                <w:rPrChange w:id="3811" w:author="Asad Shah" w:date="2025-01-06T22:38:00Z">
                  <w:rPr/>
                </w:rPrChange>
              </w:rPr>
              <w:t>255)</w:t>
            </w:r>
          </w:p>
        </w:tc>
        <w:tc>
          <w:tcPr>
            <w:tcW w:w="3212" w:type="dxa"/>
            <w:vAlign w:val="center"/>
          </w:tcPr>
          <w:p w14:paraId="529358D8" w14:textId="7EE836BA" w:rsidR="00653C92" w:rsidRPr="00653C92" w:rsidRDefault="00653C92" w:rsidP="00653C92">
            <w:pPr>
              <w:rPr>
                <w:rFonts w:asciiTheme="majorBidi" w:hAnsiTheme="majorBidi" w:cstheme="majorBidi"/>
                <w:b/>
                <w:bCs/>
                <w:szCs w:val="24"/>
                <w:rPrChange w:id="3812" w:author="Asad Shah" w:date="2025-01-06T22:38:00Z">
                  <w:rPr>
                    <w:b/>
                    <w:bCs/>
                  </w:rPr>
                </w:rPrChange>
              </w:rPr>
            </w:pPr>
            <w:r w:rsidRPr="00653C92">
              <w:rPr>
                <w:rFonts w:asciiTheme="majorBidi" w:hAnsiTheme="majorBidi" w:cstheme="majorBidi"/>
                <w:szCs w:val="24"/>
                <w:rPrChange w:id="3813" w:author="Asad Shah" w:date="2025-01-06T22:38:00Z">
                  <w:rPr/>
                </w:rPrChange>
              </w:rPr>
              <w:t>NOT NULL</w:t>
            </w:r>
          </w:p>
        </w:tc>
      </w:tr>
    </w:tbl>
    <w:p w14:paraId="6A6D8D7F" w14:textId="4F52BF69" w:rsidR="00653C92" w:rsidRDefault="00653C92" w:rsidP="004B6E45">
      <w:pPr>
        <w:rPr>
          <w:ins w:id="3814" w:author="Asad Shah" w:date="2025-01-07T01:19:00Z"/>
          <w:b/>
          <w:bCs/>
        </w:rPr>
      </w:pPr>
    </w:p>
    <w:p w14:paraId="4E28CFE9" w14:textId="105A7226" w:rsidR="00AA249A" w:rsidRPr="00653C92" w:rsidRDefault="00AA249A" w:rsidP="004B6E45">
      <w:pPr>
        <w:rPr>
          <w:b/>
          <w:bCs/>
          <w:rPrChange w:id="3815" w:author="Asad Shah" w:date="2025-01-06T22:37:00Z">
            <w:rPr/>
          </w:rPrChange>
        </w:rPr>
      </w:pPr>
    </w:p>
    <w:p w14:paraId="6F3547F4" w14:textId="78D9D2A6" w:rsidR="00BB6D7C" w:rsidRPr="00313F8A" w:rsidRDefault="00BB6D7C">
      <w:pPr>
        <w:pStyle w:val="Heading2"/>
      </w:pPr>
      <w:bookmarkStart w:id="3816" w:name="_Toc187627537"/>
      <w:r w:rsidRPr="00313F8A">
        <w:lastRenderedPageBreak/>
        <w:t>6.</w:t>
      </w:r>
      <w:ins w:id="3817" w:author="Asad Shah" w:date="2025-01-07T01:22:00Z">
        <w:r w:rsidR="00313F8A" w:rsidRPr="00313F8A">
          <w:t>2</w:t>
        </w:r>
      </w:ins>
      <w:del w:id="3818" w:author="Asad Shah" w:date="2025-01-07T01:22:00Z">
        <w:r w:rsidRPr="00313F8A" w:rsidDel="00313F8A">
          <w:delText>3</w:delText>
        </w:r>
      </w:del>
      <w:r w:rsidRPr="00313F8A">
        <w:t xml:space="preserve"> Entity Relationship Diagram</w:t>
      </w:r>
      <w:bookmarkEnd w:id="3816"/>
    </w:p>
    <w:p w14:paraId="18EA6B81" w14:textId="3631B0B9" w:rsidR="00AA249A" w:rsidRDefault="00AA249A" w:rsidP="00AA249A">
      <w:del w:id="3819" w:author="Asad Shah" w:date="2025-01-12T16:58:00Z">
        <w:r w:rsidDel="009A40F2">
          <w:rPr>
            <w:noProof/>
          </w:rPr>
          <w:drawing>
            <wp:inline distT="0" distB="0" distL="0" distR="0" wp14:anchorId="016AA335" wp14:editId="6E0E93B3">
              <wp:extent cx="6473741" cy="5231218"/>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8">
                        <a:extLst>
                          <a:ext uri="{28A0092B-C50C-407E-A947-70E740481C1C}">
                            <a14:useLocalDpi xmlns:a14="http://schemas.microsoft.com/office/drawing/2010/main" val="0"/>
                          </a:ext>
                        </a:extLst>
                      </a:blip>
                      <a:stretch>
                        <a:fillRect/>
                      </a:stretch>
                    </pic:blipFill>
                    <pic:spPr>
                      <a:xfrm>
                        <a:off x="0" y="0"/>
                        <a:ext cx="6475413" cy="5232569"/>
                      </a:xfrm>
                      <a:prstGeom prst="rect">
                        <a:avLst/>
                      </a:prstGeom>
                    </pic:spPr>
                  </pic:pic>
                </a:graphicData>
              </a:graphic>
            </wp:inline>
          </w:drawing>
        </w:r>
      </w:del>
      <w:ins w:id="3820" w:author="Asad Shah" w:date="2025-01-12T16:59:00Z">
        <w:r w:rsidR="009A40F2">
          <w:rPr>
            <w:noProof/>
          </w:rPr>
          <w:drawing>
            <wp:inline distT="0" distB="0" distL="0" distR="0" wp14:anchorId="2B557556" wp14:editId="3490D5BB">
              <wp:extent cx="6123940" cy="46761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9">
                        <a:extLst>
                          <a:ext uri="{28A0092B-C50C-407E-A947-70E740481C1C}">
                            <a14:useLocalDpi xmlns:a14="http://schemas.microsoft.com/office/drawing/2010/main" val="0"/>
                          </a:ext>
                        </a:extLst>
                      </a:blip>
                      <a:stretch>
                        <a:fillRect/>
                      </a:stretch>
                    </pic:blipFill>
                    <pic:spPr>
                      <a:xfrm>
                        <a:off x="0" y="0"/>
                        <a:ext cx="6123940" cy="4676140"/>
                      </a:xfrm>
                      <a:prstGeom prst="rect">
                        <a:avLst/>
                      </a:prstGeom>
                    </pic:spPr>
                  </pic:pic>
                </a:graphicData>
              </a:graphic>
            </wp:inline>
          </w:drawing>
        </w:r>
      </w:ins>
    </w:p>
    <w:p w14:paraId="6161525B" w14:textId="77777777" w:rsidR="00313F8A" w:rsidRDefault="00313F8A">
      <w:pPr>
        <w:pStyle w:val="Heading2"/>
        <w:pPrChange w:id="3821" w:author="Asad Shah" w:date="2025-01-07T01:22:00Z">
          <w:pPr/>
        </w:pPrChange>
      </w:pPr>
      <w:bookmarkStart w:id="3822" w:name="_Toc187627538"/>
      <w:r>
        <w:lastRenderedPageBreak/>
        <w:t>6.3 Data Dictionary Diagram</w:t>
      </w:r>
      <w:bookmarkEnd w:id="3822"/>
    </w:p>
    <w:p w14:paraId="07BE3862" w14:textId="6DA14865" w:rsidR="00313F8A" w:rsidRDefault="00313F8A" w:rsidP="00313F8A">
      <w:r>
        <w:rPr>
          <w:b/>
          <w:bCs/>
          <w:noProof/>
        </w:rPr>
        <w:drawing>
          <wp:inline distT="0" distB="0" distL="0" distR="0" wp14:anchorId="5F6334A3" wp14:editId="7BE74B6B">
            <wp:extent cx="5438775" cy="251625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0">
                      <a:extLst>
                        <a:ext uri="{28A0092B-C50C-407E-A947-70E740481C1C}">
                          <a14:useLocalDpi xmlns:a14="http://schemas.microsoft.com/office/drawing/2010/main" val="0"/>
                        </a:ext>
                      </a:extLst>
                    </a:blip>
                    <a:stretch>
                      <a:fillRect/>
                    </a:stretch>
                  </pic:blipFill>
                  <pic:spPr>
                    <a:xfrm>
                      <a:off x="0" y="0"/>
                      <a:ext cx="5450191" cy="2521535"/>
                    </a:xfrm>
                    <a:prstGeom prst="rect">
                      <a:avLst/>
                    </a:prstGeom>
                  </pic:spPr>
                </pic:pic>
              </a:graphicData>
            </a:graphic>
          </wp:inline>
        </w:drawing>
      </w:r>
      <w:r>
        <w:rPr>
          <w:b/>
          <w:bCs/>
          <w:noProof/>
        </w:rPr>
        <w:drawing>
          <wp:inline distT="0" distB="0" distL="0" distR="0" wp14:anchorId="734551E3" wp14:editId="456361C8">
            <wp:extent cx="6220046" cy="2091504"/>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1">
                      <a:extLst>
                        <a:ext uri="{28A0092B-C50C-407E-A947-70E740481C1C}">
                          <a14:useLocalDpi xmlns:a14="http://schemas.microsoft.com/office/drawing/2010/main" val="0"/>
                        </a:ext>
                      </a:extLst>
                    </a:blip>
                    <a:stretch>
                      <a:fillRect/>
                    </a:stretch>
                  </pic:blipFill>
                  <pic:spPr>
                    <a:xfrm>
                      <a:off x="0" y="0"/>
                      <a:ext cx="6234865" cy="2096487"/>
                    </a:xfrm>
                    <a:prstGeom prst="rect">
                      <a:avLst/>
                    </a:prstGeom>
                  </pic:spPr>
                </pic:pic>
              </a:graphicData>
            </a:graphic>
          </wp:inline>
        </w:drawing>
      </w:r>
      <w:r>
        <w:rPr>
          <w:b/>
          <w:bCs/>
          <w:noProof/>
        </w:rPr>
        <w:drawing>
          <wp:inline distT="0" distB="0" distL="0" distR="0" wp14:anchorId="10AB1A4A" wp14:editId="0F1C3A30">
            <wp:extent cx="5231218" cy="2707925"/>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2">
                      <a:extLst>
                        <a:ext uri="{28A0092B-C50C-407E-A947-70E740481C1C}">
                          <a14:useLocalDpi xmlns:a14="http://schemas.microsoft.com/office/drawing/2010/main" val="0"/>
                        </a:ext>
                      </a:extLst>
                    </a:blip>
                    <a:stretch>
                      <a:fillRect/>
                    </a:stretch>
                  </pic:blipFill>
                  <pic:spPr>
                    <a:xfrm>
                      <a:off x="0" y="0"/>
                      <a:ext cx="5237128" cy="2710984"/>
                    </a:xfrm>
                    <a:prstGeom prst="rect">
                      <a:avLst/>
                    </a:prstGeom>
                  </pic:spPr>
                </pic:pic>
              </a:graphicData>
            </a:graphic>
          </wp:inline>
        </w:drawing>
      </w:r>
      <w:r>
        <w:rPr>
          <w:b/>
          <w:bCs/>
          <w:noProof/>
        </w:rPr>
        <w:lastRenderedPageBreak/>
        <w:drawing>
          <wp:inline distT="0" distB="0" distL="0" distR="0" wp14:anchorId="48F10AD8" wp14:editId="6239DE47">
            <wp:extent cx="5348176" cy="2692446"/>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3">
                      <a:extLst>
                        <a:ext uri="{28A0092B-C50C-407E-A947-70E740481C1C}">
                          <a14:useLocalDpi xmlns:a14="http://schemas.microsoft.com/office/drawing/2010/main" val="0"/>
                        </a:ext>
                      </a:extLst>
                    </a:blip>
                    <a:stretch>
                      <a:fillRect/>
                    </a:stretch>
                  </pic:blipFill>
                  <pic:spPr>
                    <a:xfrm>
                      <a:off x="0" y="0"/>
                      <a:ext cx="5356613" cy="2696694"/>
                    </a:xfrm>
                    <a:prstGeom prst="rect">
                      <a:avLst/>
                    </a:prstGeom>
                  </pic:spPr>
                </pic:pic>
              </a:graphicData>
            </a:graphic>
          </wp:inline>
        </w:drawing>
      </w:r>
      <w:r>
        <w:rPr>
          <w:b/>
          <w:bCs/>
          <w:noProof/>
        </w:rPr>
        <w:drawing>
          <wp:inline distT="0" distB="0" distL="0" distR="0" wp14:anchorId="61113384" wp14:editId="6BF2341B">
            <wp:extent cx="5720316" cy="313858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4">
                      <a:extLst>
                        <a:ext uri="{28A0092B-C50C-407E-A947-70E740481C1C}">
                          <a14:useLocalDpi xmlns:a14="http://schemas.microsoft.com/office/drawing/2010/main" val="0"/>
                        </a:ext>
                      </a:extLst>
                    </a:blip>
                    <a:stretch>
                      <a:fillRect/>
                    </a:stretch>
                  </pic:blipFill>
                  <pic:spPr>
                    <a:xfrm>
                      <a:off x="0" y="0"/>
                      <a:ext cx="5726594" cy="3142024"/>
                    </a:xfrm>
                    <a:prstGeom prst="rect">
                      <a:avLst/>
                    </a:prstGeom>
                  </pic:spPr>
                </pic:pic>
              </a:graphicData>
            </a:graphic>
          </wp:inline>
        </w:drawing>
      </w:r>
    </w:p>
    <w:p w14:paraId="4E9DB480" w14:textId="13226EF7" w:rsidR="00313F8A" w:rsidRDefault="00313F8A" w:rsidP="00AA249A"/>
    <w:p w14:paraId="2B07B2C1" w14:textId="77777777" w:rsidR="00313F8A" w:rsidRDefault="00313F8A" w:rsidP="00AA249A"/>
    <w:p w14:paraId="5F40E65A" w14:textId="177DF0E9" w:rsidR="00A30927" w:rsidRDefault="00A30927" w:rsidP="00B15452">
      <w:pPr>
        <w:pStyle w:val="Heading1"/>
        <w:numPr>
          <w:ilvl w:val="0"/>
          <w:numId w:val="2"/>
        </w:numPr>
        <w:shd w:val="clear" w:color="auto" w:fill="595959" w:themeFill="text1" w:themeFillTint="A6"/>
        <w:ind w:left="357" w:hanging="357"/>
        <w:jc w:val="center"/>
        <w:rPr>
          <w:color w:val="FFFFFF" w:themeColor="background1"/>
          <w:sz w:val="36"/>
          <w:szCs w:val="36"/>
        </w:rPr>
      </w:pPr>
      <w:bookmarkStart w:id="3823" w:name="_Toc187627539"/>
      <w:r>
        <w:rPr>
          <w:color w:val="FFFFFF" w:themeColor="background1"/>
          <w:sz w:val="36"/>
          <w:szCs w:val="36"/>
        </w:rPr>
        <w:lastRenderedPageBreak/>
        <w:t>Software Planning and Timeline</w:t>
      </w:r>
      <w:bookmarkEnd w:id="3823"/>
      <w:r>
        <w:rPr>
          <w:color w:val="FFFFFF" w:themeColor="background1"/>
          <w:sz w:val="36"/>
          <w:szCs w:val="36"/>
        </w:rPr>
        <w:t xml:space="preserve"> </w:t>
      </w:r>
    </w:p>
    <w:p w14:paraId="558FE127" w14:textId="2D25E9B1" w:rsidR="00630924" w:rsidRDefault="00630924">
      <w:pPr>
        <w:pStyle w:val="Heading2"/>
        <w:pPrChange w:id="3824" w:author="Asad Shah" w:date="2025-01-07T01:47:00Z">
          <w:pPr/>
        </w:pPrChange>
      </w:pPr>
      <w:bookmarkStart w:id="3825" w:name="_Toc187627540"/>
      <w:r w:rsidRPr="00630924">
        <w:rPr>
          <w:rPrChange w:id="3826" w:author="Asad Shah" w:date="2025-01-07T01:47:00Z">
            <w:rPr>
              <w:color w:val="FFFFFF" w:themeColor="background1"/>
              <w:sz w:val="36"/>
              <w:szCs w:val="36"/>
            </w:rPr>
          </w:rPrChange>
        </w:rPr>
        <w:t>7</w:t>
      </w:r>
      <w:r>
        <w:t>.1 Work Breakdown Structure</w:t>
      </w:r>
      <w:bookmarkEnd w:id="3825"/>
    </w:p>
    <w:tbl>
      <w:tblPr>
        <w:tblW w:w="0" w:type="auto"/>
        <w:tblCellMar>
          <w:top w:w="15" w:type="dxa"/>
          <w:left w:w="15" w:type="dxa"/>
          <w:bottom w:w="15" w:type="dxa"/>
          <w:right w:w="15" w:type="dxa"/>
        </w:tblCellMar>
        <w:tblLook w:val="04A0" w:firstRow="1" w:lastRow="0" w:firstColumn="1" w:lastColumn="0" w:noHBand="0" w:noVBand="1"/>
        <w:tblPrChange w:id="3827" w:author="Asad Shah" w:date="2025-01-07T01:58:00Z">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PrChange>
      </w:tblPr>
      <w:tblGrid>
        <w:gridCol w:w="9648"/>
        <w:tblGridChange w:id="3828">
          <w:tblGrid>
            <w:gridCol w:w="8725"/>
          </w:tblGrid>
        </w:tblGridChange>
      </w:tblGrid>
      <w:tr w:rsidR="00630924" w:rsidRPr="00630924" w:rsidDel="00921280" w14:paraId="7C378F6F" w14:textId="14415D2A" w:rsidTr="00921280">
        <w:trPr>
          <w:del w:id="3829" w:author="Asad Shah" w:date="2025-01-07T01:57:00Z"/>
        </w:trPr>
        <w:tc>
          <w:tcPr>
            <w:tcW w:w="8725" w:type="dxa"/>
            <w:shd w:val="clear" w:color="auto" w:fill="DFE3E8"/>
            <w:vAlign w:val="center"/>
            <w:hideMark/>
            <w:tcPrChange w:id="3830"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tcPrChange>
          </w:tcPr>
          <w:p w14:paraId="5405C3DB" w14:textId="00FD6611" w:rsidR="00630924" w:rsidRPr="00921280" w:rsidDel="00921280" w:rsidRDefault="00630924" w:rsidP="00630924">
            <w:pPr>
              <w:spacing w:after="0" w:line="240" w:lineRule="auto"/>
              <w:rPr>
                <w:del w:id="3831" w:author="Asad Shah" w:date="2025-01-07T01:57:00Z"/>
                <w:rFonts w:ascii="Segoe UI" w:eastAsia="Times New Roman" w:hAnsi="Segoe UI" w:cs="Segoe UI"/>
                <w:color w:val="auto"/>
                <w:sz w:val="18"/>
                <w:szCs w:val="18"/>
              </w:rPr>
            </w:pPr>
          </w:p>
        </w:tc>
      </w:tr>
      <w:tr w:rsidR="00630924" w:rsidRPr="00921280" w14:paraId="14A535F0" w14:textId="77777777" w:rsidTr="00921280">
        <w:tc>
          <w:tcPr>
            <w:tcW w:w="8725" w:type="dxa"/>
            <w:shd w:val="clear" w:color="auto" w:fill="FFFFFF"/>
            <w:vAlign w:val="center"/>
            <w:hideMark/>
            <w:tcPrChange w:id="3832"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47389523" w14:textId="7A7C87BB" w:rsidR="00955D67" w:rsidRDefault="00955D67">
            <w:pPr>
              <w:spacing w:after="0" w:line="360" w:lineRule="auto"/>
              <w:jc w:val="both"/>
              <w:rPr>
                <w:ins w:id="3833" w:author="Asad Shah" w:date="2025-01-12T10:27:00Z"/>
                <w:rFonts w:asciiTheme="majorBidi" w:eastAsia="Times New Roman" w:hAnsiTheme="majorBidi" w:cstheme="majorBidi"/>
                <w:b/>
                <w:bCs/>
                <w:color w:val="000000"/>
                <w:szCs w:val="24"/>
              </w:rPr>
            </w:pPr>
            <w:ins w:id="3834" w:author="Asad Shah" w:date="2025-01-12T10:28:00Z">
              <w:r>
                <w:rPr>
                  <w:rFonts w:asciiTheme="majorBidi" w:eastAsia="Times New Roman" w:hAnsiTheme="majorBidi" w:cstheme="majorBidi"/>
                  <w:b/>
                  <w:bCs/>
                  <w:noProof/>
                  <w:color w:val="000000"/>
                  <w:szCs w:val="24"/>
                </w:rPr>
                <w:drawing>
                  <wp:inline distT="0" distB="0" distL="0" distR="0" wp14:anchorId="167016E9" wp14:editId="158E08E6">
                    <wp:extent cx="6123940" cy="35299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23940" cy="3529965"/>
                            </a:xfrm>
                            <a:prstGeom prst="rect">
                              <a:avLst/>
                            </a:prstGeom>
                          </pic:spPr>
                        </pic:pic>
                      </a:graphicData>
                    </a:graphic>
                  </wp:inline>
                </w:drawing>
              </w:r>
            </w:ins>
          </w:p>
          <w:p w14:paraId="7A867E38" w14:textId="31EC0996" w:rsidR="00630924" w:rsidRPr="00921280" w:rsidRDefault="00630924">
            <w:pPr>
              <w:spacing w:after="0" w:line="360" w:lineRule="auto"/>
              <w:jc w:val="both"/>
              <w:rPr>
                <w:rFonts w:asciiTheme="majorBidi" w:eastAsia="Times New Roman" w:hAnsiTheme="majorBidi" w:cstheme="majorBidi"/>
                <w:color w:val="auto"/>
                <w:szCs w:val="24"/>
                <w:rPrChange w:id="3835" w:author="Asad Shah" w:date="2025-01-07T01:59:00Z">
                  <w:rPr>
                    <w:rFonts w:eastAsia="Times New Roman" w:cs="Times New Roman"/>
                    <w:color w:val="auto"/>
                    <w:sz w:val="22"/>
                  </w:rPr>
                </w:rPrChange>
              </w:rPr>
              <w:pPrChange w:id="3836" w:author="Asad Shah" w:date="2025-01-07T01:59:00Z">
                <w:pPr>
                  <w:spacing w:after="0" w:line="240" w:lineRule="auto"/>
                </w:pPr>
              </w:pPrChange>
            </w:pPr>
            <w:r w:rsidRPr="00921280">
              <w:rPr>
                <w:rFonts w:asciiTheme="majorBidi" w:eastAsia="Times New Roman" w:hAnsiTheme="majorBidi" w:cstheme="majorBidi"/>
                <w:b/>
                <w:bCs/>
                <w:color w:val="000000"/>
                <w:szCs w:val="24"/>
                <w:rPrChange w:id="3837" w:author="Asad Shah" w:date="2025-01-07T01:59:00Z">
                  <w:rPr>
                    <w:rFonts w:eastAsia="Times New Roman" w:cs="Times New Roman"/>
                    <w:b/>
                    <w:bCs/>
                    <w:color w:val="000000"/>
                    <w:sz w:val="22"/>
                  </w:rPr>
                </w:rPrChange>
              </w:rPr>
              <w:t>AI Based Career Counselling and Career Transition Recommender System</w:t>
            </w:r>
          </w:p>
        </w:tc>
      </w:tr>
      <w:tr w:rsidR="00630924" w:rsidRPr="00921280" w14:paraId="7032100B" w14:textId="77777777" w:rsidTr="00921280">
        <w:tc>
          <w:tcPr>
            <w:tcW w:w="8725" w:type="dxa"/>
            <w:shd w:val="clear" w:color="auto" w:fill="FFFFFF"/>
            <w:vAlign w:val="center"/>
            <w:hideMark/>
            <w:tcPrChange w:id="3838"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2112FAF3" w14:textId="4F9750A1" w:rsidR="00630924" w:rsidRPr="00921280" w:rsidRDefault="00630924">
            <w:pPr>
              <w:pStyle w:val="ListParagraph"/>
              <w:numPr>
                <w:ilvl w:val="0"/>
                <w:numId w:val="93"/>
              </w:numPr>
              <w:spacing w:after="0" w:line="360" w:lineRule="auto"/>
              <w:jc w:val="both"/>
              <w:rPr>
                <w:rFonts w:asciiTheme="majorBidi" w:eastAsia="Times New Roman" w:hAnsiTheme="majorBidi" w:cstheme="majorBidi"/>
                <w:color w:val="auto"/>
                <w:szCs w:val="24"/>
                <w:rPrChange w:id="3839" w:author="Asad Shah" w:date="2025-01-07T01:59:00Z">
                  <w:rPr>
                    <w:color w:val="auto"/>
                  </w:rPr>
                </w:rPrChange>
              </w:rPr>
              <w:pPrChange w:id="3840" w:author="Asad Shah" w:date="2025-01-07T01:59:00Z">
                <w:pPr>
                  <w:spacing w:after="0" w:line="240" w:lineRule="auto"/>
                </w:pPr>
              </w:pPrChange>
            </w:pPr>
            <w:del w:id="3841" w:author="Asad Shah" w:date="2025-01-07T01:58:00Z">
              <w:r w:rsidRPr="00921280" w:rsidDel="00921280">
                <w:rPr>
                  <w:rFonts w:asciiTheme="majorBidi" w:eastAsia="Times New Roman" w:hAnsiTheme="majorBidi" w:cstheme="majorBidi"/>
                  <w:b/>
                  <w:bCs/>
                  <w:color w:val="000000"/>
                  <w:szCs w:val="24"/>
                  <w:rPrChange w:id="3842" w:author="Asad Shah" w:date="2025-01-07T01:59:00Z">
                    <w:rPr/>
                  </w:rPrChange>
                </w:rPr>
                <w:delText xml:space="preserve">   </w:delText>
              </w:r>
            </w:del>
            <w:r w:rsidRPr="00921280">
              <w:rPr>
                <w:rFonts w:asciiTheme="majorBidi" w:eastAsia="Times New Roman" w:hAnsiTheme="majorBidi" w:cstheme="majorBidi"/>
                <w:b/>
                <w:bCs/>
                <w:color w:val="000000"/>
                <w:szCs w:val="24"/>
                <w:rPrChange w:id="3843" w:author="Asad Shah" w:date="2025-01-07T01:59:00Z">
                  <w:rPr/>
                </w:rPrChange>
              </w:rPr>
              <w:t>Planning and Research</w:t>
            </w:r>
          </w:p>
        </w:tc>
      </w:tr>
      <w:tr w:rsidR="00630924" w:rsidRPr="00921280" w14:paraId="19968F5D" w14:textId="77777777" w:rsidTr="00921280">
        <w:tc>
          <w:tcPr>
            <w:tcW w:w="8725" w:type="dxa"/>
            <w:shd w:val="clear" w:color="auto" w:fill="FFFFFF"/>
            <w:vAlign w:val="center"/>
            <w:hideMark/>
            <w:tcPrChange w:id="3844"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4B9E790C" w14:textId="77777777" w:rsidR="00630924" w:rsidRPr="00921280" w:rsidRDefault="00630924">
            <w:pPr>
              <w:pStyle w:val="ListParagraph"/>
              <w:numPr>
                <w:ilvl w:val="0"/>
                <w:numId w:val="93"/>
              </w:numPr>
              <w:spacing w:after="0" w:line="360" w:lineRule="auto"/>
              <w:jc w:val="both"/>
              <w:rPr>
                <w:rFonts w:asciiTheme="majorBidi" w:eastAsia="Times New Roman" w:hAnsiTheme="majorBidi" w:cstheme="majorBidi"/>
                <w:color w:val="auto"/>
                <w:szCs w:val="24"/>
                <w:rPrChange w:id="3845" w:author="Asad Shah" w:date="2025-01-07T01:59:00Z">
                  <w:rPr/>
                </w:rPrChange>
              </w:rPr>
              <w:pPrChange w:id="3846" w:author="Asad Shah" w:date="2025-01-07T01:59:00Z">
                <w:pPr>
                  <w:spacing w:after="0" w:line="240" w:lineRule="auto"/>
                </w:pPr>
              </w:pPrChange>
            </w:pPr>
          </w:p>
        </w:tc>
      </w:tr>
      <w:tr w:rsidR="00630924" w:rsidRPr="00921280" w14:paraId="5840B431" w14:textId="77777777" w:rsidTr="00921280">
        <w:tc>
          <w:tcPr>
            <w:tcW w:w="8725" w:type="dxa"/>
            <w:shd w:val="clear" w:color="auto" w:fill="FFFFFF"/>
            <w:vAlign w:val="center"/>
            <w:hideMark/>
            <w:tcPrChange w:id="3847"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400699A2" w14:textId="49BAC94C" w:rsidR="00630924" w:rsidRPr="00921280" w:rsidRDefault="00630924">
            <w:pPr>
              <w:pStyle w:val="ListParagraph"/>
              <w:numPr>
                <w:ilvl w:val="2"/>
                <w:numId w:val="93"/>
              </w:numPr>
              <w:spacing w:after="0" w:line="360" w:lineRule="auto"/>
              <w:jc w:val="both"/>
              <w:rPr>
                <w:rFonts w:asciiTheme="majorBidi" w:eastAsia="Times New Roman" w:hAnsiTheme="majorBidi" w:cstheme="majorBidi"/>
                <w:color w:val="auto"/>
                <w:szCs w:val="24"/>
                <w:rPrChange w:id="3848" w:author="Asad Shah" w:date="2025-01-07T01:59:00Z">
                  <w:rPr>
                    <w:color w:val="auto"/>
                  </w:rPr>
                </w:rPrChange>
              </w:rPr>
              <w:pPrChange w:id="3849" w:author="Asad Shah" w:date="2025-01-07T01:59:00Z">
                <w:pPr>
                  <w:spacing w:after="0" w:line="240" w:lineRule="auto"/>
                </w:pPr>
              </w:pPrChange>
            </w:pPr>
            <w:del w:id="3850" w:author="Asad Shah" w:date="2025-01-07T01:58:00Z">
              <w:r w:rsidRPr="00921280" w:rsidDel="00921280">
                <w:rPr>
                  <w:rFonts w:asciiTheme="majorBidi" w:eastAsia="Times New Roman" w:hAnsiTheme="majorBidi" w:cstheme="majorBidi"/>
                  <w:color w:val="000000"/>
                  <w:szCs w:val="24"/>
                  <w:rPrChange w:id="3851" w:author="Asad Shah" w:date="2025-01-07T01:59:00Z">
                    <w:rPr/>
                  </w:rPrChange>
                </w:rPr>
                <w:delText xml:space="preserve">         </w:delText>
              </w:r>
            </w:del>
            <w:r w:rsidRPr="00921280">
              <w:rPr>
                <w:rFonts w:asciiTheme="majorBidi" w:eastAsia="Times New Roman" w:hAnsiTheme="majorBidi" w:cstheme="majorBidi"/>
                <w:color w:val="000000"/>
                <w:szCs w:val="24"/>
                <w:rPrChange w:id="3852" w:author="Asad Shah" w:date="2025-01-07T01:59:00Z">
                  <w:rPr/>
                </w:rPrChange>
              </w:rPr>
              <w:t>Identify user needs and project goals.</w:t>
            </w:r>
          </w:p>
        </w:tc>
      </w:tr>
      <w:tr w:rsidR="00630924" w:rsidRPr="00921280" w14:paraId="4D559C08" w14:textId="77777777" w:rsidTr="00921280">
        <w:tc>
          <w:tcPr>
            <w:tcW w:w="8725" w:type="dxa"/>
            <w:shd w:val="clear" w:color="auto" w:fill="FFFFFF"/>
            <w:vAlign w:val="center"/>
            <w:hideMark/>
            <w:tcPrChange w:id="3853"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454D9B8F" w14:textId="2E19524E" w:rsidR="00630924" w:rsidRPr="00921280" w:rsidRDefault="00630924">
            <w:pPr>
              <w:pStyle w:val="ListParagraph"/>
              <w:numPr>
                <w:ilvl w:val="2"/>
                <w:numId w:val="93"/>
              </w:numPr>
              <w:spacing w:after="0" w:line="360" w:lineRule="auto"/>
              <w:jc w:val="both"/>
              <w:rPr>
                <w:rFonts w:asciiTheme="majorBidi" w:eastAsia="Times New Roman" w:hAnsiTheme="majorBidi" w:cstheme="majorBidi"/>
                <w:color w:val="auto"/>
                <w:szCs w:val="24"/>
                <w:rPrChange w:id="3854" w:author="Asad Shah" w:date="2025-01-07T01:59:00Z">
                  <w:rPr>
                    <w:color w:val="auto"/>
                  </w:rPr>
                </w:rPrChange>
              </w:rPr>
              <w:pPrChange w:id="3855" w:author="Asad Shah" w:date="2025-01-07T01:59:00Z">
                <w:pPr>
                  <w:spacing w:after="0" w:line="240" w:lineRule="auto"/>
                </w:pPr>
              </w:pPrChange>
            </w:pPr>
            <w:del w:id="3856" w:author="Asad Shah" w:date="2025-01-07T01:58:00Z">
              <w:r w:rsidRPr="00921280" w:rsidDel="00921280">
                <w:rPr>
                  <w:rFonts w:asciiTheme="majorBidi" w:eastAsia="Times New Roman" w:hAnsiTheme="majorBidi" w:cstheme="majorBidi"/>
                  <w:color w:val="000000"/>
                  <w:szCs w:val="24"/>
                  <w:rPrChange w:id="3857" w:author="Asad Shah" w:date="2025-01-07T01:59:00Z">
                    <w:rPr/>
                  </w:rPrChange>
                </w:rPr>
                <w:delText xml:space="preserve">         </w:delText>
              </w:r>
            </w:del>
            <w:r w:rsidRPr="00921280">
              <w:rPr>
                <w:rFonts w:asciiTheme="majorBidi" w:eastAsia="Times New Roman" w:hAnsiTheme="majorBidi" w:cstheme="majorBidi"/>
                <w:color w:val="000000"/>
                <w:szCs w:val="24"/>
                <w:rPrChange w:id="3858" w:author="Asad Shah" w:date="2025-01-07T01:59:00Z">
                  <w:rPr/>
                </w:rPrChange>
              </w:rPr>
              <w:t>Research university admission criteria and fields of study.</w:t>
            </w:r>
          </w:p>
        </w:tc>
      </w:tr>
      <w:tr w:rsidR="00630924" w:rsidRPr="00921280" w14:paraId="585207D2" w14:textId="77777777" w:rsidTr="00921280">
        <w:tc>
          <w:tcPr>
            <w:tcW w:w="8725" w:type="dxa"/>
            <w:shd w:val="clear" w:color="auto" w:fill="FFFFFF"/>
            <w:vAlign w:val="center"/>
            <w:hideMark/>
            <w:tcPrChange w:id="3859"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684FCC00" w14:textId="5E02E8BC" w:rsidR="00630924" w:rsidRPr="00921280" w:rsidRDefault="00630924">
            <w:pPr>
              <w:pStyle w:val="ListParagraph"/>
              <w:numPr>
                <w:ilvl w:val="2"/>
                <w:numId w:val="93"/>
              </w:numPr>
              <w:spacing w:after="0" w:line="360" w:lineRule="auto"/>
              <w:jc w:val="both"/>
              <w:rPr>
                <w:rFonts w:asciiTheme="majorBidi" w:eastAsia="Times New Roman" w:hAnsiTheme="majorBidi" w:cstheme="majorBidi"/>
                <w:color w:val="auto"/>
                <w:szCs w:val="24"/>
                <w:rPrChange w:id="3860" w:author="Asad Shah" w:date="2025-01-07T01:59:00Z">
                  <w:rPr>
                    <w:color w:val="auto"/>
                  </w:rPr>
                </w:rPrChange>
              </w:rPr>
              <w:pPrChange w:id="3861" w:author="Asad Shah" w:date="2025-01-07T01:59:00Z">
                <w:pPr>
                  <w:spacing w:after="0" w:line="240" w:lineRule="auto"/>
                </w:pPr>
              </w:pPrChange>
            </w:pPr>
            <w:del w:id="3862" w:author="Asad Shah" w:date="2025-01-07T01:58:00Z">
              <w:r w:rsidRPr="00921280" w:rsidDel="00921280">
                <w:rPr>
                  <w:rFonts w:asciiTheme="majorBidi" w:eastAsia="Times New Roman" w:hAnsiTheme="majorBidi" w:cstheme="majorBidi"/>
                  <w:color w:val="000000"/>
                  <w:szCs w:val="24"/>
                  <w:rPrChange w:id="3863" w:author="Asad Shah" w:date="2025-01-07T01:59:00Z">
                    <w:rPr/>
                  </w:rPrChange>
                </w:rPr>
                <w:delText xml:space="preserve">         </w:delText>
              </w:r>
            </w:del>
            <w:r w:rsidRPr="00921280">
              <w:rPr>
                <w:rFonts w:asciiTheme="majorBidi" w:eastAsia="Times New Roman" w:hAnsiTheme="majorBidi" w:cstheme="majorBidi"/>
                <w:color w:val="000000"/>
                <w:szCs w:val="24"/>
                <w:rPrChange w:id="3864" w:author="Asad Shah" w:date="2025-01-07T01:59:00Z">
                  <w:rPr/>
                </w:rPrChange>
              </w:rPr>
              <w:t>Collect data for trends and comparisons (2000–2004 dataset).</w:t>
            </w:r>
          </w:p>
        </w:tc>
      </w:tr>
      <w:tr w:rsidR="00630924" w:rsidRPr="00921280" w14:paraId="311A9371" w14:textId="77777777" w:rsidTr="00921280">
        <w:tc>
          <w:tcPr>
            <w:tcW w:w="8725" w:type="dxa"/>
            <w:shd w:val="clear" w:color="auto" w:fill="FFFFFF"/>
            <w:vAlign w:val="center"/>
            <w:hideMark/>
            <w:tcPrChange w:id="3865"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5E02EBBD" w14:textId="345A5C2E" w:rsidR="00630924" w:rsidRPr="00921280" w:rsidRDefault="00630924">
            <w:pPr>
              <w:pStyle w:val="ListParagraph"/>
              <w:numPr>
                <w:ilvl w:val="1"/>
                <w:numId w:val="93"/>
              </w:numPr>
              <w:spacing w:after="0" w:line="360" w:lineRule="auto"/>
              <w:jc w:val="both"/>
              <w:rPr>
                <w:rFonts w:asciiTheme="majorBidi" w:eastAsia="Times New Roman" w:hAnsiTheme="majorBidi" w:cstheme="majorBidi"/>
                <w:color w:val="auto"/>
                <w:szCs w:val="24"/>
                <w:rPrChange w:id="3866" w:author="Asad Shah" w:date="2025-01-07T01:59:00Z">
                  <w:rPr>
                    <w:color w:val="auto"/>
                  </w:rPr>
                </w:rPrChange>
              </w:rPr>
              <w:pPrChange w:id="3867" w:author="Asad Shah" w:date="2025-01-07T01:59:00Z">
                <w:pPr>
                  <w:spacing w:after="0" w:line="240" w:lineRule="auto"/>
                </w:pPr>
              </w:pPrChange>
            </w:pPr>
            <w:del w:id="3868" w:author="Asad Shah" w:date="2025-01-07T01:58:00Z">
              <w:r w:rsidRPr="00921280" w:rsidDel="00921280">
                <w:rPr>
                  <w:rFonts w:asciiTheme="majorBidi" w:eastAsia="Times New Roman" w:hAnsiTheme="majorBidi" w:cstheme="majorBidi"/>
                  <w:b/>
                  <w:bCs/>
                  <w:color w:val="000000"/>
                  <w:szCs w:val="24"/>
                  <w:rPrChange w:id="3869" w:author="Asad Shah" w:date="2025-01-07T01:59:00Z">
                    <w:rPr/>
                  </w:rPrChange>
                </w:rPr>
                <w:delText xml:space="preserve">      </w:delText>
              </w:r>
            </w:del>
            <w:r w:rsidRPr="00921280">
              <w:rPr>
                <w:rFonts w:asciiTheme="majorBidi" w:eastAsia="Times New Roman" w:hAnsiTheme="majorBidi" w:cstheme="majorBidi"/>
                <w:b/>
                <w:bCs/>
                <w:color w:val="000000"/>
                <w:szCs w:val="24"/>
                <w:rPrChange w:id="3870" w:author="Asad Shah" w:date="2025-01-07T01:59:00Z">
                  <w:rPr/>
                </w:rPrChange>
              </w:rPr>
              <w:t>Project Scope Definition</w:t>
            </w:r>
          </w:p>
        </w:tc>
      </w:tr>
      <w:tr w:rsidR="00630924" w:rsidRPr="00921280" w14:paraId="3A516CC9" w14:textId="77777777" w:rsidTr="00921280">
        <w:tc>
          <w:tcPr>
            <w:tcW w:w="8725" w:type="dxa"/>
            <w:shd w:val="clear" w:color="auto" w:fill="FFFFFF"/>
            <w:vAlign w:val="center"/>
            <w:hideMark/>
            <w:tcPrChange w:id="3871"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63973176" w14:textId="4BC5A57B" w:rsidR="00630924" w:rsidRPr="00921280" w:rsidRDefault="00630924">
            <w:pPr>
              <w:pStyle w:val="ListParagraph"/>
              <w:numPr>
                <w:ilvl w:val="2"/>
                <w:numId w:val="93"/>
              </w:numPr>
              <w:spacing w:after="0" w:line="360" w:lineRule="auto"/>
              <w:jc w:val="both"/>
              <w:rPr>
                <w:rFonts w:asciiTheme="majorBidi" w:eastAsia="Times New Roman" w:hAnsiTheme="majorBidi" w:cstheme="majorBidi"/>
                <w:color w:val="auto"/>
                <w:szCs w:val="24"/>
                <w:rPrChange w:id="3872" w:author="Asad Shah" w:date="2025-01-07T01:59:00Z">
                  <w:rPr>
                    <w:color w:val="auto"/>
                  </w:rPr>
                </w:rPrChange>
              </w:rPr>
              <w:pPrChange w:id="3873" w:author="Asad Shah" w:date="2025-01-07T01:59:00Z">
                <w:pPr>
                  <w:spacing w:after="0" w:line="240" w:lineRule="auto"/>
                </w:pPr>
              </w:pPrChange>
            </w:pPr>
            <w:del w:id="3874" w:author="Asad Shah" w:date="2025-01-07T01:58:00Z">
              <w:r w:rsidRPr="00921280" w:rsidDel="00921280">
                <w:rPr>
                  <w:rFonts w:asciiTheme="majorBidi" w:eastAsia="Times New Roman" w:hAnsiTheme="majorBidi" w:cstheme="majorBidi"/>
                  <w:color w:val="000000"/>
                  <w:szCs w:val="24"/>
                  <w:rPrChange w:id="3875" w:author="Asad Shah" w:date="2025-01-07T01:59:00Z">
                    <w:rPr/>
                  </w:rPrChange>
                </w:rPr>
                <w:delText xml:space="preserve">         </w:delText>
              </w:r>
            </w:del>
            <w:r w:rsidRPr="00921280">
              <w:rPr>
                <w:rFonts w:asciiTheme="majorBidi" w:eastAsia="Times New Roman" w:hAnsiTheme="majorBidi" w:cstheme="majorBidi"/>
                <w:color w:val="000000"/>
                <w:szCs w:val="24"/>
                <w:rPrChange w:id="3876" w:author="Asad Shah" w:date="2025-01-07T01:59:00Z">
                  <w:rPr/>
                </w:rPrChange>
              </w:rPr>
              <w:t>Define features and functionalities.</w:t>
            </w:r>
          </w:p>
        </w:tc>
      </w:tr>
      <w:tr w:rsidR="00630924" w:rsidRPr="00921280" w14:paraId="53B9DF4F" w14:textId="77777777" w:rsidTr="00921280">
        <w:tc>
          <w:tcPr>
            <w:tcW w:w="8725" w:type="dxa"/>
            <w:shd w:val="clear" w:color="auto" w:fill="FFFFFF"/>
            <w:vAlign w:val="center"/>
            <w:hideMark/>
            <w:tcPrChange w:id="3877"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60C72A97" w14:textId="5458BE1D" w:rsidR="00630924" w:rsidRPr="00921280" w:rsidRDefault="00630924">
            <w:pPr>
              <w:pStyle w:val="ListParagraph"/>
              <w:numPr>
                <w:ilvl w:val="2"/>
                <w:numId w:val="93"/>
              </w:numPr>
              <w:spacing w:after="0" w:line="360" w:lineRule="auto"/>
              <w:jc w:val="both"/>
              <w:rPr>
                <w:rFonts w:asciiTheme="majorBidi" w:eastAsia="Times New Roman" w:hAnsiTheme="majorBidi" w:cstheme="majorBidi"/>
                <w:color w:val="auto"/>
                <w:szCs w:val="24"/>
                <w:rPrChange w:id="3878" w:author="Asad Shah" w:date="2025-01-07T01:59:00Z">
                  <w:rPr>
                    <w:color w:val="auto"/>
                  </w:rPr>
                </w:rPrChange>
              </w:rPr>
              <w:pPrChange w:id="3879" w:author="Asad Shah" w:date="2025-01-07T01:59:00Z">
                <w:pPr>
                  <w:spacing w:after="0" w:line="240" w:lineRule="auto"/>
                </w:pPr>
              </w:pPrChange>
            </w:pPr>
            <w:del w:id="3880" w:author="Asad Shah" w:date="2025-01-07T01:58:00Z">
              <w:r w:rsidRPr="00921280" w:rsidDel="00921280">
                <w:rPr>
                  <w:rFonts w:asciiTheme="majorBidi" w:eastAsia="Times New Roman" w:hAnsiTheme="majorBidi" w:cstheme="majorBidi"/>
                  <w:color w:val="000000"/>
                  <w:szCs w:val="24"/>
                  <w:rPrChange w:id="3881" w:author="Asad Shah" w:date="2025-01-07T01:59:00Z">
                    <w:rPr/>
                  </w:rPrChange>
                </w:rPr>
                <w:delText xml:space="preserve">         </w:delText>
              </w:r>
            </w:del>
            <w:r w:rsidRPr="00921280">
              <w:rPr>
                <w:rFonts w:asciiTheme="majorBidi" w:eastAsia="Times New Roman" w:hAnsiTheme="majorBidi" w:cstheme="majorBidi"/>
                <w:color w:val="000000"/>
                <w:szCs w:val="24"/>
                <w:rPrChange w:id="3882" w:author="Asad Shah" w:date="2025-01-07T01:59:00Z">
                  <w:rPr/>
                </w:rPrChange>
              </w:rPr>
              <w:t>Outline system architecture.</w:t>
            </w:r>
          </w:p>
        </w:tc>
      </w:tr>
      <w:tr w:rsidR="00630924" w:rsidRPr="00921280" w14:paraId="78DA381D" w14:textId="77777777" w:rsidTr="00921280">
        <w:tc>
          <w:tcPr>
            <w:tcW w:w="8725" w:type="dxa"/>
            <w:shd w:val="clear" w:color="auto" w:fill="FFFFFF"/>
            <w:vAlign w:val="center"/>
            <w:hideMark/>
            <w:tcPrChange w:id="3883"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1CB8CE97" w14:textId="3B646826" w:rsidR="00630924" w:rsidRPr="00921280" w:rsidRDefault="00630924">
            <w:pPr>
              <w:pStyle w:val="ListParagraph"/>
              <w:numPr>
                <w:ilvl w:val="1"/>
                <w:numId w:val="93"/>
              </w:numPr>
              <w:spacing w:after="0" w:line="360" w:lineRule="auto"/>
              <w:jc w:val="both"/>
              <w:rPr>
                <w:rFonts w:asciiTheme="majorBidi" w:eastAsia="Times New Roman" w:hAnsiTheme="majorBidi" w:cstheme="majorBidi"/>
                <w:color w:val="auto"/>
                <w:szCs w:val="24"/>
                <w:rPrChange w:id="3884" w:author="Asad Shah" w:date="2025-01-07T01:59:00Z">
                  <w:rPr>
                    <w:color w:val="auto"/>
                  </w:rPr>
                </w:rPrChange>
              </w:rPr>
              <w:pPrChange w:id="3885" w:author="Asad Shah" w:date="2025-01-07T01:59:00Z">
                <w:pPr>
                  <w:spacing w:after="0" w:line="240" w:lineRule="auto"/>
                </w:pPr>
              </w:pPrChange>
            </w:pPr>
            <w:del w:id="3886" w:author="Asad Shah" w:date="2025-01-07T01:58:00Z">
              <w:r w:rsidRPr="00921280" w:rsidDel="00921280">
                <w:rPr>
                  <w:rFonts w:asciiTheme="majorBidi" w:eastAsia="Times New Roman" w:hAnsiTheme="majorBidi" w:cstheme="majorBidi"/>
                  <w:b/>
                  <w:bCs/>
                  <w:color w:val="000000"/>
                  <w:szCs w:val="24"/>
                  <w:rPrChange w:id="3887" w:author="Asad Shah" w:date="2025-01-07T01:59:00Z">
                    <w:rPr/>
                  </w:rPrChange>
                </w:rPr>
                <w:delText xml:space="preserve">      </w:delText>
              </w:r>
            </w:del>
            <w:r w:rsidRPr="00921280">
              <w:rPr>
                <w:rFonts w:asciiTheme="majorBidi" w:eastAsia="Times New Roman" w:hAnsiTheme="majorBidi" w:cstheme="majorBidi"/>
                <w:b/>
                <w:bCs/>
                <w:color w:val="000000"/>
                <w:szCs w:val="24"/>
                <w:rPrChange w:id="3888" w:author="Asad Shah" w:date="2025-01-07T01:59:00Z">
                  <w:rPr/>
                </w:rPrChange>
              </w:rPr>
              <w:t>Timeline and Resources</w:t>
            </w:r>
          </w:p>
        </w:tc>
      </w:tr>
      <w:tr w:rsidR="00630924" w:rsidRPr="00921280" w14:paraId="4B67A6A5" w14:textId="77777777" w:rsidTr="00921280">
        <w:tc>
          <w:tcPr>
            <w:tcW w:w="8725" w:type="dxa"/>
            <w:shd w:val="clear" w:color="auto" w:fill="FFFFFF"/>
            <w:vAlign w:val="center"/>
            <w:hideMark/>
            <w:tcPrChange w:id="3889"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66A7B8C1" w14:textId="45BB737A" w:rsidR="00630924" w:rsidRPr="00921280" w:rsidRDefault="00630924">
            <w:pPr>
              <w:pStyle w:val="ListParagraph"/>
              <w:numPr>
                <w:ilvl w:val="2"/>
                <w:numId w:val="93"/>
              </w:numPr>
              <w:spacing w:after="0" w:line="360" w:lineRule="auto"/>
              <w:jc w:val="both"/>
              <w:rPr>
                <w:rFonts w:asciiTheme="majorBidi" w:eastAsia="Times New Roman" w:hAnsiTheme="majorBidi" w:cstheme="majorBidi"/>
                <w:color w:val="auto"/>
                <w:szCs w:val="24"/>
                <w:rPrChange w:id="3890" w:author="Asad Shah" w:date="2025-01-07T01:59:00Z">
                  <w:rPr>
                    <w:color w:val="auto"/>
                  </w:rPr>
                </w:rPrChange>
              </w:rPr>
              <w:pPrChange w:id="3891" w:author="Asad Shah" w:date="2025-01-07T01:59:00Z">
                <w:pPr>
                  <w:spacing w:after="0" w:line="240" w:lineRule="auto"/>
                </w:pPr>
              </w:pPrChange>
            </w:pPr>
            <w:del w:id="3892" w:author="Asad Shah" w:date="2025-01-07T01:58:00Z">
              <w:r w:rsidRPr="00921280" w:rsidDel="00921280">
                <w:rPr>
                  <w:rFonts w:asciiTheme="majorBidi" w:eastAsia="Times New Roman" w:hAnsiTheme="majorBidi" w:cstheme="majorBidi"/>
                  <w:color w:val="000000"/>
                  <w:szCs w:val="24"/>
                  <w:rPrChange w:id="3893" w:author="Asad Shah" w:date="2025-01-07T01:59:00Z">
                    <w:rPr/>
                  </w:rPrChange>
                </w:rPr>
                <w:delText xml:space="preserve">         </w:delText>
              </w:r>
            </w:del>
            <w:r w:rsidRPr="00921280">
              <w:rPr>
                <w:rFonts w:asciiTheme="majorBidi" w:eastAsia="Times New Roman" w:hAnsiTheme="majorBidi" w:cstheme="majorBidi"/>
                <w:color w:val="000000"/>
                <w:szCs w:val="24"/>
                <w:rPrChange w:id="3894" w:author="Asad Shah" w:date="2025-01-07T01:59:00Z">
                  <w:rPr/>
                </w:rPrChange>
              </w:rPr>
              <w:t>Develop project timeline and resource allocation</w:t>
            </w:r>
          </w:p>
        </w:tc>
      </w:tr>
      <w:tr w:rsidR="00630924" w:rsidRPr="00921280" w14:paraId="1EC0B0C5" w14:textId="77777777" w:rsidTr="00921280">
        <w:tc>
          <w:tcPr>
            <w:tcW w:w="8725" w:type="dxa"/>
            <w:shd w:val="clear" w:color="auto" w:fill="FFFFFF"/>
            <w:vAlign w:val="center"/>
            <w:hideMark/>
            <w:tcPrChange w:id="3895"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6270DC4F" w14:textId="77777777" w:rsidR="00630924" w:rsidRPr="00921280" w:rsidRDefault="00630924">
            <w:pPr>
              <w:pStyle w:val="ListParagraph"/>
              <w:numPr>
                <w:ilvl w:val="0"/>
                <w:numId w:val="93"/>
              </w:numPr>
              <w:spacing w:after="0" w:line="360" w:lineRule="auto"/>
              <w:jc w:val="both"/>
              <w:rPr>
                <w:rFonts w:asciiTheme="majorBidi" w:eastAsia="Times New Roman" w:hAnsiTheme="majorBidi" w:cstheme="majorBidi"/>
                <w:color w:val="auto"/>
                <w:szCs w:val="24"/>
                <w:rPrChange w:id="3896" w:author="Asad Shah" w:date="2025-01-07T01:59:00Z">
                  <w:rPr>
                    <w:color w:val="auto"/>
                  </w:rPr>
                </w:rPrChange>
              </w:rPr>
              <w:pPrChange w:id="3897" w:author="Asad Shah" w:date="2025-01-07T01:59:00Z">
                <w:pPr>
                  <w:spacing w:after="0" w:line="240" w:lineRule="auto"/>
                </w:pPr>
              </w:pPrChange>
            </w:pPr>
            <w:r w:rsidRPr="00921280">
              <w:rPr>
                <w:rFonts w:asciiTheme="majorBidi" w:eastAsia="Times New Roman" w:hAnsiTheme="majorBidi" w:cstheme="majorBidi"/>
                <w:b/>
                <w:bCs/>
                <w:color w:val="000000"/>
                <w:szCs w:val="24"/>
                <w:rPrChange w:id="3898" w:author="Asad Shah" w:date="2025-01-07T01:59:00Z">
                  <w:rPr/>
                </w:rPrChange>
              </w:rPr>
              <w:t>Backend Development</w:t>
            </w:r>
          </w:p>
        </w:tc>
      </w:tr>
      <w:tr w:rsidR="00630924" w:rsidRPr="00921280" w14:paraId="79DB05B4" w14:textId="77777777" w:rsidTr="00921280">
        <w:tc>
          <w:tcPr>
            <w:tcW w:w="8725" w:type="dxa"/>
            <w:shd w:val="clear" w:color="auto" w:fill="FFFFFF"/>
            <w:vAlign w:val="center"/>
            <w:hideMark/>
            <w:tcPrChange w:id="3899"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614A48E3" w14:textId="4A7A004B" w:rsidR="00630924" w:rsidRPr="00921280" w:rsidRDefault="00630924">
            <w:pPr>
              <w:pStyle w:val="ListParagraph"/>
              <w:numPr>
                <w:ilvl w:val="0"/>
                <w:numId w:val="93"/>
              </w:numPr>
              <w:spacing w:after="0" w:line="360" w:lineRule="auto"/>
              <w:jc w:val="both"/>
              <w:rPr>
                <w:rFonts w:asciiTheme="majorBidi" w:eastAsia="Times New Roman" w:hAnsiTheme="majorBidi" w:cstheme="majorBidi"/>
                <w:color w:val="auto"/>
                <w:szCs w:val="24"/>
                <w:rPrChange w:id="3900" w:author="Asad Shah" w:date="2025-01-07T01:59:00Z">
                  <w:rPr>
                    <w:color w:val="auto"/>
                  </w:rPr>
                </w:rPrChange>
              </w:rPr>
              <w:pPrChange w:id="3901" w:author="Asad Shah" w:date="2025-01-07T01:59:00Z">
                <w:pPr>
                  <w:spacing w:after="0" w:line="240" w:lineRule="auto"/>
                </w:pPr>
              </w:pPrChange>
            </w:pPr>
            <w:del w:id="3902" w:author="Asad Shah" w:date="2025-01-07T01:58:00Z">
              <w:r w:rsidRPr="00921280" w:rsidDel="00921280">
                <w:rPr>
                  <w:rFonts w:asciiTheme="majorBidi" w:eastAsia="Times New Roman" w:hAnsiTheme="majorBidi" w:cstheme="majorBidi"/>
                  <w:b/>
                  <w:bCs/>
                  <w:color w:val="000000"/>
                  <w:szCs w:val="24"/>
                  <w:rPrChange w:id="3903" w:author="Asad Shah" w:date="2025-01-07T01:59:00Z">
                    <w:rPr/>
                  </w:rPrChange>
                </w:rPr>
                <w:delText xml:space="preserve">   </w:delText>
              </w:r>
            </w:del>
            <w:r w:rsidRPr="00921280">
              <w:rPr>
                <w:rFonts w:asciiTheme="majorBidi" w:eastAsia="Times New Roman" w:hAnsiTheme="majorBidi" w:cstheme="majorBidi"/>
                <w:b/>
                <w:bCs/>
                <w:color w:val="000000"/>
                <w:szCs w:val="24"/>
                <w:rPrChange w:id="3904" w:author="Asad Shah" w:date="2025-01-07T01:59:00Z">
                  <w:rPr/>
                </w:rPrChange>
              </w:rPr>
              <w:t>Database Design</w:t>
            </w:r>
          </w:p>
        </w:tc>
      </w:tr>
      <w:tr w:rsidR="00630924" w:rsidRPr="00921280" w14:paraId="7E72C723" w14:textId="77777777" w:rsidTr="00921280">
        <w:tc>
          <w:tcPr>
            <w:tcW w:w="8725" w:type="dxa"/>
            <w:shd w:val="clear" w:color="auto" w:fill="FFFFFF"/>
            <w:vAlign w:val="center"/>
            <w:hideMark/>
            <w:tcPrChange w:id="3905"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6276B10A" w14:textId="6A4D82D3" w:rsidR="00630924" w:rsidRPr="00921280" w:rsidRDefault="00630924">
            <w:pPr>
              <w:pStyle w:val="ListParagraph"/>
              <w:numPr>
                <w:ilvl w:val="1"/>
                <w:numId w:val="93"/>
              </w:numPr>
              <w:spacing w:after="0" w:line="360" w:lineRule="auto"/>
              <w:jc w:val="both"/>
              <w:rPr>
                <w:rFonts w:asciiTheme="majorBidi" w:eastAsia="Times New Roman" w:hAnsiTheme="majorBidi" w:cstheme="majorBidi"/>
                <w:color w:val="auto"/>
                <w:szCs w:val="24"/>
                <w:rPrChange w:id="3906" w:author="Asad Shah" w:date="2025-01-07T01:59:00Z">
                  <w:rPr>
                    <w:color w:val="auto"/>
                  </w:rPr>
                </w:rPrChange>
              </w:rPr>
              <w:pPrChange w:id="3907" w:author="Asad Shah" w:date="2025-01-07T01:59:00Z">
                <w:pPr>
                  <w:spacing w:after="0" w:line="240" w:lineRule="auto"/>
                </w:pPr>
              </w:pPrChange>
            </w:pPr>
            <w:del w:id="3908" w:author="Asad Shah" w:date="2025-01-07T01:58:00Z">
              <w:r w:rsidRPr="00921280" w:rsidDel="00921280">
                <w:rPr>
                  <w:rFonts w:asciiTheme="majorBidi" w:eastAsia="Times New Roman" w:hAnsiTheme="majorBidi" w:cstheme="majorBidi"/>
                  <w:color w:val="000000"/>
                  <w:szCs w:val="24"/>
                  <w:rPrChange w:id="3909" w:author="Asad Shah" w:date="2025-01-07T01:59:00Z">
                    <w:rPr/>
                  </w:rPrChange>
                </w:rPr>
                <w:lastRenderedPageBreak/>
                <w:delText xml:space="preserve">      </w:delText>
              </w:r>
            </w:del>
            <w:r w:rsidRPr="00921280">
              <w:rPr>
                <w:rFonts w:asciiTheme="majorBidi" w:eastAsia="Times New Roman" w:hAnsiTheme="majorBidi" w:cstheme="majorBidi"/>
                <w:color w:val="000000"/>
                <w:szCs w:val="24"/>
                <w:rPrChange w:id="3910" w:author="Asad Shah" w:date="2025-01-07T01:59:00Z">
                  <w:rPr/>
                </w:rPrChange>
              </w:rPr>
              <w:t>Create schema for user data, university details, trends, and field comparisons.</w:t>
            </w:r>
          </w:p>
        </w:tc>
      </w:tr>
      <w:tr w:rsidR="00630924" w:rsidRPr="00921280" w14:paraId="23F3EF5C" w14:textId="77777777" w:rsidTr="00921280">
        <w:tc>
          <w:tcPr>
            <w:tcW w:w="8725" w:type="dxa"/>
            <w:shd w:val="clear" w:color="auto" w:fill="FFFFFF"/>
            <w:vAlign w:val="center"/>
            <w:hideMark/>
            <w:tcPrChange w:id="3911"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144E893F" w14:textId="7D118C37" w:rsidR="00630924" w:rsidRPr="00921280" w:rsidRDefault="00630924">
            <w:pPr>
              <w:pStyle w:val="ListParagraph"/>
              <w:numPr>
                <w:ilvl w:val="0"/>
                <w:numId w:val="93"/>
              </w:numPr>
              <w:spacing w:after="0" w:line="360" w:lineRule="auto"/>
              <w:jc w:val="both"/>
              <w:rPr>
                <w:rFonts w:asciiTheme="majorBidi" w:eastAsia="Times New Roman" w:hAnsiTheme="majorBidi" w:cstheme="majorBidi"/>
                <w:color w:val="auto"/>
                <w:szCs w:val="24"/>
                <w:rPrChange w:id="3912" w:author="Asad Shah" w:date="2025-01-07T01:59:00Z">
                  <w:rPr>
                    <w:color w:val="auto"/>
                  </w:rPr>
                </w:rPrChange>
              </w:rPr>
              <w:pPrChange w:id="3913" w:author="Asad Shah" w:date="2025-01-07T01:59:00Z">
                <w:pPr>
                  <w:spacing w:after="0" w:line="240" w:lineRule="auto"/>
                </w:pPr>
              </w:pPrChange>
            </w:pPr>
            <w:del w:id="3914" w:author="Asad Shah" w:date="2025-01-07T01:58:00Z">
              <w:r w:rsidRPr="00921280" w:rsidDel="00921280">
                <w:rPr>
                  <w:rFonts w:asciiTheme="majorBidi" w:eastAsia="Times New Roman" w:hAnsiTheme="majorBidi" w:cstheme="majorBidi"/>
                  <w:b/>
                  <w:bCs/>
                  <w:color w:val="000000"/>
                  <w:szCs w:val="24"/>
                  <w:rPrChange w:id="3915" w:author="Asad Shah" w:date="2025-01-07T01:59:00Z">
                    <w:rPr/>
                  </w:rPrChange>
                </w:rPr>
                <w:delText xml:space="preserve">   </w:delText>
              </w:r>
            </w:del>
            <w:r w:rsidRPr="00921280">
              <w:rPr>
                <w:rFonts w:asciiTheme="majorBidi" w:eastAsia="Times New Roman" w:hAnsiTheme="majorBidi" w:cstheme="majorBidi"/>
                <w:b/>
                <w:bCs/>
                <w:color w:val="000000"/>
                <w:szCs w:val="24"/>
                <w:rPrChange w:id="3916" w:author="Asad Shah" w:date="2025-01-07T01:59:00Z">
                  <w:rPr/>
                </w:rPrChange>
              </w:rPr>
              <w:t>Backend Logic</w:t>
            </w:r>
          </w:p>
        </w:tc>
      </w:tr>
      <w:tr w:rsidR="00630924" w:rsidRPr="00921280" w14:paraId="07048726" w14:textId="77777777" w:rsidTr="00921280">
        <w:tc>
          <w:tcPr>
            <w:tcW w:w="8725" w:type="dxa"/>
            <w:shd w:val="clear" w:color="auto" w:fill="FFFFFF"/>
            <w:vAlign w:val="center"/>
            <w:hideMark/>
            <w:tcPrChange w:id="3917"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60325C1C" w14:textId="13D7AB89" w:rsidR="00630924" w:rsidRPr="00921280" w:rsidRDefault="00630924">
            <w:pPr>
              <w:pStyle w:val="ListParagraph"/>
              <w:numPr>
                <w:ilvl w:val="1"/>
                <w:numId w:val="93"/>
              </w:numPr>
              <w:spacing w:after="0" w:line="360" w:lineRule="auto"/>
              <w:jc w:val="both"/>
              <w:rPr>
                <w:rFonts w:asciiTheme="majorBidi" w:eastAsia="Times New Roman" w:hAnsiTheme="majorBidi" w:cstheme="majorBidi"/>
                <w:color w:val="auto"/>
                <w:szCs w:val="24"/>
                <w:rPrChange w:id="3918" w:author="Asad Shah" w:date="2025-01-07T01:59:00Z">
                  <w:rPr>
                    <w:color w:val="auto"/>
                  </w:rPr>
                </w:rPrChange>
              </w:rPr>
              <w:pPrChange w:id="3919" w:author="Asad Shah" w:date="2025-01-07T01:59:00Z">
                <w:pPr>
                  <w:spacing w:after="0" w:line="240" w:lineRule="auto"/>
                </w:pPr>
              </w:pPrChange>
            </w:pPr>
            <w:del w:id="3920" w:author="Asad Shah" w:date="2025-01-07T01:58:00Z">
              <w:r w:rsidRPr="00921280" w:rsidDel="00921280">
                <w:rPr>
                  <w:rFonts w:asciiTheme="majorBidi" w:eastAsia="Times New Roman" w:hAnsiTheme="majorBidi" w:cstheme="majorBidi"/>
                  <w:color w:val="000000"/>
                  <w:szCs w:val="24"/>
                  <w:rPrChange w:id="3921" w:author="Asad Shah" w:date="2025-01-07T01:59:00Z">
                    <w:rPr/>
                  </w:rPrChange>
                </w:rPr>
                <w:delText xml:space="preserve">      </w:delText>
              </w:r>
            </w:del>
            <w:r w:rsidRPr="00921280">
              <w:rPr>
                <w:rFonts w:asciiTheme="majorBidi" w:eastAsia="Times New Roman" w:hAnsiTheme="majorBidi" w:cstheme="majorBidi"/>
                <w:color w:val="000000"/>
                <w:szCs w:val="24"/>
                <w:rPrChange w:id="3922" w:author="Asad Shah" w:date="2025-01-07T01:59:00Z">
                  <w:rPr/>
                </w:rPrChange>
              </w:rPr>
              <w:t>Develop Algorithm for field recommendations and university suggestions.</w:t>
            </w:r>
          </w:p>
        </w:tc>
      </w:tr>
      <w:tr w:rsidR="00630924" w:rsidRPr="00921280" w14:paraId="41BD8C25" w14:textId="77777777" w:rsidTr="00921280">
        <w:tc>
          <w:tcPr>
            <w:tcW w:w="8725" w:type="dxa"/>
            <w:shd w:val="clear" w:color="auto" w:fill="FFFFFF"/>
            <w:vAlign w:val="center"/>
            <w:hideMark/>
            <w:tcPrChange w:id="3923"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53C182A3" w14:textId="492A502C" w:rsidR="00630924" w:rsidRPr="00921280" w:rsidRDefault="00630924">
            <w:pPr>
              <w:pStyle w:val="ListParagraph"/>
              <w:numPr>
                <w:ilvl w:val="1"/>
                <w:numId w:val="93"/>
              </w:numPr>
              <w:spacing w:after="0" w:line="360" w:lineRule="auto"/>
              <w:jc w:val="both"/>
              <w:rPr>
                <w:rFonts w:asciiTheme="majorBidi" w:eastAsia="Times New Roman" w:hAnsiTheme="majorBidi" w:cstheme="majorBidi"/>
                <w:color w:val="auto"/>
                <w:szCs w:val="24"/>
                <w:rPrChange w:id="3924" w:author="Asad Shah" w:date="2025-01-07T01:59:00Z">
                  <w:rPr>
                    <w:color w:val="auto"/>
                  </w:rPr>
                </w:rPrChange>
              </w:rPr>
              <w:pPrChange w:id="3925" w:author="Asad Shah" w:date="2025-01-07T01:59:00Z">
                <w:pPr>
                  <w:spacing w:after="0" w:line="240" w:lineRule="auto"/>
                </w:pPr>
              </w:pPrChange>
            </w:pPr>
            <w:del w:id="3926" w:author="Asad Shah" w:date="2025-01-07T01:58:00Z">
              <w:r w:rsidRPr="00921280" w:rsidDel="00921280">
                <w:rPr>
                  <w:rFonts w:asciiTheme="majorBidi" w:eastAsia="Times New Roman" w:hAnsiTheme="majorBidi" w:cstheme="majorBidi"/>
                  <w:color w:val="000000"/>
                  <w:szCs w:val="24"/>
                  <w:rPrChange w:id="3927" w:author="Asad Shah" w:date="2025-01-07T01:59:00Z">
                    <w:rPr/>
                  </w:rPrChange>
                </w:rPr>
                <w:delText xml:space="preserve">      </w:delText>
              </w:r>
            </w:del>
            <w:r w:rsidRPr="00921280">
              <w:rPr>
                <w:rFonts w:asciiTheme="majorBidi" w:eastAsia="Times New Roman" w:hAnsiTheme="majorBidi" w:cstheme="majorBidi"/>
                <w:color w:val="000000"/>
                <w:szCs w:val="24"/>
                <w:rPrChange w:id="3928" w:author="Asad Shah" w:date="2025-01-07T01:59:00Z">
                  <w:rPr/>
                </w:rPrChange>
              </w:rPr>
              <w:t>Implement aggregate calculation algorithms.</w:t>
            </w:r>
          </w:p>
        </w:tc>
      </w:tr>
      <w:tr w:rsidR="00630924" w:rsidRPr="00921280" w14:paraId="2C0D6EB0" w14:textId="77777777" w:rsidTr="00921280">
        <w:tc>
          <w:tcPr>
            <w:tcW w:w="8725" w:type="dxa"/>
            <w:shd w:val="clear" w:color="auto" w:fill="FFFFFF"/>
            <w:vAlign w:val="center"/>
            <w:hideMark/>
            <w:tcPrChange w:id="3929"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1FB6349F" w14:textId="6A249F63" w:rsidR="00630924" w:rsidRPr="00921280" w:rsidRDefault="00630924">
            <w:pPr>
              <w:pStyle w:val="ListParagraph"/>
              <w:numPr>
                <w:ilvl w:val="0"/>
                <w:numId w:val="93"/>
              </w:numPr>
              <w:spacing w:after="0" w:line="360" w:lineRule="auto"/>
              <w:jc w:val="both"/>
              <w:rPr>
                <w:rFonts w:asciiTheme="majorBidi" w:eastAsia="Times New Roman" w:hAnsiTheme="majorBidi" w:cstheme="majorBidi"/>
                <w:color w:val="auto"/>
                <w:szCs w:val="24"/>
                <w:rPrChange w:id="3930" w:author="Asad Shah" w:date="2025-01-07T01:59:00Z">
                  <w:rPr>
                    <w:color w:val="auto"/>
                  </w:rPr>
                </w:rPrChange>
              </w:rPr>
              <w:pPrChange w:id="3931" w:author="Asad Shah" w:date="2025-01-07T01:59:00Z">
                <w:pPr>
                  <w:spacing w:after="0" w:line="240" w:lineRule="auto"/>
                </w:pPr>
              </w:pPrChange>
            </w:pPr>
            <w:del w:id="3932" w:author="Asad Shah" w:date="2025-01-07T01:58:00Z">
              <w:r w:rsidRPr="00921280" w:rsidDel="00921280">
                <w:rPr>
                  <w:rFonts w:asciiTheme="majorBidi" w:eastAsia="Times New Roman" w:hAnsiTheme="majorBidi" w:cstheme="majorBidi"/>
                  <w:b/>
                  <w:bCs/>
                  <w:color w:val="000000"/>
                  <w:szCs w:val="24"/>
                  <w:rPrChange w:id="3933" w:author="Asad Shah" w:date="2025-01-07T01:59:00Z">
                    <w:rPr/>
                  </w:rPrChange>
                </w:rPr>
                <w:delText xml:space="preserve">   </w:delText>
              </w:r>
            </w:del>
            <w:r w:rsidRPr="00921280">
              <w:rPr>
                <w:rFonts w:asciiTheme="majorBidi" w:eastAsia="Times New Roman" w:hAnsiTheme="majorBidi" w:cstheme="majorBidi"/>
                <w:b/>
                <w:bCs/>
                <w:color w:val="000000"/>
                <w:szCs w:val="24"/>
                <w:rPrChange w:id="3934" w:author="Asad Shah" w:date="2025-01-07T01:59:00Z">
                  <w:rPr/>
                </w:rPrChange>
              </w:rPr>
              <w:t>Integration of Trends and Comparisons</w:t>
            </w:r>
          </w:p>
        </w:tc>
      </w:tr>
      <w:tr w:rsidR="00630924" w:rsidRPr="00921280" w14:paraId="58B3CFBD" w14:textId="77777777" w:rsidTr="00921280">
        <w:tc>
          <w:tcPr>
            <w:tcW w:w="8725" w:type="dxa"/>
            <w:shd w:val="clear" w:color="auto" w:fill="FFFFFF"/>
            <w:vAlign w:val="center"/>
            <w:hideMark/>
            <w:tcPrChange w:id="3935"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1A5C0EE3" w14:textId="5A343E8F" w:rsidR="00630924" w:rsidRPr="00921280" w:rsidRDefault="00630924">
            <w:pPr>
              <w:pStyle w:val="ListParagraph"/>
              <w:numPr>
                <w:ilvl w:val="1"/>
                <w:numId w:val="93"/>
              </w:numPr>
              <w:spacing w:after="0" w:line="360" w:lineRule="auto"/>
              <w:jc w:val="both"/>
              <w:rPr>
                <w:rFonts w:asciiTheme="majorBidi" w:eastAsia="Times New Roman" w:hAnsiTheme="majorBidi" w:cstheme="majorBidi"/>
                <w:color w:val="auto"/>
                <w:szCs w:val="24"/>
                <w:rPrChange w:id="3936" w:author="Asad Shah" w:date="2025-01-07T01:59:00Z">
                  <w:rPr>
                    <w:color w:val="auto"/>
                  </w:rPr>
                </w:rPrChange>
              </w:rPr>
              <w:pPrChange w:id="3937" w:author="Asad Shah" w:date="2025-01-07T01:59:00Z">
                <w:pPr>
                  <w:spacing w:after="0" w:line="240" w:lineRule="auto"/>
                </w:pPr>
              </w:pPrChange>
            </w:pPr>
            <w:del w:id="3938" w:author="Asad Shah" w:date="2025-01-07T01:58:00Z">
              <w:r w:rsidRPr="00921280" w:rsidDel="00921280">
                <w:rPr>
                  <w:rFonts w:asciiTheme="majorBidi" w:eastAsia="Times New Roman" w:hAnsiTheme="majorBidi" w:cstheme="majorBidi"/>
                  <w:color w:val="000000"/>
                  <w:szCs w:val="24"/>
                  <w:rPrChange w:id="3939" w:author="Asad Shah" w:date="2025-01-07T01:59:00Z">
                    <w:rPr/>
                  </w:rPrChange>
                </w:rPr>
                <w:delText xml:space="preserve">      </w:delText>
              </w:r>
            </w:del>
            <w:r w:rsidRPr="00921280">
              <w:rPr>
                <w:rFonts w:asciiTheme="majorBidi" w:eastAsia="Times New Roman" w:hAnsiTheme="majorBidi" w:cstheme="majorBidi"/>
                <w:color w:val="000000"/>
                <w:szCs w:val="24"/>
                <w:rPrChange w:id="3940" w:author="Asad Shah" w:date="2025-01-07T01:59:00Z">
                  <w:rPr/>
                </w:rPrChange>
              </w:rPr>
              <w:t>Process and store trend data for dashboard visualizations.</w:t>
            </w:r>
          </w:p>
        </w:tc>
      </w:tr>
      <w:tr w:rsidR="00630924" w:rsidRPr="00921280" w14:paraId="6C751978" w14:textId="77777777" w:rsidTr="00921280">
        <w:tc>
          <w:tcPr>
            <w:tcW w:w="8725" w:type="dxa"/>
            <w:shd w:val="clear" w:color="auto" w:fill="FFFFFF"/>
            <w:vAlign w:val="center"/>
            <w:hideMark/>
            <w:tcPrChange w:id="3941"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0535651F" w14:textId="07C4ED1B" w:rsidR="00630924" w:rsidRPr="00921280" w:rsidRDefault="00630924">
            <w:pPr>
              <w:pStyle w:val="ListParagraph"/>
              <w:numPr>
                <w:ilvl w:val="0"/>
                <w:numId w:val="93"/>
              </w:numPr>
              <w:spacing w:after="0" w:line="360" w:lineRule="auto"/>
              <w:jc w:val="both"/>
              <w:rPr>
                <w:rFonts w:asciiTheme="majorBidi" w:eastAsia="Times New Roman" w:hAnsiTheme="majorBidi" w:cstheme="majorBidi"/>
                <w:color w:val="auto"/>
                <w:szCs w:val="24"/>
                <w:rPrChange w:id="3942" w:author="Asad Shah" w:date="2025-01-07T01:59:00Z">
                  <w:rPr>
                    <w:color w:val="auto"/>
                  </w:rPr>
                </w:rPrChange>
              </w:rPr>
              <w:pPrChange w:id="3943" w:author="Asad Shah" w:date="2025-01-07T01:59:00Z">
                <w:pPr>
                  <w:spacing w:after="0" w:line="240" w:lineRule="auto"/>
                </w:pPr>
              </w:pPrChange>
            </w:pPr>
            <w:del w:id="3944" w:author="Asad Shah" w:date="2025-01-07T01:58:00Z">
              <w:r w:rsidRPr="00921280" w:rsidDel="00921280">
                <w:rPr>
                  <w:rFonts w:asciiTheme="majorBidi" w:eastAsia="Times New Roman" w:hAnsiTheme="majorBidi" w:cstheme="majorBidi"/>
                  <w:b/>
                  <w:bCs/>
                  <w:color w:val="000000"/>
                  <w:szCs w:val="24"/>
                  <w:rPrChange w:id="3945" w:author="Asad Shah" w:date="2025-01-07T01:59:00Z">
                    <w:rPr/>
                  </w:rPrChange>
                </w:rPr>
                <w:delText xml:space="preserve">   </w:delText>
              </w:r>
            </w:del>
            <w:r w:rsidRPr="00921280">
              <w:rPr>
                <w:rFonts w:asciiTheme="majorBidi" w:eastAsia="Times New Roman" w:hAnsiTheme="majorBidi" w:cstheme="majorBidi"/>
                <w:b/>
                <w:bCs/>
                <w:color w:val="000000"/>
                <w:szCs w:val="24"/>
                <w:rPrChange w:id="3946" w:author="Asad Shah" w:date="2025-01-07T01:59:00Z">
                  <w:rPr/>
                </w:rPrChange>
              </w:rPr>
              <w:t>Testing Backend Functions</w:t>
            </w:r>
          </w:p>
        </w:tc>
      </w:tr>
      <w:tr w:rsidR="00630924" w:rsidRPr="00921280" w14:paraId="50AF984F" w14:textId="77777777" w:rsidTr="00921280">
        <w:tc>
          <w:tcPr>
            <w:tcW w:w="8725" w:type="dxa"/>
            <w:shd w:val="clear" w:color="auto" w:fill="FFFFFF"/>
            <w:vAlign w:val="center"/>
            <w:hideMark/>
            <w:tcPrChange w:id="3947"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635F0E2C" w14:textId="177F2684" w:rsidR="00630924" w:rsidRPr="00921280" w:rsidRDefault="00630924">
            <w:pPr>
              <w:pStyle w:val="ListParagraph"/>
              <w:numPr>
                <w:ilvl w:val="1"/>
                <w:numId w:val="93"/>
              </w:numPr>
              <w:spacing w:after="0" w:line="360" w:lineRule="auto"/>
              <w:jc w:val="both"/>
              <w:rPr>
                <w:rFonts w:asciiTheme="majorBidi" w:eastAsia="Times New Roman" w:hAnsiTheme="majorBidi" w:cstheme="majorBidi"/>
                <w:color w:val="auto"/>
                <w:szCs w:val="24"/>
                <w:rPrChange w:id="3948" w:author="Asad Shah" w:date="2025-01-07T01:59:00Z">
                  <w:rPr>
                    <w:color w:val="auto"/>
                  </w:rPr>
                </w:rPrChange>
              </w:rPr>
              <w:pPrChange w:id="3949" w:author="Asad Shah" w:date="2025-01-07T01:59:00Z">
                <w:pPr>
                  <w:spacing w:after="0" w:line="240" w:lineRule="auto"/>
                </w:pPr>
              </w:pPrChange>
            </w:pPr>
            <w:del w:id="3950" w:author="Asad Shah" w:date="2025-01-07T01:58:00Z">
              <w:r w:rsidRPr="00921280" w:rsidDel="00921280">
                <w:rPr>
                  <w:rFonts w:asciiTheme="majorBidi" w:eastAsia="Times New Roman" w:hAnsiTheme="majorBidi" w:cstheme="majorBidi"/>
                  <w:color w:val="000000"/>
                  <w:szCs w:val="24"/>
                  <w:rPrChange w:id="3951" w:author="Asad Shah" w:date="2025-01-07T01:59:00Z">
                    <w:rPr/>
                  </w:rPrChange>
                </w:rPr>
                <w:delText xml:space="preserve">      </w:delText>
              </w:r>
            </w:del>
            <w:r w:rsidRPr="00921280">
              <w:rPr>
                <w:rFonts w:asciiTheme="majorBidi" w:eastAsia="Times New Roman" w:hAnsiTheme="majorBidi" w:cstheme="majorBidi"/>
                <w:color w:val="000000"/>
                <w:szCs w:val="24"/>
                <w:rPrChange w:id="3952" w:author="Asad Shah" w:date="2025-01-07T01:59:00Z">
                  <w:rPr/>
                </w:rPrChange>
              </w:rPr>
              <w:t>Ensure accuracy of recommendations and API functionality.</w:t>
            </w:r>
          </w:p>
        </w:tc>
      </w:tr>
      <w:tr w:rsidR="00630924" w:rsidRPr="00921280" w14:paraId="00DCF87E" w14:textId="77777777" w:rsidTr="00921280">
        <w:tc>
          <w:tcPr>
            <w:tcW w:w="8725" w:type="dxa"/>
            <w:shd w:val="clear" w:color="auto" w:fill="FFFFFF"/>
            <w:vAlign w:val="center"/>
            <w:hideMark/>
            <w:tcPrChange w:id="3953"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7B72DEDF" w14:textId="77777777" w:rsidR="00630924" w:rsidRPr="00921280" w:rsidRDefault="00630924">
            <w:pPr>
              <w:pStyle w:val="ListParagraph"/>
              <w:numPr>
                <w:ilvl w:val="0"/>
                <w:numId w:val="93"/>
              </w:numPr>
              <w:spacing w:after="0" w:line="360" w:lineRule="auto"/>
              <w:jc w:val="both"/>
              <w:rPr>
                <w:rFonts w:asciiTheme="majorBidi" w:eastAsia="Times New Roman" w:hAnsiTheme="majorBidi" w:cstheme="majorBidi"/>
                <w:color w:val="auto"/>
                <w:szCs w:val="24"/>
                <w:rPrChange w:id="3954" w:author="Asad Shah" w:date="2025-01-07T01:59:00Z">
                  <w:rPr>
                    <w:color w:val="auto"/>
                  </w:rPr>
                </w:rPrChange>
              </w:rPr>
              <w:pPrChange w:id="3955" w:author="Asad Shah" w:date="2025-01-07T01:59:00Z">
                <w:pPr>
                  <w:spacing w:after="0" w:line="240" w:lineRule="auto"/>
                </w:pPr>
              </w:pPrChange>
            </w:pPr>
            <w:r w:rsidRPr="00921280">
              <w:rPr>
                <w:rFonts w:asciiTheme="majorBidi" w:eastAsia="Times New Roman" w:hAnsiTheme="majorBidi" w:cstheme="majorBidi"/>
                <w:b/>
                <w:bCs/>
                <w:color w:val="000000"/>
                <w:szCs w:val="24"/>
                <w:rPrChange w:id="3956" w:author="Asad Shah" w:date="2025-01-07T01:59:00Z">
                  <w:rPr/>
                </w:rPrChange>
              </w:rPr>
              <w:t>Frontend Development</w:t>
            </w:r>
          </w:p>
        </w:tc>
      </w:tr>
      <w:tr w:rsidR="00630924" w:rsidRPr="00921280" w14:paraId="7D640C02" w14:textId="77777777" w:rsidTr="00921280">
        <w:tc>
          <w:tcPr>
            <w:tcW w:w="8725" w:type="dxa"/>
            <w:shd w:val="clear" w:color="auto" w:fill="FFFFFF"/>
            <w:vAlign w:val="center"/>
            <w:hideMark/>
            <w:tcPrChange w:id="3957"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3835A768" w14:textId="334EFB98" w:rsidR="00630924" w:rsidRPr="00921280" w:rsidRDefault="00630924">
            <w:pPr>
              <w:pStyle w:val="ListParagraph"/>
              <w:numPr>
                <w:ilvl w:val="0"/>
                <w:numId w:val="93"/>
              </w:numPr>
              <w:spacing w:after="0" w:line="360" w:lineRule="auto"/>
              <w:jc w:val="both"/>
              <w:rPr>
                <w:rFonts w:asciiTheme="majorBidi" w:eastAsia="Times New Roman" w:hAnsiTheme="majorBidi" w:cstheme="majorBidi"/>
                <w:color w:val="auto"/>
                <w:szCs w:val="24"/>
                <w:rPrChange w:id="3958" w:author="Asad Shah" w:date="2025-01-07T01:59:00Z">
                  <w:rPr>
                    <w:color w:val="auto"/>
                  </w:rPr>
                </w:rPrChange>
              </w:rPr>
              <w:pPrChange w:id="3959" w:author="Asad Shah" w:date="2025-01-07T01:59:00Z">
                <w:pPr>
                  <w:spacing w:after="0" w:line="240" w:lineRule="auto"/>
                </w:pPr>
              </w:pPrChange>
            </w:pPr>
            <w:del w:id="3960" w:author="Asad Shah" w:date="2025-01-07T01:58:00Z">
              <w:r w:rsidRPr="00921280" w:rsidDel="00921280">
                <w:rPr>
                  <w:rFonts w:asciiTheme="majorBidi" w:eastAsia="Times New Roman" w:hAnsiTheme="majorBidi" w:cstheme="majorBidi"/>
                  <w:b/>
                  <w:bCs/>
                  <w:color w:val="000000"/>
                  <w:szCs w:val="24"/>
                  <w:rPrChange w:id="3961" w:author="Asad Shah" w:date="2025-01-07T01:59:00Z">
                    <w:rPr/>
                  </w:rPrChange>
                </w:rPr>
                <w:delText xml:space="preserve">   </w:delText>
              </w:r>
            </w:del>
            <w:r w:rsidRPr="00921280">
              <w:rPr>
                <w:rFonts w:asciiTheme="majorBidi" w:eastAsia="Times New Roman" w:hAnsiTheme="majorBidi" w:cstheme="majorBidi"/>
                <w:b/>
                <w:bCs/>
                <w:color w:val="000000"/>
                <w:szCs w:val="24"/>
                <w:rPrChange w:id="3962" w:author="Asad Shah" w:date="2025-01-07T01:59:00Z">
                  <w:rPr/>
                </w:rPrChange>
              </w:rPr>
              <w:t>User Interface Design</w:t>
            </w:r>
          </w:p>
        </w:tc>
      </w:tr>
      <w:tr w:rsidR="00630924" w:rsidRPr="00921280" w14:paraId="2ACAFA40" w14:textId="77777777" w:rsidTr="00921280">
        <w:tc>
          <w:tcPr>
            <w:tcW w:w="8725" w:type="dxa"/>
            <w:shd w:val="clear" w:color="auto" w:fill="FFFFFF"/>
            <w:vAlign w:val="center"/>
            <w:hideMark/>
            <w:tcPrChange w:id="3963"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022D9C1F" w14:textId="31D96499" w:rsidR="00630924" w:rsidRPr="00921280" w:rsidRDefault="00630924">
            <w:pPr>
              <w:pStyle w:val="ListParagraph"/>
              <w:numPr>
                <w:ilvl w:val="1"/>
                <w:numId w:val="93"/>
              </w:numPr>
              <w:spacing w:after="0" w:line="360" w:lineRule="auto"/>
              <w:jc w:val="both"/>
              <w:rPr>
                <w:rFonts w:asciiTheme="majorBidi" w:eastAsia="Times New Roman" w:hAnsiTheme="majorBidi" w:cstheme="majorBidi"/>
                <w:color w:val="auto"/>
                <w:szCs w:val="24"/>
                <w:rPrChange w:id="3964" w:author="Asad Shah" w:date="2025-01-07T01:59:00Z">
                  <w:rPr>
                    <w:color w:val="auto"/>
                  </w:rPr>
                </w:rPrChange>
              </w:rPr>
              <w:pPrChange w:id="3965" w:author="Asad Shah" w:date="2025-01-07T01:59:00Z">
                <w:pPr>
                  <w:spacing w:after="0" w:line="240" w:lineRule="auto"/>
                </w:pPr>
              </w:pPrChange>
            </w:pPr>
            <w:del w:id="3966" w:author="Asad Shah" w:date="2025-01-07T01:58:00Z">
              <w:r w:rsidRPr="00921280" w:rsidDel="00921280">
                <w:rPr>
                  <w:rFonts w:asciiTheme="majorBidi" w:eastAsia="Times New Roman" w:hAnsiTheme="majorBidi" w:cstheme="majorBidi"/>
                  <w:color w:val="000000"/>
                  <w:szCs w:val="24"/>
                  <w:rPrChange w:id="3967" w:author="Asad Shah" w:date="2025-01-07T01:59:00Z">
                    <w:rPr/>
                  </w:rPrChange>
                </w:rPr>
                <w:delText xml:space="preserve">      </w:delText>
              </w:r>
            </w:del>
            <w:r w:rsidRPr="00921280">
              <w:rPr>
                <w:rFonts w:asciiTheme="majorBidi" w:eastAsia="Times New Roman" w:hAnsiTheme="majorBidi" w:cstheme="majorBidi"/>
                <w:color w:val="000000"/>
                <w:szCs w:val="24"/>
                <w:rPrChange w:id="3968" w:author="Asad Shah" w:date="2025-01-07T01:59:00Z">
                  <w:rPr/>
                </w:rPrChange>
              </w:rPr>
              <w:t>Design intuitive layouts for form submissions and dashboard.</w:t>
            </w:r>
          </w:p>
        </w:tc>
      </w:tr>
      <w:tr w:rsidR="00630924" w:rsidRPr="00921280" w14:paraId="3D3BFC94" w14:textId="77777777" w:rsidTr="00921280">
        <w:tc>
          <w:tcPr>
            <w:tcW w:w="8725" w:type="dxa"/>
            <w:shd w:val="clear" w:color="auto" w:fill="FFFFFF"/>
            <w:vAlign w:val="center"/>
            <w:hideMark/>
            <w:tcPrChange w:id="3969"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47EF2A71" w14:textId="3764FB85" w:rsidR="00630924" w:rsidRPr="00921280" w:rsidRDefault="00630924">
            <w:pPr>
              <w:pStyle w:val="ListParagraph"/>
              <w:numPr>
                <w:ilvl w:val="0"/>
                <w:numId w:val="93"/>
              </w:numPr>
              <w:spacing w:after="0" w:line="360" w:lineRule="auto"/>
              <w:jc w:val="both"/>
              <w:rPr>
                <w:rFonts w:asciiTheme="majorBidi" w:eastAsia="Times New Roman" w:hAnsiTheme="majorBidi" w:cstheme="majorBidi"/>
                <w:color w:val="auto"/>
                <w:szCs w:val="24"/>
                <w:rPrChange w:id="3970" w:author="Asad Shah" w:date="2025-01-07T01:59:00Z">
                  <w:rPr>
                    <w:color w:val="auto"/>
                  </w:rPr>
                </w:rPrChange>
              </w:rPr>
              <w:pPrChange w:id="3971" w:author="Asad Shah" w:date="2025-01-07T01:59:00Z">
                <w:pPr>
                  <w:spacing w:after="0" w:line="240" w:lineRule="auto"/>
                </w:pPr>
              </w:pPrChange>
            </w:pPr>
            <w:del w:id="3972" w:author="Asad Shah" w:date="2025-01-07T01:58:00Z">
              <w:r w:rsidRPr="00921280" w:rsidDel="00921280">
                <w:rPr>
                  <w:rFonts w:asciiTheme="majorBidi" w:eastAsia="Times New Roman" w:hAnsiTheme="majorBidi" w:cstheme="majorBidi"/>
                  <w:b/>
                  <w:bCs/>
                  <w:color w:val="000000"/>
                  <w:szCs w:val="24"/>
                  <w:rPrChange w:id="3973" w:author="Asad Shah" w:date="2025-01-07T01:59:00Z">
                    <w:rPr/>
                  </w:rPrChange>
                </w:rPr>
                <w:delText xml:space="preserve">   </w:delText>
              </w:r>
            </w:del>
            <w:r w:rsidRPr="00921280">
              <w:rPr>
                <w:rFonts w:asciiTheme="majorBidi" w:eastAsia="Times New Roman" w:hAnsiTheme="majorBidi" w:cstheme="majorBidi"/>
                <w:b/>
                <w:bCs/>
                <w:color w:val="000000"/>
                <w:szCs w:val="24"/>
                <w:rPrChange w:id="3974" w:author="Asad Shah" w:date="2025-01-07T01:59:00Z">
                  <w:rPr/>
                </w:rPrChange>
              </w:rPr>
              <w:t>Frontend Implementation</w:t>
            </w:r>
          </w:p>
        </w:tc>
      </w:tr>
      <w:tr w:rsidR="00630924" w:rsidRPr="00921280" w14:paraId="0B966CC7" w14:textId="77777777" w:rsidTr="00921280">
        <w:tc>
          <w:tcPr>
            <w:tcW w:w="8725" w:type="dxa"/>
            <w:shd w:val="clear" w:color="auto" w:fill="FFFFFF"/>
            <w:vAlign w:val="center"/>
            <w:hideMark/>
            <w:tcPrChange w:id="3975"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41559734" w14:textId="2AAA64C3" w:rsidR="00630924" w:rsidRPr="00921280" w:rsidRDefault="00630924">
            <w:pPr>
              <w:pStyle w:val="ListParagraph"/>
              <w:numPr>
                <w:ilvl w:val="1"/>
                <w:numId w:val="93"/>
              </w:numPr>
              <w:spacing w:after="0" w:line="360" w:lineRule="auto"/>
              <w:jc w:val="both"/>
              <w:rPr>
                <w:rFonts w:asciiTheme="majorBidi" w:eastAsia="Times New Roman" w:hAnsiTheme="majorBidi" w:cstheme="majorBidi"/>
                <w:color w:val="auto"/>
                <w:szCs w:val="24"/>
                <w:rPrChange w:id="3976" w:author="Asad Shah" w:date="2025-01-07T01:59:00Z">
                  <w:rPr>
                    <w:color w:val="auto"/>
                  </w:rPr>
                </w:rPrChange>
              </w:rPr>
              <w:pPrChange w:id="3977" w:author="Asad Shah" w:date="2025-01-07T01:59:00Z">
                <w:pPr>
                  <w:spacing w:after="0" w:line="240" w:lineRule="auto"/>
                </w:pPr>
              </w:pPrChange>
            </w:pPr>
            <w:del w:id="3978" w:author="Asad Shah" w:date="2025-01-07T01:58:00Z">
              <w:r w:rsidRPr="00921280" w:rsidDel="00921280">
                <w:rPr>
                  <w:rFonts w:asciiTheme="majorBidi" w:eastAsia="Times New Roman" w:hAnsiTheme="majorBidi" w:cstheme="majorBidi"/>
                  <w:color w:val="000000"/>
                  <w:szCs w:val="24"/>
                  <w:rPrChange w:id="3979" w:author="Asad Shah" w:date="2025-01-07T01:59:00Z">
                    <w:rPr/>
                  </w:rPrChange>
                </w:rPr>
                <w:delText xml:space="preserve">      </w:delText>
              </w:r>
            </w:del>
            <w:r w:rsidRPr="00921280">
              <w:rPr>
                <w:rFonts w:asciiTheme="majorBidi" w:eastAsia="Times New Roman" w:hAnsiTheme="majorBidi" w:cstheme="majorBidi"/>
                <w:color w:val="000000"/>
                <w:szCs w:val="24"/>
                <w:rPrChange w:id="3980" w:author="Asad Shah" w:date="2025-01-07T01:59:00Z">
                  <w:rPr/>
                </w:rPrChange>
              </w:rPr>
              <w:t>Develop forms for data input (marks, expected scores, interests).</w:t>
            </w:r>
          </w:p>
        </w:tc>
      </w:tr>
      <w:tr w:rsidR="00630924" w:rsidRPr="00921280" w14:paraId="033A3F5D" w14:textId="77777777" w:rsidTr="00921280">
        <w:tc>
          <w:tcPr>
            <w:tcW w:w="8725" w:type="dxa"/>
            <w:shd w:val="clear" w:color="auto" w:fill="FFFFFF"/>
            <w:vAlign w:val="center"/>
            <w:hideMark/>
            <w:tcPrChange w:id="3981"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24D7BB54" w14:textId="5872E981" w:rsidR="00630924" w:rsidRPr="00921280" w:rsidRDefault="00630924">
            <w:pPr>
              <w:pStyle w:val="ListParagraph"/>
              <w:numPr>
                <w:ilvl w:val="1"/>
                <w:numId w:val="93"/>
              </w:numPr>
              <w:spacing w:after="0" w:line="360" w:lineRule="auto"/>
              <w:jc w:val="both"/>
              <w:rPr>
                <w:rFonts w:asciiTheme="majorBidi" w:eastAsia="Times New Roman" w:hAnsiTheme="majorBidi" w:cstheme="majorBidi"/>
                <w:color w:val="auto"/>
                <w:szCs w:val="24"/>
                <w:rPrChange w:id="3982" w:author="Asad Shah" w:date="2025-01-07T01:59:00Z">
                  <w:rPr>
                    <w:color w:val="auto"/>
                  </w:rPr>
                </w:rPrChange>
              </w:rPr>
              <w:pPrChange w:id="3983" w:author="Asad Shah" w:date="2025-01-07T01:59:00Z">
                <w:pPr>
                  <w:spacing w:after="0" w:line="240" w:lineRule="auto"/>
                </w:pPr>
              </w:pPrChange>
            </w:pPr>
            <w:del w:id="3984" w:author="Asad Shah" w:date="2025-01-07T01:58:00Z">
              <w:r w:rsidRPr="00921280" w:rsidDel="00921280">
                <w:rPr>
                  <w:rFonts w:asciiTheme="majorBidi" w:eastAsia="Times New Roman" w:hAnsiTheme="majorBidi" w:cstheme="majorBidi"/>
                  <w:color w:val="000000"/>
                  <w:szCs w:val="24"/>
                  <w:rPrChange w:id="3985" w:author="Asad Shah" w:date="2025-01-07T01:59:00Z">
                    <w:rPr/>
                  </w:rPrChange>
                </w:rPr>
                <w:delText xml:space="preserve">      </w:delText>
              </w:r>
            </w:del>
            <w:r w:rsidRPr="00921280">
              <w:rPr>
                <w:rFonts w:asciiTheme="majorBidi" w:eastAsia="Times New Roman" w:hAnsiTheme="majorBidi" w:cstheme="majorBidi"/>
                <w:color w:val="000000"/>
                <w:szCs w:val="24"/>
                <w:rPrChange w:id="3986" w:author="Asad Shah" w:date="2025-01-07T01:59:00Z">
                  <w:rPr/>
                </w:rPrChange>
              </w:rPr>
              <w:t>Build dynamic recommendation pages for fields and universities.</w:t>
            </w:r>
          </w:p>
        </w:tc>
      </w:tr>
      <w:tr w:rsidR="00630924" w:rsidRPr="00921280" w14:paraId="7381FB02" w14:textId="77777777" w:rsidTr="00921280">
        <w:tc>
          <w:tcPr>
            <w:tcW w:w="8725" w:type="dxa"/>
            <w:shd w:val="clear" w:color="auto" w:fill="FFFFFF"/>
            <w:vAlign w:val="center"/>
            <w:hideMark/>
            <w:tcPrChange w:id="3987"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6C9D8EF3" w14:textId="6AAA73CB" w:rsidR="00630924" w:rsidRPr="00921280" w:rsidRDefault="00630924">
            <w:pPr>
              <w:pStyle w:val="ListParagraph"/>
              <w:numPr>
                <w:ilvl w:val="1"/>
                <w:numId w:val="93"/>
              </w:numPr>
              <w:spacing w:after="0" w:line="360" w:lineRule="auto"/>
              <w:jc w:val="both"/>
              <w:rPr>
                <w:rFonts w:asciiTheme="majorBidi" w:eastAsia="Times New Roman" w:hAnsiTheme="majorBidi" w:cstheme="majorBidi"/>
                <w:color w:val="auto"/>
                <w:szCs w:val="24"/>
                <w:rPrChange w:id="3988" w:author="Asad Shah" w:date="2025-01-07T01:59:00Z">
                  <w:rPr>
                    <w:color w:val="auto"/>
                  </w:rPr>
                </w:rPrChange>
              </w:rPr>
              <w:pPrChange w:id="3989" w:author="Asad Shah" w:date="2025-01-07T01:59:00Z">
                <w:pPr>
                  <w:spacing w:after="0" w:line="240" w:lineRule="auto"/>
                </w:pPr>
              </w:pPrChange>
            </w:pPr>
            <w:del w:id="3990" w:author="Asad Shah" w:date="2025-01-07T01:58:00Z">
              <w:r w:rsidRPr="00921280" w:rsidDel="00921280">
                <w:rPr>
                  <w:rFonts w:asciiTheme="majorBidi" w:eastAsia="Times New Roman" w:hAnsiTheme="majorBidi" w:cstheme="majorBidi"/>
                  <w:color w:val="000000"/>
                  <w:szCs w:val="24"/>
                  <w:rPrChange w:id="3991" w:author="Asad Shah" w:date="2025-01-07T01:59:00Z">
                    <w:rPr/>
                  </w:rPrChange>
                </w:rPr>
                <w:delText xml:space="preserve">      </w:delText>
              </w:r>
            </w:del>
            <w:r w:rsidRPr="00921280">
              <w:rPr>
                <w:rFonts w:asciiTheme="majorBidi" w:eastAsia="Times New Roman" w:hAnsiTheme="majorBidi" w:cstheme="majorBidi"/>
                <w:color w:val="000000"/>
                <w:szCs w:val="24"/>
                <w:rPrChange w:id="3992" w:author="Asad Shah" w:date="2025-01-07T01:59:00Z">
                  <w:rPr/>
                </w:rPrChange>
              </w:rPr>
              <w:t>Implement dashboard for trend visualizations and comparisons.</w:t>
            </w:r>
          </w:p>
        </w:tc>
      </w:tr>
      <w:tr w:rsidR="00630924" w:rsidRPr="00921280" w14:paraId="5567E2AC" w14:textId="77777777" w:rsidTr="00921280">
        <w:tc>
          <w:tcPr>
            <w:tcW w:w="8725" w:type="dxa"/>
            <w:shd w:val="clear" w:color="auto" w:fill="FFFFFF"/>
            <w:vAlign w:val="center"/>
            <w:hideMark/>
            <w:tcPrChange w:id="3993"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5C8780DF" w14:textId="52EAA0C3" w:rsidR="00630924" w:rsidRPr="00921280" w:rsidRDefault="00630924">
            <w:pPr>
              <w:pStyle w:val="ListParagraph"/>
              <w:numPr>
                <w:ilvl w:val="0"/>
                <w:numId w:val="93"/>
              </w:numPr>
              <w:spacing w:after="0" w:line="360" w:lineRule="auto"/>
              <w:jc w:val="both"/>
              <w:rPr>
                <w:rFonts w:asciiTheme="majorBidi" w:eastAsia="Times New Roman" w:hAnsiTheme="majorBidi" w:cstheme="majorBidi"/>
                <w:color w:val="auto"/>
                <w:szCs w:val="24"/>
                <w:rPrChange w:id="3994" w:author="Asad Shah" w:date="2025-01-07T01:59:00Z">
                  <w:rPr>
                    <w:color w:val="auto"/>
                  </w:rPr>
                </w:rPrChange>
              </w:rPr>
              <w:pPrChange w:id="3995" w:author="Asad Shah" w:date="2025-01-07T01:59:00Z">
                <w:pPr>
                  <w:spacing w:after="0" w:line="240" w:lineRule="auto"/>
                </w:pPr>
              </w:pPrChange>
            </w:pPr>
            <w:del w:id="3996" w:author="Asad Shah" w:date="2025-01-07T01:58:00Z">
              <w:r w:rsidRPr="00921280" w:rsidDel="00921280">
                <w:rPr>
                  <w:rFonts w:asciiTheme="majorBidi" w:eastAsia="Times New Roman" w:hAnsiTheme="majorBidi" w:cstheme="majorBidi"/>
                  <w:b/>
                  <w:bCs/>
                  <w:color w:val="000000"/>
                  <w:szCs w:val="24"/>
                  <w:rPrChange w:id="3997" w:author="Asad Shah" w:date="2025-01-07T01:59:00Z">
                    <w:rPr/>
                  </w:rPrChange>
                </w:rPr>
                <w:delText xml:space="preserve">   </w:delText>
              </w:r>
            </w:del>
            <w:r w:rsidRPr="00921280">
              <w:rPr>
                <w:rFonts w:asciiTheme="majorBidi" w:eastAsia="Times New Roman" w:hAnsiTheme="majorBidi" w:cstheme="majorBidi"/>
                <w:b/>
                <w:bCs/>
                <w:color w:val="000000"/>
                <w:szCs w:val="24"/>
                <w:rPrChange w:id="3998" w:author="Asad Shah" w:date="2025-01-07T01:59:00Z">
                  <w:rPr/>
                </w:rPrChange>
              </w:rPr>
              <w:t>Frontend-Backend Integration</w:t>
            </w:r>
          </w:p>
        </w:tc>
      </w:tr>
      <w:tr w:rsidR="00630924" w:rsidRPr="00921280" w14:paraId="12C1AE86" w14:textId="77777777" w:rsidTr="00921280">
        <w:tc>
          <w:tcPr>
            <w:tcW w:w="8725" w:type="dxa"/>
            <w:shd w:val="clear" w:color="auto" w:fill="FFFFFF"/>
            <w:vAlign w:val="center"/>
            <w:hideMark/>
            <w:tcPrChange w:id="3999"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0D6FBD66" w14:textId="5EA28B24" w:rsidR="00630924" w:rsidRPr="00921280" w:rsidRDefault="00630924">
            <w:pPr>
              <w:pStyle w:val="ListParagraph"/>
              <w:numPr>
                <w:ilvl w:val="1"/>
                <w:numId w:val="93"/>
              </w:numPr>
              <w:spacing w:after="0" w:line="360" w:lineRule="auto"/>
              <w:jc w:val="both"/>
              <w:rPr>
                <w:rFonts w:asciiTheme="majorBidi" w:eastAsia="Times New Roman" w:hAnsiTheme="majorBidi" w:cstheme="majorBidi"/>
                <w:color w:val="auto"/>
                <w:szCs w:val="24"/>
                <w:rPrChange w:id="4000" w:author="Asad Shah" w:date="2025-01-07T01:59:00Z">
                  <w:rPr>
                    <w:color w:val="auto"/>
                  </w:rPr>
                </w:rPrChange>
              </w:rPr>
              <w:pPrChange w:id="4001" w:author="Asad Shah" w:date="2025-01-07T01:59:00Z">
                <w:pPr>
                  <w:spacing w:after="0" w:line="240" w:lineRule="auto"/>
                </w:pPr>
              </w:pPrChange>
            </w:pPr>
            <w:del w:id="4002" w:author="Asad Shah" w:date="2025-01-07T01:58:00Z">
              <w:r w:rsidRPr="00921280" w:rsidDel="00921280">
                <w:rPr>
                  <w:rFonts w:asciiTheme="majorBidi" w:eastAsia="Times New Roman" w:hAnsiTheme="majorBidi" w:cstheme="majorBidi"/>
                  <w:color w:val="000000"/>
                  <w:szCs w:val="24"/>
                  <w:rPrChange w:id="4003" w:author="Asad Shah" w:date="2025-01-07T01:59:00Z">
                    <w:rPr/>
                  </w:rPrChange>
                </w:rPr>
                <w:delText xml:space="preserve">      </w:delText>
              </w:r>
            </w:del>
            <w:r w:rsidRPr="00921280">
              <w:rPr>
                <w:rFonts w:asciiTheme="majorBidi" w:eastAsia="Times New Roman" w:hAnsiTheme="majorBidi" w:cstheme="majorBidi"/>
                <w:color w:val="000000"/>
                <w:szCs w:val="24"/>
                <w:rPrChange w:id="4004" w:author="Asad Shah" w:date="2025-01-07T01:59:00Z">
                  <w:rPr/>
                </w:rPrChange>
              </w:rPr>
              <w:t>Connect APIs to frontend components.</w:t>
            </w:r>
          </w:p>
        </w:tc>
      </w:tr>
      <w:tr w:rsidR="00630924" w:rsidRPr="00921280" w14:paraId="608E8F88" w14:textId="77777777" w:rsidTr="00921280">
        <w:tc>
          <w:tcPr>
            <w:tcW w:w="8725" w:type="dxa"/>
            <w:shd w:val="clear" w:color="auto" w:fill="FFFFFF"/>
            <w:vAlign w:val="center"/>
            <w:hideMark/>
            <w:tcPrChange w:id="4005"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2B511490" w14:textId="77777777" w:rsidR="00630924" w:rsidRPr="00921280" w:rsidRDefault="00630924">
            <w:pPr>
              <w:pStyle w:val="ListParagraph"/>
              <w:numPr>
                <w:ilvl w:val="0"/>
                <w:numId w:val="93"/>
              </w:numPr>
              <w:spacing w:after="0" w:line="360" w:lineRule="auto"/>
              <w:jc w:val="both"/>
              <w:rPr>
                <w:rFonts w:asciiTheme="majorBidi" w:eastAsia="Times New Roman" w:hAnsiTheme="majorBidi" w:cstheme="majorBidi"/>
                <w:color w:val="auto"/>
                <w:szCs w:val="24"/>
                <w:rPrChange w:id="4006" w:author="Asad Shah" w:date="2025-01-07T01:59:00Z">
                  <w:rPr>
                    <w:color w:val="auto"/>
                  </w:rPr>
                </w:rPrChange>
              </w:rPr>
              <w:pPrChange w:id="4007" w:author="Asad Shah" w:date="2025-01-07T01:59:00Z">
                <w:pPr>
                  <w:spacing w:after="0" w:line="240" w:lineRule="auto"/>
                </w:pPr>
              </w:pPrChange>
            </w:pPr>
            <w:r w:rsidRPr="00921280">
              <w:rPr>
                <w:rFonts w:asciiTheme="majorBidi" w:eastAsia="Times New Roman" w:hAnsiTheme="majorBidi" w:cstheme="majorBidi"/>
                <w:b/>
                <w:bCs/>
                <w:color w:val="000000"/>
                <w:szCs w:val="24"/>
                <w:rPrChange w:id="4008" w:author="Asad Shah" w:date="2025-01-07T01:59:00Z">
                  <w:rPr/>
                </w:rPrChange>
              </w:rPr>
              <w:t>Data Visualization and Insights</w:t>
            </w:r>
          </w:p>
        </w:tc>
      </w:tr>
      <w:tr w:rsidR="00630924" w:rsidRPr="00921280" w14:paraId="2A6B1F03" w14:textId="77777777" w:rsidTr="00921280">
        <w:tc>
          <w:tcPr>
            <w:tcW w:w="8725" w:type="dxa"/>
            <w:shd w:val="clear" w:color="auto" w:fill="FFFFFF"/>
            <w:vAlign w:val="center"/>
            <w:hideMark/>
            <w:tcPrChange w:id="4009"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58254F96" w14:textId="3FF4EB25" w:rsidR="00630924" w:rsidRPr="00921280" w:rsidRDefault="00630924">
            <w:pPr>
              <w:pStyle w:val="ListParagraph"/>
              <w:numPr>
                <w:ilvl w:val="0"/>
                <w:numId w:val="93"/>
              </w:numPr>
              <w:spacing w:after="0" w:line="360" w:lineRule="auto"/>
              <w:jc w:val="both"/>
              <w:rPr>
                <w:rFonts w:asciiTheme="majorBidi" w:eastAsia="Times New Roman" w:hAnsiTheme="majorBidi" w:cstheme="majorBidi"/>
                <w:color w:val="auto"/>
                <w:szCs w:val="24"/>
                <w:rPrChange w:id="4010" w:author="Asad Shah" w:date="2025-01-07T01:59:00Z">
                  <w:rPr>
                    <w:color w:val="auto"/>
                  </w:rPr>
                </w:rPrChange>
              </w:rPr>
              <w:pPrChange w:id="4011" w:author="Asad Shah" w:date="2025-01-07T01:59:00Z">
                <w:pPr>
                  <w:spacing w:after="0" w:line="240" w:lineRule="auto"/>
                </w:pPr>
              </w:pPrChange>
            </w:pPr>
            <w:del w:id="4012" w:author="Asad Shah" w:date="2025-01-07T01:58:00Z">
              <w:r w:rsidRPr="00921280" w:rsidDel="00921280">
                <w:rPr>
                  <w:rFonts w:asciiTheme="majorBidi" w:eastAsia="Times New Roman" w:hAnsiTheme="majorBidi" w:cstheme="majorBidi"/>
                  <w:b/>
                  <w:bCs/>
                  <w:color w:val="000000"/>
                  <w:szCs w:val="24"/>
                  <w:rPrChange w:id="4013" w:author="Asad Shah" w:date="2025-01-07T01:59:00Z">
                    <w:rPr/>
                  </w:rPrChange>
                </w:rPr>
                <w:delText xml:space="preserve">   </w:delText>
              </w:r>
            </w:del>
            <w:r w:rsidRPr="00921280">
              <w:rPr>
                <w:rFonts w:asciiTheme="majorBidi" w:eastAsia="Times New Roman" w:hAnsiTheme="majorBidi" w:cstheme="majorBidi"/>
                <w:b/>
                <w:bCs/>
                <w:color w:val="000000"/>
                <w:szCs w:val="24"/>
                <w:rPrChange w:id="4014" w:author="Asad Shah" w:date="2025-01-07T01:59:00Z">
                  <w:rPr/>
                </w:rPrChange>
              </w:rPr>
              <w:t>Trend Analysis</w:t>
            </w:r>
          </w:p>
        </w:tc>
      </w:tr>
      <w:tr w:rsidR="00630924" w:rsidRPr="00921280" w14:paraId="689CC50F" w14:textId="77777777" w:rsidTr="00921280">
        <w:tc>
          <w:tcPr>
            <w:tcW w:w="8725" w:type="dxa"/>
            <w:shd w:val="clear" w:color="auto" w:fill="FFFFFF"/>
            <w:vAlign w:val="center"/>
            <w:hideMark/>
            <w:tcPrChange w:id="4015"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6A9170AE" w14:textId="4F7ABFA0" w:rsidR="00630924" w:rsidRPr="00921280" w:rsidRDefault="00630924">
            <w:pPr>
              <w:pStyle w:val="ListParagraph"/>
              <w:numPr>
                <w:ilvl w:val="1"/>
                <w:numId w:val="93"/>
              </w:numPr>
              <w:spacing w:after="0" w:line="360" w:lineRule="auto"/>
              <w:jc w:val="both"/>
              <w:rPr>
                <w:rFonts w:asciiTheme="majorBidi" w:eastAsia="Times New Roman" w:hAnsiTheme="majorBidi" w:cstheme="majorBidi"/>
                <w:color w:val="auto"/>
                <w:szCs w:val="24"/>
                <w:rPrChange w:id="4016" w:author="Asad Shah" w:date="2025-01-07T01:59:00Z">
                  <w:rPr>
                    <w:color w:val="auto"/>
                  </w:rPr>
                </w:rPrChange>
              </w:rPr>
              <w:pPrChange w:id="4017" w:author="Asad Shah" w:date="2025-01-07T01:59:00Z">
                <w:pPr>
                  <w:spacing w:after="0" w:line="240" w:lineRule="auto"/>
                </w:pPr>
              </w:pPrChange>
            </w:pPr>
            <w:del w:id="4018" w:author="Asad Shah" w:date="2025-01-07T01:58:00Z">
              <w:r w:rsidRPr="00921280" w:rsidDel="00921280">
                <w:rPr>
                  <w:rFonts w:asciiTheme="majorBidi" w:eastAsia="Times New Roman" w:hAnsiTheme="majorBidi" w:cstheme="majorBidi"/>
                  <w:color w:val="000000"/>
                  <w:szCs w:val="24"/>
                  <w:rPrChange w:id="4019" w:author="Asad Shah" w:date="2025-01-07T01:59:00Z">
                    <w:rPr/>
                  </w:rPrChange>
                </w:rPr>
                <w:delText xml:space="preserve">      </w:delText>
              </w:r>
            </w:del>
            <w:r w:rsidRPr="00921280">
              <w:rPr>
                <w:rFonts w:asciiTheme="majorBidi" w:eastAsia="Times New Roman" w:hAnsiTheme="majorBidi" w:cstheme="majorBidi"/>
                <w:color w:val="000000"/>
                <w:szCs w:val="24"/>
                <w:rPrChange w:id="4020" w:author="Asad Shah" w:date="2025-01-07T01:59:00Z">
                  <w:rPr/>
                </w:rPrChange>
              </w:rPr>
              <w:t>Generate graphs for growing and declining fields.</w:t>
            </w:r>
          </w:p>
        </w:tc>
      </w:tr>
      <w:tr w:rsidR="00630924" w:rsidRPr="00921280" w14:paraId="0D5256B3" w14:textId="77777777" w:rsidTr="00921280">
        <w:tc>
          <w:tcPr>
            <w:tcW w:w="8725" w:type="dxa"/>
            <w:shd w:val="clear" w:color="auto" w:fill="FFFFFF"/>
            <w:vAlign w:val="center"/>
            <w:hideMark/>
            <w:tcPrChange w:id="4021"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6140C855" w14:textId="024E993E" w:rsidR="00630924" w:rsidRPr="00921280" w:rsidRDefault="00630924">
            <w:pPr>
              <w:pStyle w:val="ListParagraph"/>
              <w:numPr>
                <w:ilvl w:val="1"/>
                <w:numId w:val="93"/>
              </w:numPr>
              <w:spacing w:after="0" w:line="360" w:lineRule="auto"/>
              <w:jc w:val="both"/>
              <w:rPr>
                <w:rFonts w:asciiTheme="majorBidi" w:eastAsia="Times New Roman" w:hAnsiTheme="majorBidi" w:cstheme="majorBidi"/>
                <w:color w:val="auto"/>
                <w:szCs w:val="24"/>
                <w:rPrChange w:id="4022" w:author="Asad Shah" w:date="2025-01-07T01:59:00Z">
                  <w:rPr>
                    <w:color w:val="auto"/>
                  </w:rPr>
                </w:rPrChange>
              </w:rPr>
              <w:pPrChange w:id="4023" w:author="Asad Shah" w:date="2025-01-07T01:59:00Z">
                <w:pPr>
                  <w:spacing w:after="0" w:line="240" w:lineRule="auto"/>
                </w:pPr>
              </w:pPrChange>
            </w:pPr>
            <w:del w:id="4024" w:author="Asad Shah" w:date="2025-01-07T01:58:00Z">
              <w:r w:rsidRPr="00921280" w:rsidDel="00921280">
                <w:rPr>
                  <w:rFonts w:asciiTheme="majorBidi" w:eastAsia="Times New Roman" w:hAnsiTheme="majorBidi" w:cstheme="majorBidi"/>
                  <w:color w:val="000000"/>
                  <w:szCs w:val="24"/>
                  <w:rPrChange w:id="4025" w:author="Asad Shah" w:date="2025-01-07T01:59:00Z">
                    <w:rPr/>
                  </w:rPrChange>
                </w:rPr>
                <w:delText xml:space="preserve">      </w:delText>
              </w:r>
            </w:del>
            <w:r w:rsidRPr="00921280">
              <w:rPr>
                <w:rFonts w:asciiTheme="majorBidi" w:eastAsia="Times New Roman" w:hAnsiTheme="majorBidi" w:cstheme="majorBidi"/>
                <w:color w:val="000000"/>
                <w:szCs w:val="24"/>
                <w:rPrChange w:id="4026" w:author="Asad Shah" w:date="2025-01-07T01:59:00Z">
                  <w:rPr/>
                </w:rPrChange>
              </w:rPr>
              <w:t>Display global demand for respective fields.</w:t>
            </w:r>
          </w:p>
        </w:tc>
      </w:tr>
      <w:tr w:rsidR="00630924" w:rsidRPr="00921280" w14:paraId="3F02005B" w14:textId="77777777" w:rsidTr="00921280">
        <w:tc>
          <w:tcPr>
            <w:tcW w:w="8725" w:type="dxa"/>
            <w:shd w:val="clear" w:color="auto" w:fill="FFFFFF"/>
            <w:vAlign w:val="center"/>
            <w:hideMark/>
            <w:tcPrChange w:id="4027"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2AD4C122" w14:textId="39521020" w:rsidR="00630924" w:rsidRPr="00921280" w:rsidRDefault="00630924">
            <w:pPr>
              <w:pStyle w:val="ListParagraph"/>
              <w:numPr>
                <w:ilvl w:val="0"/>
                <w:numId w:val="93"/>
              </w:numPr>
              <w:spacing w:after="0" w:line="360" w:lineRule="auto"/>
              <w:jc w:val="both"/>
              <w:rPr>
                <w:rFonts w:asciiTheme="majorBidi" w:eastAsia="Times New Roman" w:hAnsiTheme="majorBidi" w:cstheme="majorBidi"/>
                <w:color w:val="auto"/>
                <w:szCs w:val="24"/>
                <w:rPrChange w:id="4028" w:author="Asad Shah" w:date="2025-01-07T01:59:00Z">
                  <w:rPr>
                    <w:color w:val="auto"/>
                  </w:rPr>
                </w:rPrChange>
              </w:rPr>
              <w:pPrChange w:id="4029" w:author="Asad Shah" w:date="2025-01-07T01:59:00Z">
                <w:pPr>
                  <w:spacing w:after="0" w:line="240" w:lineRule="auto"/>
                </w:pPr>
              </w:pPrChange>
            </w:pPr>
            <w:del w:id="4030" w:author="Asad Shah" w:date="2025-01-07T01:58:00Z">
              <w:r w:rsidRPr="00921280" w:rsidDel="00921280">
                <w:rPr>
                  <w:rFonts w:asciiTheme="majorBidi" w:eastAsia="Times New Roman" w:hAnsiTheme="majorBidi" w:cstheme="majorBidi"/>
                  <w:b/>
                  <w:bCs/>
                  <w:color w:val="000000"/>
                  <w:szCs w:val="24"/>
                  <w:rPrChange w:id="4031" w:author="Asad Shah" w:date="2025-01-07T01:59:00Z">
                    <w:rPr/>
                  </w:rPrChange>
                </w:rPr>
                <w:delText xml:space="preserve">   </w:delText>
              </w:r>
            </w:del>
            <w:r w:rsidRPr="00921280">
              <w:rPr>
                <w:rFonts w:asciiTheme="majorBidi" w:eastAsia="Times New Roman" w:hAnsiTheme="majorBidi" w:cstheme="majorBidi"/>
                <w:b/>
                <w:bCs/>
                <w:color w:val="000000"/>
                <w:szCs w:val="24"/>
                <w:rPrChange w:id="4032" w:author="Asad Shah" w:date="2025-01-07T01:59:00Z">
                  <w:rPr/>
                </w:rPrChange>
              </w:rPr>
              <w:t>Comparison Tools</w:t>
            </w:r>
          </w:p>
        </w:tc>
      </w:tr>
      <w:tr w:rsidR="00630924" w:rsidRPr="00921280" w14:paraId="53C2C0FF" w14:textId="77777777" w:rsidTr="00921280">
        <w:tc>
          <w:tcPr>
            <w:tcW w:w="8725" w:type="dxa"/>
            <w:shd w:val="clear" w:color="auto" w:fill="FFFFFF"/>
            <w:vAlign w:val="center"/>
            <w:hideMark/>
            <w:tcPrChange w:id="4033"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4AD47614" w14:textId="01DA4488" w:rsidR="00630924" w:rsidRPr="00921280" w:rsidRDefault="00630924">
            <w:pPr>
              <w:pStyle w:val="ListParagraph"/>
              <w:numPr>
                <w:ilvl w:val="1"/>
                <w:numId w:val="93"/>
              </w:numPr>
              <w:spacing w:after="0" w:line="360" w:lineRule="auto"/>
              <w:jc w:val="both"/>
              <w:rPr>
                <w:rFonts w:asciiTheme="majorBidi" w:eastAsia="Times New Roman" w:hAnsiTheme="majorBidi" w:cstheme="majorBidi"/>
                <w:color w:val="auto"/>
                <w:szCs w:val="24"/>
                <w:rPrChange w:id="4034" w:author="Asad Shah" w:date="2025-01-07T01:59:00Z">
                  <w:rPr>
                    <w:color w:val="auto"/>
                  </w:rPr>
                </w:rPrChange>
              </w:rPr>
              <w:pPrChange w:id="4035" w:author="Asad Shah" w:date="2025-01-07T01:59:00Z">
                <w:pPr>
                  <w:spacing w:after="0" w:line="240" w:lineRule="auto"/>
                </w:pPr>
              </w:pPrChange>
            </w:pPr>
            <w:del w:id="4036" w:author="Asad Shah" w:date="2025-01-07T01:58:00Z">
              <w:r w:rsidRPr="00921280" w:rsidDel="00921280">
                <w:rPr>
                  <w:rFonts w:asciiTheme="majorBidi" w:eastAsia="Times New Roman" w:hAnsiTheme="majorBidi" w:cstheme="majorBidi"/>
                  <w:color w:val="000000"/>
                  <w:szCs w:val="24"/>
                  <w:rPrChange w:id="4037" w:author="Asad Shah" w:date="2025-01-07T01:59:00Z">
                    <w:rPr/>
                  </w:rPrChange>
                </w:rPr>
                <w:delText xml:space="preserve">      </w:delText>
              </w:r>
            </w:del>
            <w:r w:rsidRPr="00921280">
              <w:rPr>
                <w:rFonts w:asciiTheme="majorBidi" w:eastAsia="Times New Roman" w:hAnsiTheme="majorBidi" w:cstheme="majorBidi"/>
                <w:color w:val="000000"/>
                <w:szCs w:val="24"/>
                <w:rPrChange w:id="4038" w:author="Asad Shah" w:date="2025-01-07T01:59:00Z">
                  <w:rPr/>
                </w:rPrChange>
              </w:rPr>
              <w:t>Implement feature for comparing fields based on user-selected criteria.</w:t>
            </w:r>
          </w:p>
        </w:tc>
      </w:tr>
      <w:tr w:rsidR="00630924" w:rsidRPr="00921280" w14:paraId="5B58D9A4" w14:textId="77777777" w:rsidTr="00921280">
        <w:tc>
          <w:tcPr>
            <w:tcW w:w="8725" w:type="dxa"/>
            <w:shd w:val="clear" w:color="auto" w:fill="FFFFFF"/>
            <w:vAlign w:val="center"/>
            <w:hideMark/>
            <w:tcPrChange w:id="4039"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7172C768" w14:textId="77777777" w:rsidR="00630924" w:rsidRPr="00921280" w:rsidRDefault="00630924">
            <w:pPr>
              <w:pStyle w:val="ListParagraph"/>
              <w:numPr>
                <w:ilvl w:val="0"/>
                <w:numId w:val="93"/>
              </w:numPr>
              <w:spacing w:after="0" w:line="360" w:lineRule="auto"/>
              <w:jc w:val="both"/>
              <w:rPr>
                <w:rFonts w:asciiTheme="majorBidi" w:eastAsia="Times New Roman" w:hAnsiTheme="majorBidi" w:cstheme="majorBidi"/>
                <w:color w:val="auto"/>
                <w:szCs w:val="24"/>
                <w:rPrChange w:id="4040" w:author="Asad Shah" w:date="2025-01-07T01:59:00Z">
                  <w:rPr>
                    <w:color w:val="auto"/>
                  </w:rPr>
                </w:rPrChange>
              </w:rPr>
              <w:pPrChange w:id="4041" w:author="Asad Shah" w:date="2025-01-07T01:59:00Z">
                <w:pPr>
                  <w:spacing w:after="0" w:line="240" w:lineRule="auto"/>
                </w:pPr>
              </w:pPrChange>
            </w:pPr>
            <w:r w:rsidRPr="00921280">
              <w:rPr>
                <w:rFonts w:asciiTheme="majorBidi" w:eastAsia="Times New Roman" w:hAnsiTheme="majorBidi" w:cstheme="majorBidi"/>
                <w:b/>
                <w:bCs/>
                <w:color w:val="000000"/>
                <w:szCs w:val="24"/>
                <w:rPrChange w:id="4042" w:author="Asad Shah" w:date="2025-01-07T01:59:00Z">
                  <w:rPr/>
                </w:rPrChange>
              </w:rPr>
              <w:t>Testing and Validation</w:t>
            </w:r>
          </w:p>
        </w:tc>
      </w:tr>
      <w:tr w:rsidR="00630924" w:rsidRPr="00921280" w14:paraId="3DC99552" w14:textId="77777777" w:rsidTr="00921280">
        <w:tc>
          <w:tcPr>
            <w:tcW w:w="8725" w:type="dxa"/>
            <w:shd w:val="clear" w:color="auto" w:fill="FFFFFF"/>
            <w:vAlign w:val="center"/>
            <w:hideMark/>
            <w:tcPrChange w:id="4043"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7AA241F7" w14:textId="56F31850" w:rsidR="00630924" w:rsidRPr="00921280" w:rsidRDefault="00630924">
            <w:pPr>
              <w:pStyle w:val="ListParagraph"/>
              <w:numPr>
                <w:ilvl w:val="0"/>
                <w:numId w:val="93"/>
              </w:numPr>
              <w:spacing w:after="0" w:line="360" w:lineRule="auto"/>
              <w:jc w:val="both"/>
              <w:rPr>
                <w:rFonts w:asciiTheme="majorBidi" w:eastAsia="Times New Roman" w:hAnsiTheme="majorBidi" w:cstheme="majorBidi"/>
                <w:color w:val="auto"/>
                <w:szCs w:val="24"/>
                <w:rPrChange w:id="4044" w:author="Asad Shah" w:date="2025-01-07T01:59:00Z">
                  <w:rPr>
                    <w:color w:val="auto"/>
                  </w:rPr>
                </w:rPrChange>
              </w:rPr>
              <w:pPrChange w:id="4045" w:author="Asad Shah" w:date="2025-01-07T01:59:00Z">
                <w:pPr>
                  <w:spacing w:after="0" w:line="240" w:lineRule="auto"/>
                </w:pPr>
              </w:pPrChange>
            </w:pPr>
            <w:del w:id="4046" w:author="Asad Shah" w:date="2025-01-07T01:58:00Z">
              <w:r w:rsidRPr="00921280" w:rsidDel="00921280">
                <w:rPr>
                  <w:rFonts w:asciiTheme="majorBidi" w:eastAsia="Times New Roman" w:hAnsiTheme="majorBidi" w:cstheme="majorBidi"/>
                  <w:b/>
                  <w:bCs/>
                  <w:color w:val="000000"/>
                  <w:szCs w:val="24"/>
                  <w:rPrChange w:id="4047" w:author="Asad Shah" w:date="2025-01-07T01:59:00Z">
                    <w:rPr/>
                  </w:rPrChange>
                </w:rPr>
                <w:delText xml:space="preserve">   </w:delText>
              </w:r>
            </w:del>
            <w:r w:rsidRPr="00921280">
              <w:rPr>
                <w:rFonts w:asciiTheme="majorBidi" w:eastAsia="Times New Roman" w:hAnsiTheme="majorBidi" w:cstheme="majorBidi"/>
                <w:b/>
                <w:bCs/>
                <w:color w:val="000000"/>
                <w:szCs w:val="24"/>
                <w:rPrChange w:id="4048" w:author="Asad Shah" w:date="2025-01-07T01:59:00Z">
                  <w:rPr/>
                </w:rPrChange>
              </w:rPr>
              <w:t>System Testing</w:t>
            </w:r>
          </w:p>
        </w:tc>
      </w:tr>
      <w:tr w:rsidR="00630924" w:rsidRPr="00921280" w14:paraId="2DA33E7A" w14:textId="77777777" w:rsidTr="00921280">
        <w:tc>
          <w:tcPr>
            <w:tcW w:w="8725" w:type="dxa"/>
            <w:shd w:val="clear" w:color="auto" w:fill="FFFFFF"/>
            <w:vAlign w:val="center"/>
            <w:hideMark/>
            <w:tcPrChange w:id="4049"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7972368A" w14:textId="307D538E" w:rsidR="00630924" w:rsidRPr="00921280" w:rsidRDefault="00630924">
            <w:pPr>
              <w:pStyle w:val="ListParagraph"/>
              <w:numPr>
                <w:ilvl w:val="1"/>
                <w:numId w:val="93"/>
              </w:numPr>
              <w:spacing w:after="0" w:line="360" w:lineRule="auto"/>
              <w:jc w:val="both"/>
              <w:rPr>
                <w:rFonts w:asciiTheme="majorBidi" w:eastAsia="Times New Roman" w:hAnsiTheme="majorBidi" w:cstheme="majorBidi"/>
                <w:color w:val="auto"/>
                <w:szCs w:val="24"/>
                <w:rPrChange w:id="4050" w:author="Asad Shah" w:date="2025-01-07T01:59:00Z">
                  <w:rPr>
                    <w:color w:val="auto"/>
                  </w:rPr>
                </w:rPrChange>
              </w:rPr>
              <w:pPrChange w:id="4051" w:author="Asad Shah" w:date="2025-01-07T01:59:00Z">
                <w:pPr>
                  <w:spacing w:after="0" w:line="240" w:lineRule="auto"/>
                </w:pPr>
              </w:pPrChange>
            </w:pPr>
            <w:del w:id="4052" w:author="Asad Shah" w:date="2025-01-07T01:58:00Z">
              <w:r w:rsidRPr="00921280" w:rsidDel="00921280">
                <w:rPr>
                  <w:rFonts w:asciiTheme="majorBidi" w:eastAsia="Times New Roman" w:hAnsiTheme="majorBidi" w:cstheme="majorBidi"/>
                  <w:color w:val="000000"/>
                  <w:szCs w:val="24"/>
                  <w:rPrChange w:id="4053" w:author="Asad Shah" w:date="2025-01-07T01:59:00Z">
                    <w:rPr/>
                  </w:rPrChange>
                </w:rPr>
                <w:delText xml:space="preserve">      </w:delText>
              </w:r>
            </w:del>
            <w:r w:rsidRPr="00921280">
              <w:rPr>
                <w:rFonts w:asciiTheme="majorBidi" w:eastAsia="Times New Roman" w:hAnsiTheme="majorBidi" w:cstheme="majorBidi"/>
                <w:color w:val="000000"/>
                <w:szCs w:val="24"/>
                <w:rPrChange w:id="4054" w:author="Asad Shah" w:date="2025-01-07T01:59:00Z">
                  <w:rPr/>
                </w:rPrChange>
              </w:rPr>
              <w:t>Perform end-to-end testing of user flows and functionalities.</w:t>
            </w:r>
          </w:p>
        </w:tc>
      </w:tr>
      <w:tr w:rsidR="00630924" w:rsidRPr="00921280" w14:paraId="2BB4345E" w14:textId="77777777" w:rsidTr="00921280">
        <w:tc>
          <w:tcPr>
            <w:tcW w:w="8725" w:type="dxa"/>
            <w:shd w:val="clear" w:color="auto" w:fill="FFFFFF"/>
            <w:vAlign w:val="center"/>
            <w:hideMark/>
            <w:tcPrChange w:id="4055"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6AA088FD" w14:textId="45E70217" w:rsidR="00630924" w:rsidRPr="00921280" w:rsidRDefault="00630924">
            <w:pPr>
              <w:pStyle w:val="ListParagraph"/>
              <w:numPr>
                <w:ilvl w:val="0"/>
                <w:numId w:val="93"/>
              </w:numPr>
              <w:spacing w:after="0" w:line="360" w:lineRule="auto"/>
              <w:jc w:val="both"/>
              <w:rPr>
                <w:rFonts w:asciiTheme="majorBidi" w:eastAsia="Times New Roman" w:hAnsiTheme="majorBidi" w:cstheme="majorBidi"/>
                <w:color w:val="auto"/>
                <w:szCs w:val="24"/>
                <w:rPrChange w:id="4056" w:author="Asad Shah" w:date="2025-01-07T01:59:00Z">
                  <w:rPr>
                    <w:color w:val="auto"/>
                  </w:rPr>
                </w:rPrChange>
              </w:rPr>
              <w:pPrChange w:id="4057" w:author="Asad Shah" w:date="2025-01-07T01:59:00Z">
                <w:pPr>
                  <w:spacing w:after="0" w:line="240" w:lineRule="auto"/>
                </w:pPr>
              </w:pPrChange>
            </w:pPr>
            <w:del w:id="4058" w:author="Asad Shah" w:date="2025-01-07T01:58:00Z">
              <w:r w:rsidRPr="00921280" w:rsidDel="00921280">
                <w:rPr>
                  <w:rFonts w:asciiTheme="majorBidi" w:eastAsia="Times New Roman" w:hAnsiTheme="majorBidi" w:cstheme="majorBidi"/>
                  <w:b/>
                  <w:bCs/>
                  <w:color w:val="000000"/>
                  <w:szCs w:val="24"/>
                  <w:rPrChange w:id="4059" w:author="Asad Shah" w:date="2025-01-07T01:59:00Z">
                    <w:rPr/>
                  </w:rPrChange>
                </w:rPr>
                <w:delText xml:space="preserve">   </w:delText>
              </w:r>
            </w:del>
            <w:r w:rsidRPr="00921280">
              <w:rPr>
                <w:rFonts w:asciiTheme="majorBidi" w:eastAsia="Times New Roman" w:hAnsiTheme="majorBidi" w:cstheme="majorBidi"/>
                <w:b/>
                <w:bCs/>
                <w:color w:val="000000"/>
                <w:szCs w:val="24"/>
                <w:rPrChange w:id="4060" w:author="Asad Shah" w:date="2025-01-07T01:59:00Z">
                  <w:rPr/>
                </w:rPrChange>
              </w:rPr>
              <w:t>User Feedback Collection</w:t>
            </w:r>
          </w:p>
        </w:tc>
      </w:tr>
      <w:tr w:rsidR="00630924" w:rsidRPr="00921280" w14:paraId="1879380E" w14:textId="77777777" w:rsidTr="00921280">
        <w:tc>
          <w:tcPr>
            <w:tcW w:w="8725" w:type="dxa"/>
            <w:shd w:val="clear" w:color="auto" w:fill="FFFFFF"/>
            <w:vAlign w:val="center"/>
            <w:hideMark/>
            <w:tcPrChange w:id="4061"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3B49C78D" w14:textId="610E29B3" w:rsidR="00630924" w:rsidRPr="00921280" w:rsidRDefault="00630924">
            <w:pPr>
              <w:pStyle w:val="ListParagraph"/>
              <w:numPr>
                <w:ilvl w:val="1"/>
                <w:numId w:val="93"/>
              </w:numPr>
              <w:spacing w:after="0" w:line="360" w:lineRule="auto"/>
              <w:jc w:val="both"/>
              <w:rPr>
                <w:rFonts w:asciiTheme="majorBidi" w:eastAsia="Times New Roman" w:hAnsiTheme="majorBidi" w:cstheme="majorBidi"/>
                <w:color w:val="auto"/>
                <w:szCs w:val="24"/>
                <w:rPrChange w:id="4062" w:author="Asad Shah" w:date="2025-01-07T01:59:00Z">
                  <w:rPr>
                    <w:color w:val="auto"/>
                  </w:rPr>
                </w:rPrChange>
              </w:rPr>
              <w:pPrChange w:id="4063" w:author="Asad Shah" w:date="2025-01-07T01:59:00Z">
                <w:pPr>
                  <w:spacing w:after="0" w:line="240" w:lineRule="auto"/>
                </w:pPr>
              </w:pPrChange>
            </w:pPr>
            <w:del w:id="4064" w:author="Asad Shah" w:date="2025-01-07T01:58:00Z">
              <w:r w:rsidRPr="00921280" w:rsidDel="00921280">
                <w:rPr>
                  <w:rFonts w:asciiTheme="majorBidi" w:eastAsia="Times New Roman" w:hAnsiTheme="majorBidi" w:cstheme="majorBidi"/>
                  <w:color w:val="000000"/>
                  <w:szCs w:val="24"/>
                  <w:rPrChange w:id="4065" w:author="Asad Shah" w:date="2025-01-07T01:59:00Z">
                    <w:rPr/>
                  </w:rPrChange>
                </w:rPr>
                <w:delText xml:space="preserve">      </w:delText>
              </w:r>
            </w:del>
            <w:r w:rsidRPr="00921280">
              <w:rPr>
                <w:rFonts w:asciiTheme="majorBidi" w:eastAsia="Times New Roman" w:hAnsiTheme="majorBidi" w:cstheme="majorBidi"/>
                <w:color w:val="000000"/>
                <w:szCs w:val="24"/>
                <w:rPrChange w:id="4066" w:author="Asad Shah" w:date="2025-01-07T01:59:00Z">
                  <w:rPr/>
                </w:rPrChange>
              </w:rPr>
              <w:t>Conduct beta testing with students and educators.</w:t>
            </w:r>
          </w:p>
        </w:tc>
      </w:tr>
      <w:tr w:rsidR="00630924" w:rsidRPr="00921280" w14:paraId="1E4705E2" w14:textId="77777777" w:rsidTr="00921280">
        <w:tc>
          <w:tcPr>
            <w:tcW w:w="8725" w:type="dxa"/>
            <w:shd w:val="clear" w:color="auto" w:fill="FFFFFF"/>
            <w:vAlign w:val="center"/>
            <w:hideMark/>
            <w:tcPrChange w:id="4067"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7D681DAA" w14:textId="780F43DD" w:rsidR="00630924" w:rsidRPr="00921280" w:rsidRDefault="00630924">
            <w:pPr>
              <w:pStyle w:val="ListParagraph"/>
              <w:numPr>
                <w:ilvl w:val="0"/>
                <w:numId w:val="93"/>
              </w:numPr>
              <w:spacing w:after="0" w:line="360" w:lineRule="auto"/>
              <w:jc w:val="both"/>
              <w:rPr>
                <w:rFonts w:asciiTheme="majorBidi" w:eastAsia="Times New Roman" w:hAnsiTheme="majorBidi" w:cstheme="majorBidi"/>
                <w:color w:val="auto"/>
                <w:szCs w:val="24"/>
                <w:rPrChange w:id="4068" w:author="Asad Shah" w:date="2025-01-07T01:59:00Z">
                  <w:rPr>
                    <w:color w:val="auto"/>
                  </w:rPr>
                </w:rPrChange>
              </w:rPr>
              <w:pPrChange w:id="4069" w:author="Asad Shah" w:date="2025-01-07T01:59:00Z">
                <w:pPr>
                  <w:spacing w:after="0" w:line="240" w:lineRule="auto"/>
                </w:pPr>
              </w:pPrChange>
            </w:pPr>
            <w:del w:id="4070" w:author="Asad Shah" w:date="2025-01-07T01:58:00Z">
              <w:r w:rsidRPr="00921280" w:rsidDel="00921280">
                <w:rPr>
                  <w:rFonts w:asciiTheme="majorBidi" w:eastAsia="Times New Roman" w:hAnsiTheme="majorBidi" w:cstheme="majorBidi"/>
                  <w:b/>
                  <w:bCs/>
                  <w:color w:val="000000"/>
                  <w:szCs w:val="24"/>
                  <w:rPrChange w:id="4071" w:author="Asad Shah" w:date="2025-01-07T01:59:00Z">
                    <w:rPr/>
                  </w:rPrChange>
                </w:rPr>
                <w:delText xml:space="preserve">   </w:delText>
              </w:r>
            </w:del>
            <w:r w:rsidRPr="00921280">
              <w:rPr>
                <w:rFonts w:asciiTheme="majorBidi" w:eastAsia="Times New Roman" w:hAnsiTheme="majorBidi" w:cstheme="majorBidi"/>
                <w:b/>
                <w:bCs/>
                <w:color w:val="000000"/>
                <w:szCs w:val="24"/>
                <w:rPrChange w:id="4072" w:author="Asad Shah" w:date="2025-01-07T01:59:00Z">
                  <w:rPr/>
                </w:rPrChange>
              </w:rPr>
              <w:t>Bug Fixing and Optimization</w:t>
            </w:r>
          </w:p>
        </w:tc>
      </w:tr>
      <w:tr w:rsidR="00630924" w:rsidRPr="00921280" w14:paraId="590F5F80" w14:textId="77777777" w:rsidTr="00921280">
        <w:tc>
          <w:tcPr>
            <w:tcW w:w="8725" w:type="dxa"/>
            <w:shd w:val="clear" w:color="auto" w:fill="FFFFFF"/>
            <w:vAlign w:val="center"/>
            <w:hideMark/>
            <w:tcPrChange w:id="4073"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25B98426" w14:textId="06D49CAE" w:rsidR="00630924" w:rsidRPr="00921280" w:rsidRDefault="00630924">
            <w:pPr>
              <w:pStyle w:val="ListParagraph"/>
              <w:numPr>
                <w:ilvl w:val="1"/>
                <w:numId w:val="93"/>
              </w:numPr>
              <w:spacing w:after="0" w:line="360" w:lineRule="auto"/>
              <w:jc w:val="both"/>
              <w:rPr>
                <w:rFonts w:asciiTheme="majorBidi" w:eastAsia="Times New Roman" w:hAnsiTheme="majorBidi" w:cstheme="majorBidi"/>
                <w:color w:val="auto"/>
                <w:szCs w:val="24"/>
                <w:rPrChange w:id="4074" w:author="Asad Shah" w:date="2025-01-07T01:59:00Z">
                  <w:rPr>
                    <w:color w:val="auto"/>
                  </w:rPr>
                </w:rPrChange>
              </w:rPr>
              <w:pPrChange w:id="4075" w:author="Asad Shah" w:date="2025-01-07T01:59:00Z">
                <w:pPr>
                  <w:spacing w:after="0" w:line="240" w:lineRule="auto"/>
                </w:pPr>
              </w:pPrChange>
            </w:pPr>
            <w:del w:id="4076" w:author="Asad Shah" w:date="2025-01-07T01:58:00Z">
              <w:r w:rsidRPr="00921280" w:rsidDel="00921280">
                <w:rPr>
                  <w:rFonts w:asciiTheme="majorBidi" w:eastAsia="Times New Roman" w:hAnsiTheme="majorBidi" w:cstheme="majorBidi"/>
                  <w:color w:val="000000"/>
                  <w:szCs w:val="24"/>
                  <w:rPrChange w:id="4077" w:author="Asad Shah" w:date="2025-01-07T01:59:00Z">
                    <w:rPr/>
                  </w:rPrChange>
                </w:rPr>
                <w:lastRenderedPageBreak/>
                <w:delText xml:space="preserve">      </w:delText>
              </w:r>
            </w:del>
            <w:r w:rsidRPr="00921280">
              <w:rPr>
                <w:rFonts w:asciiTheme="majorBidi" w:eastAsia="Times New Roman" w:hAnsiTheme="majorBidi" w:cstheme="majorBidi"/>
                <w:color w:val="000000"/>
                <w:szCs w:val="24"/>
                <w:rPrChange w:id="4078" w:author="Asad Shah" w:date="2025-01-07T01:59:00Z">
                  <w:rPr/>
                </w:rPrChange>
              </w:rPr>
              <w:t>Resolve issues identified during testing.</w:t>
            </w:r>
          </w:p>
        </w:tc>
      </w:tr>
      <w:tr w:rsidR="00630924" w:rsidRPr="00921280" w14:paraId="5D582354" w14:textId="77777777" w:rsidTr="00921280">
        <w:tc>
          <w:tcPr>
            <w:tcW w:w="8725" w:type="dxa"/>
            <w:shd w:val="clear" w:color="auto" w:fill="FFFFFF"/>
            <w:vAlign w:val="center"/>
            <w:hideMark/>
            <w:tcPrChange w:id="4079"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3DCF8618" w14:textId="77777777" w:rsidR="00630924" w:rsidRPr="00921280" w:rsidRDefault="00630924">
            <w:pPr>
              <w:pStyle w:val="ListParagraph"/>
              <w:numPr>
                <w:ilvl w:val="0"/>
                <w:numId w:val="93"/>
              </w:numPr>
              <w:spacing w:after="0" w:line="360" w:lineRule="auto"/>
              <w:jc w:val="both"/>
              <w:rPr>
                <w:rFonts w:asciiTheme="majorBidi" w:eastAsia="Times New Roman" w:hAnsiTheme="majorBidi" w:cstheme="majorBidi"/>
                <w:color w:val="auto"/>
                <w:szCs w:val="24"/>
                <w:rPrChange w:id="4080" w:author="Asad Shah" w:date="2025-01-07T01:59:00Z">
                  <w:rPr>
                    <w:color w:val="auto"/>
                  </w:rPr>
                </w:rPrChange>
              </w:rPr>
              <w:pPrChange w:id="4081" w:author="Asad Shah" w:date="2025-01-07T01:59:00Z">
                <w:pPr>
                  <w:spacing w:after="0" w:line="240" w:lineRule="auto"/>
                </w:pPr>
              </w:pPrChange>
            </w:pPr>
            <w:r w:rsidRPr="00921280">
              <w:rPr>
                <w:rFonts w:asciiTheme="majorBidi" w:eastAsia="Times New Roman" w:hAnsiTheme="majorBidi" w:cstheme="majorBidi"/>
                <w:b/>
                <w:bCs/>
                <w:color w:val="000000"/>
                <w:szCs w:val="24"/>
                <w:rPrChange w:id="4082" w:author="Asad Shah" w:date="2025-01-07T01:59:00Z">
                  <w:rPr/>
                </w:rPrChange>
              </w:rPr>
              <w:t>Deployment and Launch</w:t>
            </w:r>
          </w:p>
        </w:tc>
      </w:tr>
      <w:tr w:rsidR="00630924" w:rsidRPr="00921280" w14:paraId="35EDFE1B" w14:textId="77777777" w:rsidTr="00921280">
        <w:tc>
          <w:tcPr>
            <w:tcW w:w="8725" w:type="dxa"/>
            <w:shd w:val="clear" w:color="auto" w:fill="FFFFFF"/>
            <w:vAlign w:val="center"/>
            <w:hideMark/>
            <w:tcPrChange w:id="4083"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19503AD7" w14:textId="49257463" w:rsidR="00630924" w:rsidRPr="00921280" w:rsidRDefault="00630924">
            <w:pPr>
              <w:pStyle w:val="ListParagraph"/>
              <w:numPr>
                <w:ilvl w:val="0"/>
                <w:numId w:val="93"/>
              </w:numPr>
              <w:spacing w:after="0" w:line="360" w:lineRule="auto"/>
              <w:jc w:val="both"/>
              <w:rPr>
                <w:rFonts w:asciiTheme="majorBidi" w:eastAsia="Times New Roman" w:hAnsiTheme="majorBidi" w:cstheme="majorBidi"/>
                <w:color w:val="auto"/>
                <w:szCs w:val="24"/>
                <w:rPrChange w:id="4084" w:author="Asad Shah" w:date="2025-01-07T01:59:00Z">
                  <w:rPr>
                    <w:color w:val="auto"/>
                  </w:rPr>
                </w:rPrChange>
              </w:rPr>
              <w:pPrChange w:id="4085" w:author="Asad Shah" w:date="2025-01-07T01:59:00Z">
                <w:pPr>
                  <w:spacing w:after="0" w:line="240" w:lineRule="auto"/>
                </w:pPr>
              </w:pPrChange>
            </w:pPr>
            <w:del w:id="4086" w:author="Asad Shah" w:date="2025-01-07T01:58:00Z">
              <w:r w:rsidRPr="00921280" w:rsidDel="00921280">
                <w:rPr>
                  <w:rFonts w:asciiTheme="majorBidi" w:eastAsia="Times New Roman" w:hAnsiTheme="majorBidi" w:cstheme="majorBidi"/>
                  <w:b/>
                  <w:bCs/>
                  <w:color w:val="000000"/>
                  <w:szCs w:val="24"/>
                  <w:rPrChange w:id="4087" w:author="Asad Shah" w:date="2025-01-07T01:59:00Z">
                    <w:rPr/>
                  </w:rPrChange>
                </w:rPr>
                <w:delText xml:space="preserve">   </w:delText>
              </w:r>
            </w:del>
            <w:r w:rsidRPr="00921280">
              <w:rPr>
                <w:rFonts w:asciiTheme="majorBidi" w:eastAsia="Times New Roman" w:hAnsiTheme="majorBidi" w:cstheme="majorBidi"/>
                <w:b/>
                <w:bCs/>
                <w:color w:val="000000"/>
                <w:szCs w:val="24"/>
                <w:rPrChange w:id="4088" w:author="Asad Shah" w:date="2025-01-07T01:59:00Z">
                  <w:rPr/>
                </w:rPrChange>
              </w:rPr>
              <w:t>Hosting and Deployment</w:t>
            </w:r>
          </w:p>
        </w:tc>
      </w:tr>
      <w:tr w:rsidR="00630924" w:rsidRPr="00921280" w14:paraId="00FF8D1A" w14:textId="77777777" w:rsidTr="00921280">
        <w:tc>
          <w:tcPr>
            <w:tcW w:w="8725" w:type="dxa"/>
            <w:shd w:val="clear" w:color="auto" w:fill="FFFFFF"/>
            <w:vAlign w:val="center"/>
            <w:hideMark/>
            <w:tcPrChange w:id="4089"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063A2DE6" w14:textId="21E2A954" w:rsidR="00630924" w:rsidRPr="00921280" w:rsidRDefault="00630924">
            <w:pPr>
              <w:pStyle w:val="ListParagraph"/>
              <w:numPr>
                <w:ilvl w:val="1"/>
                <w:numId w:val="93"/>
              </w:numPr>
              <w:spacing w:after="0" w:line="360" w:lineRule="auto"/>
              <w:jc w:val="both"/>
              <w:rPr>
                <w:rFonts w:asciiTheme="majorBidi" w:eastAsia="Times New Roman" w:hAnsiTheme="majorBidi" w:cstheme="majorBidi"/>
                <w:color w:val="auto"/>
                <w:szCs w:val="24"/>
                <w:rPrChange w:id="4090" w:author="Asad Shah" w:date="2025-01-07T01:59:00Z">
                  <w:rPr>
                    <w:color w:val="auto"/>
                  </w:rPr>
                </w:rPrChange>
              </w:rPr>
              <w:pPrChange w:id="4091" w:author="Asad Shah" w:date="2025-01-07T01:59:00Z">
                <w:pPr>
                  <w:spacing w:after="0" w:line="240" w:lineRule="auto"/>
                </w:pPr>
              </w:pPrChange>
            </w:pPr>
            <w:del w:id="4092" w:author="Asad Shah" w:date="2025-01-07T01:58:00Z">
              <w:r w:rsidRPr="00921280" w:rsidDel="00921280">
                <w:rPr>
                  <w:rFonts w:asciiTheme="majorBidi" w:eastAsia="Times New Roman" w:hAnsiTheme="majorBidi" w:cstheme="majorBidi"/>
                  <w:color w:val="000000"/>
                  <w:szCs w:val="24"/>
                  <w:rPrChange w:id="4093" w:author="Asad Shah" w:date="2025-01-07T01:59:00Z">
                    <w:rPr/>
                  </w:rPrChange>
                </w:rPr>
                <w:delText xml:space="preserve">      </w:delText>
              </w:r>
            </w:del>
            <w:r w:rsidRPr="00921280">
              <w:rPr>
                <w:rFonts w:asciiTheme="majorBidi" w:eastAsia="Times New Roman" w:hAnsiTheme="majorBidi" w:cstheme="majorBidi"/>
                <w:color w:val="000000"/>
                <w:szCs w:val="24"/>
                <w:rPrChange w:id="4094" w:author="Asad Shah" w:date="2025-01-07T01:59:00Z">
                  <w:rPr/>
                </w:rPrChange>
              </w:rPr>
              <w:t>Deploy website to a hosting platform.</w:t>
            </w:r>
          </w:p>
        </w:tc>
      </w:tr>
      <w:tr w:rsidR="00630924" w:rsidRPr="00921280" w14:paraId="0C2D2BEE" w14:textId="77777777" w:rsidTr="00921280">
        <w:tc>
          <w:tcPr>
            <w:tcW w:w="8725" w:type="dxa"/>
            <w:shd w:val="clear" w:color="auto" w:fill="FFFFFF"/>
            <w:vAlign w:val="center"/>
            <w:hideMark/>
            <w:tcPrChange w:id="4095"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66D4C8ED" w14:textId="2416C371" w:rsidR="00630924" w:rsidRPr="00921280" w:rsidRDefault="00630924">
            <w:pPr>
              <w:pStyle w:val="ListParagraph"/>
              <w:numPr>
                <w:ilvl w:val="0"/>
                <w:numId w:val="93"/>
              </w:numPr>
              <w:spacing w:after="0" w:line="360" w:lineRule="auto"/>
              <w:jc w:val="both"/>
              <w:rPr>
                <w:rFonts w:asciiTheme="majorBidi" w:eastAsia="Times New Roman" w:hAnsiTheme="majorBidi" w:cstheme="majorBidi"/>
                <w:color w:val="auto"/>
                <w:szCs w:val="24"/>
                <w:rPrChange w:id="4096" w:author="Asad Shah" w:date="2025-01-07T01:59:00Z">
                  <w:rPr>
                    <w:color w:val="auto"/>
                  </w:rPr>
                </w:rPrChange>
              </w:rPr>
              <w:pPrChange w:id="4097" w:author="Asad Shah" w:date="2025-01-07T01:59:00Z">
                <w:pPr>
                  <w:spacing w:after="0" w:line="240" w:lineRule="auto"/>
                </w:pPr>
              </w:pPrChange>
            </w:pPr>
            <w:del w:id="4098" w:author="Asad Shah" w:date="2025-01-07T01:58:00Z">
              <w:r w:rsidRPr="00921280" w:rsidDel="00921280">
                <w:rPr>
                  <w:rFonts w:asciiTheme="majorBidi" w:eastAsia="Times New Roman" w:hAnsiTheme="majorBidi" w:cstheme="majorBidi"/>
                  <w:b/>
                  <w:bCs/>
                  <w:color w:val="000000"/>
                  <w:szCs w:val="24"/>
                  <w:rPrChange w:id="4099" w:author="Asad Shah" w:date="2025-01-07T01:59:00Z">
                    <w:rPr/>
                  </w:rPrChange>
                </w:rPr>
                <w:delText xml:space="preserve">   </w:delText>
              </w:r>
            </w:del>
            <w:r w:rsidRPr="00921280">
              <w:rPr>
                <w:rFonts w:asciiTheme="majorBidi" w:eastAsia="Times New Roman" w:hAnsiTheme="majorBidi" w:cstheme="majorBidi"/>
                <w:b/>
                <w:bCs/>
                <w:color w:val="000000"/>
                <w:szCs w:val="24"/>
                <w:rPrChange w:id="4100" w:author="Asad Shah" w:date="2025-01-07T01:59:00Z">
                  <w:rPr/>
                </w:rPrChange>
              </w:rPr>
              <w:t>User Documentation</w:t>
            </w:r>
          </w:p>
        </w:tc>
      </w:tr>
      <w:tr w:rsidR="00630924" w:rsidRPr="00921280" w14:paraId="27CBE918" w14:textId="77777777" w:rsidTr="00921280">
        <w:tc>
          <w:tcPr>
            <w:tcW w:w="8725" w:type="dxa"/>
            <w:shd w:val="clear" w:color="auto" w:fill="FFFFFF"/>
            <w:vAlign w:val="center"/>
            <w:hideMark/>
            <w:tcPrChange w:id="4101"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3BFB03C1" w14:textId="416F4B99" w:rsidR="00630924" w:rsidRPr="00921280" w:rsidRDefault="00630924">
            <w:pPr>
              <w:pStyle w:val="ListParagraph"/>
              <w:numPr>
                <w:ilvl w:val="1"/>
                <w:numId w:val="93"/>
              </w:numPr>
              <w:spacing w:after="0" w:line="360" w:lineRule="auto"/>
              <w:jc w:val="both"/>
              <w:rPr>
                <w:rFonts w:asciiTheme="majorBidi" w:eastAsia="Times New Roman" w:hAnsiTheme="majorBidi" w:cstheme="majorBidi"/>
                <w:color w:val="auto"/>
                <w:szCs w:val="24"/>
                <w:rPrChange w:id="4102" w:author="Asad Shah" w:date="2025-01-07T01:59:00Z">
                  <w:rPr>
                    <w:color w:val="auto"/>
                  </w:rPr>
                </w:rPrChange>
              </w:rPr>
              <w:pPrChange w:id="4103" w:author="Asad Shah" w:date="2025-01-07T01:59:00Z">
                <w:pPr>
                  <w:spacing w:after="0" w:line="240" w:lineRule="auto"/>
                </w:pPr>
              </w:pPrChange>
            </w:pPr>
            <w:del w:id="4104" w:author="Asad Shah" w:date="2025-01-07T01:58:00Z">
              <w:r w:rsidRPr="00921280" w:rsidDel="00921280">
                <w:rPr>
                  <w:rFonts w:asciiTheme="majorBidi" w:eastAsia="Times New Roman" w:hAnsiTheme="majorBidi" w:cstheme="majorBidi"/>
                  <w:color w:val="000000"/>
                  <w:szCs w:val="24"/>
                  <w:rPrChange w:id="4105" w:author="Asad Shah" w:date="2025-01-07T01:59:00Z">
                    <w:rPr/>
                  </w:rPrChange>
                </w:rPr>
                <w:delText xml:space="preserve">      </w:delText>
              </w:r>
            </w:del>
            <w:r w:rsidRPr="00921280">
              <w:rPr>
                <w:rFonts w:asciiTheme="majorBidi" w:eastAsia="Times New Roman" w:hAnsiTheme="majorBidi" w:cstheme="majorBidi"/>
                <w:color w:val="000000"/>
                <w:szCs w:val="24"/>
                <w:rPrChange w:id="4106" w:author="Asad Shah" w:date="2025-01-07T01:59:00Z">
                  <w:rPr/>
                </w:rPrChange>
              </w:rPr>
              <w:t>Create guides for students on using the platform.</w:t>
            </w:r>
          </w:p>
        </w:tc>
      </w:tr>
      <w:tr w:rsidR="00630924" w:rsidRPr="00921280" w14:paraId="7DA02EBC" w14:textId="77777777" w:rsidTr="00921280">
        <w:tc>
          <w:tcPr>
            <w:tcW w:w="8725" w:type="dxa"/>
            <w:shd w:val="clear" w:color="auto" w:fill="FFFFFF"/>
            <w:vAlign w:val="center"/>
            <w:hideMark/>
            <w:tcPrChange w:id="4107"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54B9F95C" w14:textId="77777777" w:rsidR="00630924" w:rsidRPr="00921280" w:rsidRDefault="00630924">
            <w:pPr>
              <w:pStyle w:val="ListParagraph"/>
              <w:numPr>
                <w:ilvl w:val="0"/>
                <w:numId w:val="93"/>
              </w:numPr>
              <w:spacing w:after="0" w:line="360" w:lineRule="auto"/>
              <w:jc w:val="both"/>
              <w:rPr>
                <w:rFonts w:asciiTheme="majorBidi" w:eastAsia="Times New Roman" w:hAnsiTheme="majorBidi" w:cstheme="majorBidi"/>
                <w:color w:val="auto"/>
                <w:szCs w:val="24"/>
                <w:rPrChange w:id="4108" w:author="Asad Shah" w:date="2025-01-07T01:59:00Z">
                  <w:rPr>
                    <w:color w:val="auto"/>
                  </w:rPr>
                </w:rPrChange>
              </w:rPr>
              <w:pPrChange w:id="4109" w:author="Asad Shah" w:date="2025-01-07T01:59:00Z">
                <w:pPr>
                  <w:spacing w:after="0" w:line="240" w:lineRule="auto"/>
                </w:pPr>
              </w:pPrChange>
            </w:pPr>
            <w:r w:rsidRPr="00921280">
              <w:rPr>
                <w:rFonts w:asciiTheme="majorBidi" w:eastAsia="Times New Roman" w:hAnsiTheme="majorBidi" w:cstheme="majorBidi"/>
                <w:b/>
                <w:bCs/>
                <w:color w:val="000000"/>
                <w:szCs w:val="24"/>
                <w:rPrChange w:id="4110" w:author="Asad Shah" w:date="2025-01-07T01:59:00Z">
                  <w:rPr/>
                </w:rPrChange>
              </w:rPr>
              <w:t>Post-Launch Activities</w:t>
            </w:r>
          </w:p>
        </w:tc>
      </w:tr>
      <w:tr w:rsidR="00630924" w:rsidRPr="00921280" w14:paraId="4DF227D4" w14:textId="77777777" w:rsidTr="00921280">
        <w:tc>
          <w:tcPr>
            <w:tcW w:w="8725" w:type="dxa"/>
            <w:shd w:val="clear" w:color="auto" w:fill="FFFFFF"/>
            <w:vAlign w:val="center"/>
            <w:hideMark/>
            <w:tcPrChange w:id="4111"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052DED38" w14:textId="11D1602D" w:rsidR="00630924" w:rsidRPr="00921280" w:rsidRDefault="00630924">
            <w:pPr>
              <w:pStyle w:val="ListParagraph"/>
              <w:numPr>
                <w:ilvl w:val="0"/>
                <w:numId w:val="93"/>
              </w:numPr>
              <w:spacing w:after="0" w:line="360" w:lineRule="auto"/>
              <w:jc w:val="both"/>
              <w:rPr>
                <w:rFonts w:asciiTheme="majorBidi" w:eastAsia="Times New Roman" w:hAnsiTheme="majorBidi" w:cstheme="majorBidi"/>
                <w:color w:val="auto"/>
                <w:szCs w:val="24"/>
                <w:rPrChange w:id="4112" w:author="Asad Shah" w:date="2025-01-07T01:59:00Z">
                  <w:rPr>
                    <w:color w:val="auto"/>
                  </w:rPr>
                </w:rPrChange>
              </w:rPr>
              <w:pPrChange w:id="4113" w:author="Asad Shah" w:date="2025-01-07T01:59:00Z">
                <w:pPr>
                  <w:spacing w:after="0" w:line="240" w:lineRule="auto"/>
                </w:pPr>
              </w:pPrChange>
            </w:pPr>
            <w:del w:id="4114" w:author="Asad Shah" w:date="2025-01-07T01:58:00Z">
              <w:r w:rsidRPr="00921280" w:rsidDel="00921280">
                <w:rPr>
                  <w:rFonts w:asciiTheme="majorBidi" w:eastAsia="Times New Roman" w:hAnsiTheme="majorBidi" w:cstheme="majorBidi"/>
                  <w:b/>
                  <w:bCs/>
                  <w:color w:val="000000"/>
                  <w:szCs w:val="24"/>
                  <w:rPrChange w:id="4115" w:author="Asad Shah" w:date="2025-01-07T01:59:00Z">
                    <w:rPr/>
                  </w:rPrChange>
                </w:rPr>
                <w:delText xml:space="preserve">   </w:delText>
              </w:r>
            </w:del>
            <w:r w:rsidRPr="00921280">
              <w:rPr>
                <w:rFonts w:asciiTheme="majorBidi" w:eastAsia="Times New Roman" w:hAnsiTheme="majorBidi" w:cstheme="majorBidi"/>
                <w:b/>
                <w:bCs/>
                <w:color w:val="000000"/>
                <w:szCs w:val="24"/>
                <w:rPrChange w:id="4116" w:author="Asad Shah" w:date="2025-01-07T01:59:00Z">
                  <w:rPr/>
                </w:rPrChange>
              </w:rPr>
              <w:t>Monitoring and Maintenance</w:t>
            </w:r>
          </w:p>
        </w:tc>
      </w:tr>
      <w:tr w:rsidR="00630924" w:rsidRPr="00921280" w14:paraId="2CB448E1" w14:textId="77777777" w:rsidTr="00921280">
        <w:tc>
          <w:tcPr>
            <w:tcW w:w="8725" w:type="dxa"/>
            <w:shd w:val="clear" w:color="auto" w:fill="FFFFFF"/>
            <w:vAlign w:val="center"/>
            <w:hideMark/>
            <w:tcPrChange w:id="4117"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5DEEC97A" w14:textId="13795833" w:rsidR="00630924" w:rsidRPr="00921280" w:rsidRDefault="00630924">
            <w:pPr>
              <w:pStyle w:val="ListParagraph"/>
              <w:numPr>
                <w:ilvl w:val="1"/>
                <w:numId w:val="93"/>
              </w:numPr>
              <w:spacing w:after="0" w:line="360" w:lineRule="auto"/>
              <w:jc w:val="both"/>
              <w:rPr>
                <w:rFonts w:asciiTheme="majorBidi" w:eastAsia="Times New Roman" w:hAnsiTheme="majorBidi" w:cstheme="majorBidi"/>
                <w:color w:val="auto"/>
                <w:szCs w:val="24"/>
                <w:rPrChange w:id="4118" w:author="Asad Shah" w:date="2025-01-07T01:59:00Z">
                  <w:rPr>
                    <w:color w:val="auto"/>
                  </w:rPr>
                </w:rPrChange>
              </w:rPr>
              <w:pPrChange w:id="4119" w:author="Asad Shah" w:date="2025-01-07T01:59:00Z">
                <w:pPr>
                  <w:spacing w:after="0" w:line="240" w:lineRule="auto"/>
                </w:pPr>
              </w:pPrChange>
            </w:pPr>
            <w:del w:id="4120" w:author="Asad Shah" w:date="2025-01-07T01:58:00Z">
              <w:r w:rsidRPr="00921280" w:rsidDel="00921280">
                <w:rPr>
                  <w:rFonts w:asciiTheme="majorBidi" w:eastAsia="Times New Roman" w:hAnsiTheme="majorBidi" w:cstheme="majorBidi"/>
                  <w:color w:val="000000"/>
                  <w:szCs w:val="24"/>
                  <w:rPrChange w:id="4121" w:author="Asad Shah" w:date="2025-01-07T01:59:00Z">
                    <w:rPr/>
                  </w:rPrChange>
                </w:rPr>
                <w:delText xml:space="preserve">      </w:delText>
              </w:r>
            </w:del>
            <w:r w:rsidRPr="00921280">
              <w:rPr>
                <w:rFonts w:asciiTheme="majorBidi" w:eastAsia="Times New Roman" w:hAnsiTheme="majorBidi" w:cstheme="majorBidi"/>
                <w:color w:val="000000"/>
                <w:szCs w:val="24"/>
                <w:rPrChange w:id="4122" w:author="Asad Shah" w:date="2025-01-07T01:59:00Z">
                  <w:rPr/>
                </w:rPrChange>
              </w:rPr>
              <w:t>Monitor platform performance and user feedback.</w:t>
            </w:r>
          </w:p>
        </w:tc>
      </w:tr>
      <w:tr w:rsidR="00630924" w:rsidRPr="00921280" w14:paraId="4C8DB3DD" w14:textId="77777777" w:rsidTr="00921280">
        <w:tc>
          <w:tcPr>
            <w:tcW w:w="8725" w:type="dxa"/>
            <w:shd w:val="clear" w:color="auto" w:fill="FFFFFF"/>
            <w:vAlign w:val="center"/>
            <w:hideMark/>
            <w:tcPrChange w:id="4123"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1B5CA75F" w14:textId="765D2505" w:rsidR="00630924" w:rsidRPr="00921280" w:rsidRDefault="00630924">
            <w:pPr>
              <w:pStyle w:val="ListParagraph"/>
              <w:numPr>
                <w:ilvl w:val="1"/>
                <w:numId w:val="93"/>
              </w:numPr>
              <w:spacing w:after="0" w:line="360" w:lineRule="auto"/>
              <w:jc w:val="both"/>
              <w:rPr>
                <w:rFonts w:asciiTheme="majorBidi" w:eastAsia="Times New Roman" w:hAnsiTheme="majorBidi" w:cstheme="majorBidi"/>
                <w:color w:val="auto"/>
                <w:szCs w:val="24"/>
                <w:rPrChange w:id="4124" w:author="Asad Shah" w:date="2025-01-07T01:59:00Z">
                  <w:rPr>
                    <w:color w:val="auto"/>
                  </w:rPr>
                </w:rPrChange>
              </w:rPr>
              <w:pPrChange w:id="4125" w:author="Asad Shah" w:date="2025-01-07T01:59:00Z">
                <w:pPr>
                  <w:spacing w:after="0" w:line="240" w:lineRule="auto"/>
                </w:pPr>
              </w:pPrChange>
            </w:pPr>
            <w:del w:id="4126" w:author="Asad Shah" w:date="2025-01-07T01:58:00Z">
              <w:r w:rsidRPr="00921280" w:rsidDel="00921280">
                <w:rPr>
                  <w:rFonts w:asciiTheme="majorBidi" w:eastAsia="Times New Roman" w:hAnsiTheme="majorBidi" w:cstheme="majorBidi"/>
                  <w:color w:val="000000"/>
                  <w:szCs w:val="24"/>
                  <w:rPrChange w:id="4127" w:author="Asad Shah" w:date="2025-01-07T01:59:00Z">
                    <w:rPr/>
                  </w:rPrChange>
                </w:rPr>
                <w:delText xml:space="preserve">      </w:delText>
              </w:r>
            </w:del>
            <w:r w:rsidRPr="00921280">
              <w:rPr>
                <w:rFonts w:asciiTheme="majorBidi" w:eastAsia="Times New Roman" w:hAnsiTheme="majorBidi" w:cstheme="majorBidi"/>
                <w:color w:val="000000"/>
                <w:szCs w:val="24"/>
                <w:rPrChange w:id="4128" w:author="Asad Shah" w:date="2025-01-07T01:59:00Z">
                  <w:rPr/>
                </w:rPrChange>
              </w:rPr>
              <w:t>Make updates and improvements.</w:t>
            </w:r>
          </w:p>
        </w:tc>
      </w:tr>
      <w:tr w:rsidR="00630924" w:rsidRPr="00921280" w14:paraId="13845A39" w14:textId="77777777" w:rsidTr="00921280">
        <w:tc>
          <w:tcPr>
            <w:tcW w:w="8725" w:type="dxa"/>
            <w:shd w:val="clear" w:color="auto" w:fill="FFFFFF"/>
            <w:vAlign w:val="center"/>
            <w:hideMark/>
            <w:tcPrChange w:id="4129"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733A02A5" w14:textId="6022BB7C" w:rsidR="00630924" w:rsidRPr="00921280" w:rsidRDefault="00630924">
            <w:pPr>
              <w:pStyle w:val="ListParagraph"/>
              <w:numPr>
                <w:ilvl w:val="0"/>
                <w:numId w:val="93"/>
              </w:numPr>
              <w:spacing w:after="0" w:line="360" w:lineRule="auto"/>
              <w:jc w:val="both"/>
              <w:rPr>
                <w:rFonts w:asciiTheme="majorBidi" w:eastAsia="Times New Roman" w:hAnsiTheme="majorBidi" w:cstheme="majorBidi"/>
                <w:color w:val="auto"/>
                <w:szCs w:val="24"/>
                <w:rPrChange w:id="4130" w:author="Asad Shah" w:date="2025-01-07T01:59:00Z">
                  <w:rPr>
                    <w:color w:val="auto"/>
                  </w:rPr>
                </w:rPrChange>
              </w:rPr>
              <w:pPrChange w:id="4131" w:author="Asad Shah" w:date="2025-01-07T01:59:00Z">
                <w:pPr>
                  <w:spacing w:after="0" w:line="240" w:lineRule="auto"/>
                </w:pPr>
              </w:pPrChange>
            </w:pPr>
            <w:del w:id="4132" w:author="Asad Shah" w:date="2025-01-07T01:58:00Z">
              <w:r w:rsidRPr="00921280" w:rsidDel="00921280">
                <w:rPr>
                  <w:rFonts w:asciiTheme="majorBidi" w:eastAsia="Times New Roman" w:hAnsiTheme="majorBidi" w:cstheme="majorBidi"/>
                  <w:b/>
                  <w:bCs/>
                  <w:color w:val="000000"/>
                  <w:szCs w:val="24"/>
                  <w:rPrChange w:id="4133" w:author="Asad Shah" w:date="2025-01-07T01:59:00Z">
                    <w:rPr/>
                  </w:rPrChange>
                </w:rPr>
                <w:delText xml:space="preserve">   </w:delText>
              </w:r>
            </w:del>
            <w:r w:rsidRPr="00921280">
              <w:rPr>
                <w:rFonts w:asciiTheme="majorBidi" w:eastAsia="Times New Roman" w:hAnsiTheme="majorBidi" w:cstheme="majorBidi"/>
                <w:b/>
                <w:bCs/>
                <w:color w:val="000000"/>
                <w:szCs w:val="24"/>
                <w:rPrChange w:id="4134" w:author="Asad Shah" w:date="2025-01-07T01:59:00Z">
                  <w:rPr/>
                </w:rPrChange>
              </w:rPr>
              <w:t>Promotion and Outreach</w:t>
            </w:r>
          </w:p>
        </w:tc>
      </w:tr>
      <w:tr w:rsidR="00630924" w:rsidRPr="00921280" w14:paraId="4805D0A0" w14:textId="77777777" w:rsidTr="00921280">
        <w:tc>
          <w:tcPr>
            <w:tcW w:w="8725" w:type="dxa"/>
            <w:shd w:val="clear" w:color="auto" w:fill="FFFFFF"/>
            <w:vAlign w:val="center"/>
            <w:hideMark/>
            <w:tcPrChange w:id="4135" w:author="Asad Shah" w:date="2025-01-07T01:58:00Z">
              <w:tcPr>
                <w:tcW w:w="87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tcPrChange>
          </w:tcPr>
          <w:p w14:paraId="5785EDEF" w14:textId="0D3839B0" w:rsidR="00630924" w:rsidRPr="00921280" w:rsidRDefault="00630924">
            <w:pPr>
              <w:pStyle w:val="ListParagraph"/>
              <w:numPr>
                <w:ilvl w:val="1"/>
                <w:numId w:val="93"/>
              </w:numPr>
              <w:spacing w:after="0" w:line="360" w:lineRule="auto"/>
              <w:jc w:val="both"/>
              <w:rPr>
                <w:rFonts w:asciiTheme="majorBidi" w:eastAsia="Times New Roman" w:hAnsiTheme="majorBidi" w:cstheme="majorBidi"/>
                <w:color w:val="auto"/>
                <w:szCs w:val="24"/>
                <w:rPrChange w:id="4136" w:author="Asad Shah" w:date="2025-01-07T01:59:00Z">
                  <w:rPr>
                    <w:color w:val="auto"/>
                  </w:rPr>
                </w:rPrChange>
              </w:rPr>
              <w:pPrChange w:id="4137" w:author="Asad Shah" w:date="2025-01-07T01:59:00Z">
                <w:pPr>
                  <w:spacing w:after="0" w:line="240" w:lineRule="auto"/>
                </w:pPr>
              </w:pPrChange>
            </w:pPr>
            <w:del w:id="4138" w:author="Asad Shah" w:date="2025-01-07T01:58:00Z">
              <w:r w:rsidRPr="00921280" w:rsidDel="00921280">
                <w:rPr>
                  <w:rFonts w:asciiTheme="majorBidi" w:eastAsia="Times New Roman" w:hAnsiTheme="majorBidi" w:cstheme="majorBidi"/>
                  <w:color w:val="000000"/>
                  <w:szCs w:val="24"/>
                  <w:rPrChange w:id="4139" w:author="Asad Shah" w:date="2025-01-07T01:59:00Z">
                    <w:rPr/>
                  </w:rPrChange>
                </w:rPr>
                <w:delText xml:space="preserve">      </w:delText>
              </w:r>
            </w:del>
            <w:r w:rsidRPr="00921280">
              <w:rPr>
                <w:rFonts w:asciiTheme="majorBidi" w:eastAsia="Times New Roman" w:hAnsiTheme="majorBidi" w:cstheme="majorBidi"/>
                <w:color w:val="000000"/>
                <w:szCs w:val="24"/>
                <w:rPrChange w:id="4140" w:author="Asad Shah" w:date="2025-01-07T01:59:00Z">
                  <w:rPr/>
                </w:rPrChange>
              </w:rPr>
              <w:t>Promote the platform to schools and through social media.</w:t>
            </w:r>
          </w:p>
        </w:tc>
      </w:tr>
    </w:tbl>
    <w:p w14:paraId="7CE85670" w14:textId="13557CD9" w:rsidR="00630924" w:rsidRDefault="00F51114" w:rsidP="00F51114">
      <w:pPr>
        <w:pStyle w:val="Heading2"/>
      </w:pPr>
      <w:bookmarkStart w:id="4141" w:name="_Toc187627541"/>
      <w:r>
        <w:t>7.2 Milestones and Deliverables</w:t>
      </w:r>
      <w:bookmarkEnd w:id="4141"/>
      <w:r>
        <w:t xml:space="preserve"> </w:t>
      </w:r>
    </w:p>
    <w:p w14:paraId="46116870" w14:textId="41790AEC" w:rsidR="00F51114" w:rsidRPr="002F45B8" w:rsidRDefault="002F45B8" w:rsidP="002F45B8">
      <w:pPr>
        <w:pStyle w:val="Heading3"/>
        <w:rPr>
          <w:rPrChange w:id="4142" w:author="Asad Shah" w:date="2025-01-13T02:12:00Z">
            <w:rPr>
              <w:color w:val="auto"/>
              <w:sz w:val="27"/>
            </w:rPr>
          </w:rPrChange>
        </w:rPr>
        <w:pPrChange w:id="4143" w:author="Asad Shah" w:date="2025-01-13T02:12:00Z">
          <w:pPr>
            <w:pStyle w:val="Heading3"/>
          </w:pPr>
        </w:pPrChange>
      </w:pPr>
      <w:bookmarkStart w:id="4144" w:name="_Toc187627542"/>
      <w:ins w:id="4145" w:author="Asad Shah" w:date="2025-01-13T02:12:00Z">
        <w:r w:rsidRPr="002F45B8">
          <w:rPr>
            <w:rStyle w:val="Strong"/>
            <w:b/>
            <w:bCs w:val="0"/>
            <w:rPrChange w:id="4146" w:author="Asad Shah" w:date="2025-01-13T02:12:00Z">
              <w:rPr>
                <w:rStyle w:val="Strong"/>
                <w:rFonts w:asciiTheme="majorBidi" w:hAnsiTheme="majorBidi"/>
                <w:b/>
                <w:bCs w:val="0"/>
                <w:color w:val="000000" w:themeColor="text1"/>
              </w:rPr>
            </w:rPrChange>
          </w:rPr>
          <w:t xml:space="preserve">7.2.1 </w:t>
        </w:r>
      </w:ins>
      <w:r w:rsidR="00F51114" w:rsidRPr="002F45B8">
        <w:rPr>
          <w:rStyle w:val="Strong"/>
          <w:b/>
          <w:bCs w:val="0"/>
          <w:rPrChange w:id="4147" w:author="Asad Shah" w:date="2025-01-13T02:12:00Z">
            <w:rPr>
              <w:rStyle w:val="Strong"/>
              <w:b/>
              <w:bCs w:val="0"/>
            </w:rPr>
          </w:rPrChange>
        </w:rPr>
        <w:t>Milestone 1: Planning and Research</w:t>
      </w:r>
      <w:bookmarkEnd w:id="4144"/>
    </w:p>
    <w:p w14:paraId="24E07252" w14:textId="77777777" w:rsidR="00F51114" w:rsidRPr="00F51114" w:rsidRDefault="00F51114">
      <w:pPr>
        <w:pStyle w:val="Heading4"/>
        <w:spacing w:line="360" w:lineRule="auto"/>
        <w:jc w:val="both"/>
        <w:rPr>
          <w:rFonts w:asciiTheme="majorBidi" w:hAnsiTheme="majorBidi"/>
          <w:i w:val="0"/>
          <w:iCs w:val="0"/>
          <w:color w:val="000000" w:themeColor="text1"/>
          <w:szCs w:val="24"/>
          <w:rPrChange w:id="4148" w:author="Asad Shah" w:date="2025-01-07T02:03:00Z">
            <w:rPr/>
          </w:rPrChange>
        </w:rPr>
        <w:pPrChange w:id="4149" w:author="Asad Shah" w:date="2025-01-07T02:10:00Z">
          <w:pPr>
            <w:pStyle w:val="Heading4"/>
          </w:pPr>
        </w:pPrChange>
      </w:pPr>
      <w:r w:rsidRPr="00F51114">
        <w:rPr>
          <w:rFonts w:asciiTheme="majorBidi" w:hAnsiTheme="majorBidi"/>
          <w:i w:val="0"/>
          <w:iCs w:val="0"/>
          <w:color w:val="000000" w:themeColor="text1"/>
          <w:szCs w:val="24"/>
          <w:rPrChange w:id="4150" w:author="Asad Shah" w:date="2025-01-07T02:03:00Z">
            <w:rPr/>
          </w:rPrChange>
        </w:rPr>
        <w:t>Deliverables:</w:t>
      </w:r>
    </w:p>
    <w:p w14:paraId="518E8144" w14:textId="77777777" w:rsidR="00F51114" w:rsidRPr="00F51114" w:rsidRDefault="00F51114">
      <w:pPr>
        <w:numPr>
          <w:ilvl w:val="0"/>
          <w:numId w:val="94"/>
        </w:numPr>
        <w:spacing w:before="100" w:beforeAutospacing="1" w:after="100" w:afterAutospacing="1" w:line="360" w:lineRule="auto"/>
        <w:jc w:val="both"/>
        <w:rPr>
          <w:rFonts w:asciiTheme="majorBidi" w:hAnsiTheme="majorBidi" w:cstheme="majorBidi"/>
          <w:color w:val="000000" w:themeColor="text1"/>
          <w:szCs w:val="24"/>
          <w:rPrChange w:id="4151" w:author="Asad Shah" w:date="2025-01-07T02:03:00Z">
            <w:rPr/>
          </w:rPrChange>
        </w:rPr>
        <w:pPrChange w:id="4152" w:author="Asad Shah" w:date="2025-01-07T02:10:00Z">
          <w:pPr>
            <w:numPr>
              <w:numId w:val="94"/>
            </w:numPr>
            <w:spacing w:before="100" w:beforeAutospacing="1" w:after="100" w:afterAutospacing="1" w:line="240" w:lineRule="auto"/>
            <w:ind w:left="360" w:hanging="360"/>
          </w:pPr>
        </w:pPrChange>
      </w:pPr>
      <w:r w:rsidRPr="00F51114">
        <w:rPr>
          <w:rFonts w:asciiTheme="majorBidi" w:hAnsiTheme="majorBidi" w:cstheme="majorBidi"/>
          <w:color w:val="000000" w:themeColor="text1"/>
          <w:szCs w:val="24"/>
          <w:rPrChange w:id="4153" w:author="Asad Shah" w:date="2025-01-07T02:03:00Z">
            <w:rPr/>
          </w:rPrChange>
        </w:rPr>
        <w:t>Identified user needs and project goals.</w:t>
      </w:r>
    </w:p>
    <w:p w14:paraId="6301E07F" w14:textId="77777777" w:rsidR="00F51114" w:rsidRPr="00F51114" w:rsidRDefault="00F51114">
      <w:pPr>
        <w:numPr>
          <w:ilvl w:val="0"/>
          <w:numId w:val="94"/>
        </w:numPr>
        <w:spacing w:before="100" w:beforeAutospacing="1" w:after="100" w:afterAutospacing="1" w:line="360" w:lineRule="auto"/>
        <w:jc w:val="both"/>
        <w:rPr>
          <w:rFonts w:asciiTheme="majorBidi" w:hAnsiTheme="majorBidi" w:cstheme="majorBidi"/>
          <w:color w:val="000000" w:themeColor="text1"/>
          <w:szCs w:val="24"/>
          <w:rPrChange w:id="4154" w:author="Asad Shah" w:date="2025-01-07T02:03:00Z">
            <w:rPr/>
          </w:rPrChange>
        </w:rPr>
        <w:pPrChange w:id="4155" w:author="Asad Shah" w:date="2025-01-07T02:10:00Z">
          <w:pPr>
            <w:numPr>
              <w:numId w:val="94"/>
            </w:numPr>
            <w:spacing w:before="100" w:beforeAutospacing="1" w:after="100" w:afterAutospacing="1" w:line="240" w:lineRule="auto"/>
            <w:ind w:left="360" w:hanging="360"/>
          </w:pPr>
        </w:pPrChange>
      </w:pPr>
      <w:r w:rsidRPr="00F51114">
        <w:rPr>
          <w:rFonts w:asciiTheme="majorBidi" w:hAnsiTheme="majorBidi" w:cstheme="majorBidi"/>
          <w:color w:val="000000" w:themeColor="text1"/>
          <w:szCs w:val="24"/>
          <w:rPrChange w:id="4156" w:author="Asad Shah" w:date="2025-01-07T02:03:00Z">
            <w:rPr/>
          </w:rPrChange>
        </w:rPr>
        <w:t>Research report on university admission criteria and fields of study.</w:t>
      </w:r>
    </w:p>
    <w:p w14:paraId="5A0E5D53" w14:textId="77777777" w:rsidR="00F51114" w:rsidRPr="00F51114" w:rsidDel="002F45B8" w:rsidRDefault="00F51114">
      <w:pPr>
        <w:numPr>
          <w:ilvl w:val="0"/>
          <w:numId w:val="94"/>
        </w:numPr>
        <w:spacing w:before="100" w:beforeAutospacing="1" w:after="100" w:afterAutospacing="1" w:line="360" w:lineRule="auto"/>
        <w:jc w:val="both"/>
        <w:rPr>
          <w:del w:id="4157" w:author="Asad Shah" w:date="2025-01-13T02:12:00Z"/>
          <w:rFonts w:asciiTheme="majorBidi" w:hAnsiTheme="majorBidi" w:cstheme="majorBidi"/>
          <w:color w:val="000000" w:themeColor="text1"/>
          <w:szCs w:val="24"/>
          <w:rPrChange w:id="4158" w:author="Asad Shah" w:date="2025-01-07T02:03:00Z">
            <w:rPr>
              <w:del w:id="4159" w:author="Asad Shah" w:date="2025-01-13T02:12:00Z"/>
            </w:rPr>
          </w:rPrChange>
        </w:rPr>
        <w:pPrChange w:id="4160" w:author="Asad Shah" w:date="2025-01-07T02:10:00Z">
          <w:pPr>
            <w:numPr>
              <w:numId w:val="94"/>
            </w:numPr>
            <w:spacing w:before="100" w:beforeAutospacing="1" w:after="100" w:afterAutospacing="1" w:line="240" w:lineRule="auto"/>
            <w:ind w:left="360" w:hanging="360"/>
          </w:pPr>
        </w:pPrChange>
      </w:pPr>
      <w:r w:rsidRPr="00F51114">
        <w:rPr>
          <w:rFonts w:asciiTheme="majorBidi" w:hAnsiTheme="majorBidi" w:cstheme="majorBidi"/>
          <w:color w:val="000000" w:themeColor="text1"/>
          <w:szCs w:val="24"/>
          <w:rPrChange w:id="4161" w:author="Asad Shah" w:date="2025-01-07T02:03:00Z">
            <w:rPr/>
          </w:rPrChange>
        </w:rPr>
        <w:t>Dataset for trends and comparisons (2000–2004 dataset).</w:t>
      </w:r>
    </w:p>
    <w:p w14:paraId="741F1649" w14:textId="0F8B3FA8" w:rsidR="00F51114" w:rsidRPr="002F45B8" w:rsidRDefault="00F51114" w:rsidP="002F45B8">
      <w:pPr>
        <w:numPr>
          <w:ilvl w:val="0"/>
          <w:numId w:val="94"/>
        </w:numPr>
        <w:spacing w:before="100" w:beforeAutospacing="1" w:after="100" w:afterAutospacing="1" w:line="360" w:lineRule="auto"/>
        <w:jc w:val="both"/>
        <w:rPr>
          <w:rFonts w:asciiTheme="majorBidi" w:hAnsiTheme="majorBidi" w:cstheme="majorBidi"/>
          <w:color w:val="000000" w:themeColor="text1"/>
          <w:szCs w:val="24"/>
          <w:rPrChange w:id="4162" w:author="Asad Shah" w:date="2025-01-13T02:12:00Z">
            <w:rPr/>
          </w:rPrChange>
        </w:rPr>
        <w:pPrChange w:id="4163" w:author="Asad Shah" w:date="2025-01-13T02:12:00Z">
          <w:pPr>
            <w:spacing w:after="0"/>
          </w:pPr>
        </w:pPrChange>
      </w:pPr>
    </w:p>
    <w:p w14:paraId="67A6E641" w14:textId="30FD50DE" w:rsidR="00F51114" w:rsidRPr="002F45B8" w:rsidRDefault="002F45B8" w:rsidP="002F45B8">
      <w:pPr>
        <w:pStyle w:val="Heading3"/>
        <w:rPr>
          <w:rPrChange w:id="4164" w:author="Asad Shah" w:date="2025-01-13T02:12:00Z">
            <w:rPr/>
          </w:rPrChange>
        </w:rPr>
        <w:pPrChange w:id="4165" w:author="Asad Shah" w:date="2025-01-13T02:12:00Z">
          <w:pPr>
            <w:pStyle w:val="Heading3"/>
          </w:pPr>
        </w:pPrChange>
      </w:pPr>
      <w:bookmarkStart w:id="4166" w:name="_Toc187627543"/>
      <w:ins w:id="4167" w:author="Asad Shah" w:date="2025-01-13T02:12:00Z">
        <w:r w:rsidRPr="002F45B8">
          <w:rPr>
            <w:rStyle w:val="Strong"/>
            <w:b/>
            <w:bCs w:val="0"/>
            <w:rPrChange w:id="4168" w:author="Asad Shah" w:date="2025-01-13T02:12:00Z">
              <w:rPr>
                <w:rStyle w:val="Strong"/>
                <w:rFonts w:asciiTheme="majorBidi" w:hAnsiTheme="majorBidi"/>
                <w:b/>
                <w:bCs w:val="0"/>
                <w:color w:val="000000" w:themeColor="text1"/>
              </w:rPr>
            </w:rPrChange>
          </w:rPr>
          <w:t>7.2.</w:t>
        </w:r>
        <w:r w:rsidRPr="002F45B8">
          <w:rPr>
            <w:rStyle w:val="Strong"/>
            <w:b/>
            <w:bCs w:val="0"/>
            <w:rPrChange w:id="4169" w:author="Asad Shah" w:date="2025-01-13T02:12:00Z">
              <w:rPr>
                <w:rStyle w:val="Strong"/>
                <w:rFonts w:asciiTheme="majorBidi" w:hAnsiTheme="majorBidi"/>
                <w:b/>
                <w:bCs w:val="0"/>
                <w:color w:val="000000" w:themeColor="text1"/>
              </w:rPr>
            </w:rPrChange>
          </w:rPr>
          <w:t>2</w:t>
        </w:r>
        <w:r w:rsidRPr="002F45B8">
          <w:rPr>
            <w:rStyle w:val="Strong"/>
            <w:b/>
            <w:bCs w:val="0"/>
            <w:rPrChange w:id="4170" w:author="Asad Shah" w:date="2025-01-13T02:12:00Z">
              <w:rPr>
                <w:rStyle w:val="Strong"/>
                <w:rFonts w:asciiTheme="majorBidi" w:hAnsiTheme="majorBidi"/>
                <w:b/>
                <w:bCs w:val="0"/>
                <w:color w:val="000000" w:themeColor="text1"/>
              </w:rPr>
            </w:rPrChange>
          </w:rPr>
          <w:t xml:space="preserve"> </w:t>
        </w:r>
      </w:ins>
      <w:r w:rsidR="00F51114" w:rsidRPr="002F45B8">
        <w:rPr>
          <w:rStyle w:val="Strong"/>
          <w:b/>
          <w:bCs w:val="0"/>
          <w:rPrChange w:id="4171" w:author="Asad Shah" w:date="2025-01-13T02:12:00Z">
            <w:rPr>
              <w:rStyle w:val="Strong"/>
              <w:b/>
              <w:bCs w:val="0"/>
            </w:rPr>
          </w:rPrChange>
        </w:rPr>
        <w:t>Milestone 2: Project Scope Definition</w:t>
      </w:r>
      <w:bookmarkEnd w:id="4166"/>
    </w:p>
    <w:p w14:paraId="08DC2FA5" w14:textId="77777777" w:rsidR="00F51114" w:rsidRPr="00F51114" w:rsidRDefault="00F51114">
      <w:pPr>
        <w:pStyle w:val="Heading4"/>
        <w:spacing w:line="360" w:lineRule="auto"/>
        <w:jc w:val="both"/>
        <w:rPr>
          <w:rFonts w:asciiTheme="majorBidi" w:hAnsiTheme="majorBidi"/>
          <w:i w:val="0"/>
          <w:iCs w:val="0"/>
          <w:color w:val="000000" w:themeColor="text1"/>
          <w:szCs w:val="24"/>
          <w:rPrChange w:id="4172" w:author="Asad Shah" w:date="2025-01-07T02:03:00Z">
            <w:rPr/>
          </w:rPrChange>
        </w:rPr>
        <w:pPrChange w:id="4173" w:author="Asad Shah" w:date="2025-01-07T02:10:00Z">
          <w:pPr>
            <w:pStyle w:val="Heading4"/>
          </w:pPr>
        </w:pPrChange>
      </w:pPr>
      <w:r w:rsidRPr="00F51114">
        <w:rPr>
          <w:rFonts w:asciiTheme="majorBidi" w:hAnsiTheme="majorBidi"/>
          <w:i w:val="0"/>
          <w:iCs w:val="0"/>
          <w:color w:val="000000" w:themeColor="text1"/>
          <w:szCs w:val="24"/>
          <w:rPrChange w:id="4174" w:author="Asad Shah" w:date="2025-01-07T02:03:00Z">
            <w:rPr/>
          </w:rPrChange>
        </w:rPr>
        <w:t>Deliverables:</w:t>
      </w:r>
    </w:p>
    <w:p w14:paraId="021C933A" w14:textId="77777777" w:rsidR="00F51114" w:rsidRPr="00F51114" w:rsidRDefault="00F51114">
      <w:pPr>
        <w:numPr>
          <w:ilvl w:val="0"/>
          <w:numId w:val="95"/>
        </w:numPr>
        <w:spacing w:before="100" w:beforeAutospacing="1" w:after="100" w:afterAutospacing="1" w:line="360" w:lineRule="auto"/>
        <w:jc w:val="both"/>
        <w:rPr>
          <w:rFonts w:asciiTheme="majorBidi" w:hAnsiTheme="majorBidi" w:cstheme="majorBidi"/>
          <w:color w:val="000000" w:themeColor="text1"/>
          <w:szCs w:val="24"/>
          <w:rPrChange w:id="4175" w:author="Asad Shah" w:date="2025-01-07T02:03:00Z">
            <w:rPr/>
          </w:rPrChange>
        </w:rPr>
        <w:pPrChange w:id="4176" w:author="Asad Shah" w:date="2025-01-07T02:10:00Z">
          <w:pPr>
            <w:numPr>
              <w:numId w:val="95"/>
            </w:numPr>
            <w:spacing w:before="100" w:beforeAutospacing="1" w:after="100" w:afterAutospacing="1" w:line="240" w:lineRule="auto"/>
            <w:ind w:left="360" w:hanging="360"/>
          </w:pPr>
        </w:pPrChange>
      </w:pPr>
      <w:r w:rsidRPr="00F51114">
        <w:rPr>
          <w:rFonts w:asciiTheme="majorBidi" w:hAnsiTheme="majorBidi" w:cstheme="majorBidi"/>
          <w:color w:val="000000" w:themeColor="text1"/>
          <w:szCs w:val="24"/>
          <w:rPrChange w:id="4177" w:author="Asad Shah" w:date="2025-01-07T02:03:00Z">
            <w:rPr/>
          </w:rPrChange>
        </w:rPr>
        <w:t>Documented features and functionalities.</w:t>
      </w:r>
    </w:p>
    <w:p w14:paraId="1D48DA16" w14:textId="77777777" w:rsidR="00F51114" w:rsidRPr="00F51114" w:rsidDel="002F45B8" w:rsidRDefault="00F51114">
      <w:pPr>
        <w:numPr>
          <w:ilvl w:val="0"/>
          <w:numId w:val="95"/>
        </w:numPr>
        <w:spacing w:before="100" w:beforeAutospacing="1" w:after="100" w:afterAutospacing="1" w:line="360" w:lineRule="auto"/>
        <w:jc w:val="both"/>
        <w:rPr>
          <w:del w:id="4178" w:author="Asad Shah" w:date="2025-01-13T02:12:00Z"/>
          <w:rFonts w:asciiTheme="majorBidi" w:hAnsiTheme="majorBidi" w:cstheme="majorBidi"/>
          <w:color w:val="000000" w:themeColor="text1"/>
          <w:szCs w:val="24"/>
          <w:rPrChange w:id="4179" w:author="Asad Shah" w:date="2025-01-07T02:03:00Z">
            <w:rPr>
              <w:del w:id="4180" w:author="Asad Shah" w:date="2025-01-13T02:12:00Z"/>
            </w:rPr>
          </w:rPrChange>
        </w:rPr>
        <w:pPrChange w:id="4181" w:author="Asad Shah" w:date="2025-01-07T02:10:00Z">
          <w:pPr>
            <w:numPr>
              <w:numId w:val="95"/>
            </w:numPr>
            <w:spacing w:before="100" w:beforeAutospacing="1" w:after="100" w:afterAutospacing="1" w:line="240" w:lineRule="auto"/>
            <w:ind w:left="360" w:hanging="360"/>
          </w:pPr>
        </w:pPrChange>
      </w:pPr>
      <w:r w:rsidRPr="00F51114">
        <w:rPr>
          <w:rFonts w:asciiTheme="majorBidi" w:hAnsiTheme="majorBidi" w:cstheme="majorBidi"/>
          <w:color w:val="000000" w:themeColor="text1"/>
          <w:szCs w:val="24"/>
          <w:rPrChange w:id="4182" w:author="Asad Shah" w:date="2025-01-07T02:03:00Z">
            <w:rPr/>
          </w:rPrChange>
        </w:rPr>
        <w:t>System architecture blueprint.</w:t>
      </w:r>
    </w:p>
    <w:p w14:paraId="0EE33273" w14:textId="56C2F058" w:rsidR="00F51114" w:rsidRPr="002F45B8" w:rsidRDefault="00F51114" w:rsidP="002F45B8">
      <w:pPr>
        <w:numPr>
          <w:ilvl w:val="0"/>
          <w:numId w:val="95"/>
        </w:numPr>
        <w:spacing w:before="100" w:beforeAutospacing="1" w:after="100" w:afterAutospacing="1" w:line="360" w:lineRule="auto"/>
        <w:jc w:val="both"/>
        <w:rPr>
          <w:rFonts w:asciiTheme="majorBidi" w:hAnsiTheme="majorBidi" w:cstheme="majorBidi"/>
          <w:color w:val="000000" w:themeColor="text1"/>
          <w:szCs w:val="24"/>
          <w:rPrChange w:id="4183" w:author="Asad Shah" w:date="2025-01-13T02:12:00Z">
            <w:rPr/>
          </w:rPrChange>
        </w:rPr>
        <w:pPrChange w:id="4184" w:author="Asad Shah" w:date="2025-01-13T02:12:00Z">
          <w:pPr>
            <w:spacing w:after="0"/>
          </w:pPr>
        </w:pPrChange>
      </w:pPr>
    </w:p>
    <w:p w14:paraId="3D130F96" w14:textId="7E8305D9" w:rsidR="00F51114" w:rsidRPr="002F45B8" w:rsidRDefault="002F45B8" w:rsidP="002F45B8">
      <w:pPr>
        <w:pStyle w:val="Heading3"/>
        <w:rPr>
          <w:rPrChange w:id="4185" w:author="Asad Shah" w:date="2025-01-13T02:12:00Z">
            <w:rPr/>
          </w:rPrChange>
        </w:rPr>
        <w:pPrChange w:id="4186" w:author="Asad Shah" w:date="2025-01-13T02:12:00Z">
          <w:pPr>
            <w:pStyle w:val="Heading3"/>
          </w:pPr>
        </w:pPrChange>
      </w:pPr>
      <w:bookmarkStart w:id="4187" w:name="_Toc187627544"/>
      <w:ins w:id="4188" w:author="Asad Shah" w:date="2025-01-13T02:12:00Z">
        <w:r w:rsidRPr="002F45B8">
          <w:rPr>
            <w:rStyle w:val="Strong"/>
            <w:b/>
            <w:bCs w:val="0"/>
            <w:rPrChange w:id="4189" w:author="Asad Shah" w:date="2025-01-13T02:12:00Z">
              <w:rPr>
                <w:rStyle w:val="Strong"/>
                <w:rFonts w:asciiTheme="majorBidi" w:hAnsiTheme="majorBidi"/>
                <w:b/>
                <w:bCs w:val="0"/>
                <w:color w:val="000000" w:themeColor="text1"/>
              </w:rPr>
            </w:rPrChange>
          </w:rPr>
          <w:t>7.2.</w:t>
        </w:r>
        <w:r w:rsidRPr="002F45B8">
          <w:rPr>
            <w:rStyle w:val="Strong"/>
            <w:b/>
            <w:bCs w:val="0"/>
            <w:rPrChange w:id="4190" w:author="Asad Shah" w:date="2025-01-13T02:12:00Z">
              <w:rPr>
                <w:rStyle w:val="Strong"/>
                <w:rFonts w:asciiTheme="majorBidi" w:hAnsiTheme="majorBidi"/>
                <w:b/>
                <w:bCs w:val="0"/>
                <w:color w:val="000000" w:themeColor="text1"/>
              </w:rPr>
            </w:rPrChange>
          </w:rPr>
          <w:t>3</w:t>
        </w:r>
        <w:r w:rsidRPr="002F45B8">
          <w:rPr>
            <w:rStyle w:val="Strong"/>
            <w:b/>
            <w:bCs w:val="0"/>
            <w:rPrChange w:id="4191" w:author="Asad Shah" w:date="2025-01-13T02:12:00Z">
              <w:rPr>
                <w:rStyle w:val="Strong"/>
                <w:rFonts w:asciiTheme="majorBidi" w:hAnsiTheme="majorBidi"/>
                <w:b/>
                <w:bCs w:val="0"/>
                <w:color w:val="000000" w:themeColor="text1"/>
              </w:rPr>
            </w:rPrChange>
          </w:rPr>
          <w:t xml:space="preserve"> </w:t>
        </w:r>
      </w:ins>
      <w:r w:rsidR="00F51114" w:rsidRPr="002F45B8">
        <w:rPr>
          <w:rStyle w:val="Strong"/>
          <w:b/>
          <w:bCs w:val="0"/>
          <w:rPrChange w:id="4192" w:author="Asad Shah" w:date="2025-01-13T02:12:00Z">
            <w:rPr>
              <w:rStyle w:val="Strong"/>
              <w:b/>
              <w:bCs w:val="0"/>
            </w:rPr>
          </w:rPrChange>
        </w:rPr>
        <w:t>Milestone 3: Timeline and Resource Allocation</w:t>
      </w:r>
      <w:bookmarkEnd w:id="4187"/>
    </w:p>
    <w:p w14:paraId="1F49D4F8" w14:textId="77777777" w:rsidR="00F51114" w:rsidRPr="00F51114" w:rsidRDefault="00F51114">
      <w:pPr>
        <w:pStyle w:val="Heading4"/>
        <w:spacing w:line="360" w:lineRule="auto"/>
        <w:jc w:val="both"/>
        <w:rPr>
          <w:rFonts w:asciiTheme="majorBidi" w:hAnsiTheme="majorBidi"/>
          <w:i w:val="0"/>
          <w:iCs w:val="0"/>
          <w:color w:val="000000" w:themeColor="text1"/>
          <w:szCs w:val="24"/>
          <w:rPrChange w:id="4193" w:author="Asad Shah" w:date="2025-01-07T02:03:00Z">
            <w:rPr/>
          </w:rPrChange>
        </w:rPr>
        <w:pPrChange w:id="4194" w:author="Asad Shah" w:date="2025-01-07T02:10:00Z">
          <w:pPr>
            <w:pStyle w:val="Heading4"/>
          </w:pPr>
        </w:pPrChange>
      </w:pPr>
      <w:r w:rsidRPr="00F51114">
        <w:rPr>
          <w:rFonts w:asciiTheme="majorBidi" w:hAnsiTheme="majorBidi"/>
          <w:i w:val="0"/>
          <w:iCs w:val="0"/>
          <w:color w:val="000000" w:themeColor="text1"/>
          <w:szCs w:val="24"/>
          <w:rPrChange w:id="4195" w:author="Asad Shah" w:date="2025-01-07T02:03:00Z">
            <w:rPr/>
          </w:rPrChange>
        </w:rPr>
        <w:t>Deliverables:</w:t>
      </w:r>
    </w:p>
    <w:p w14:paraId="6E7C0203" w14:textId="77777777" w:rsidR="00F51114" w:rsidRPr="00F51114" w:rsidRDefault="00F51114">
      <w:pPr>
        <w:numPr>
          <w:ilvl w:val="0"/>
          <w:numId w:val="96"/>
        </w:numPr>
        <w:spacing w:before="100" w:beforeAutospacing="1" w:after="100" w:afterAutospacing="1" w:line="360" w:lineRule="auto"/>
        <w:jc w:val="both"/>
        <w:rPr>
          <w:rFonts w:asciiTheme="majorBidi" w:hAnsiTheme="majorBidi" w:cstheme="majorBidi"/>
          <w:color w:val="000000" w:themeColor="text1"/>
          <w:szCs w:val="24"/>
          <w:rPrChange w:id="4196" w:author="Asad Shah" w:date="2025-01-07T02:03:00Z">
            <w:rPr/>
          </w:rPrChange>
        </w:rPr>
        <w:pPrChange w:id="4197" w:author="Asad Shah" w:date="2025-01-07T02:10:00Z">
          <w:pPr>
            <w:numPr>
              <w:numId w:val="96"/>
            </w:numPr>
            <w:spacing w:before="100" w:beforeAutospacing="1" w:after="100" w:afterAutospacing="1" w:line="240" w:lineRule="auto"/>
            <w:ind w:left="360" w:hanging="360"/>
          </w:pPr>
        </w:pPrChange>
      </w:pPr>
      <w:r w:rsidRPr="00F51114">
        <w:rPr>
          <w:rFonts w:asciiTheme="majorBidi" w:hAnsiTheme="majorBidi" w:cstheme="majorBidi"/>
          <w:color w:val="000000" w:themeColor="text1"/>
          <w:szCs w:val="24"/>
          <w:rPrChange w:id="4198" w:author="Asad Shah" w:date="2025-01-07T02:03:00Z">
            <w:rPr/>
          </w:rPrChange>
        </w:rPr>
        <w:t>Project timeline with key phases and deadlines.</w:t>
      </w:r>
    </w:p>
    <w:p w14:paraId="266617B7" w14:textId="77777777" w:rsidR="00F51114" w:rsidRPr="00F51114" w:rsidRDefault="00F51114">
      <w:pPr>
        <w:numPr>
          <w:ilvl w:val="0"/>
          <w:numId w:val="96"/>
        </w:numPr>
        <w:spacing w:before="100" w:beforeAutospacing="1" w:after="100" w:afterAutospacing="1" w:line="360" w:lineRule="auto"/>
        <w:jc w:val="both"/>
        <w:rPr>
          <w:rFonts w:asciiTheme="majorBidi" w:hAnsiTheme="majorBidi" w:cstheme="majorBidi"/>
          <w:color w:val="000000" w:themeColor="text1"/>
          <w:szCs w:val="24"/>
          <w:rPrChange w:id="4199" w:author="Asad Shah" w:date="2025-01-07T02:03:00Z">
            <w:rPr/>
          </w:rPrChange>
        </w:rPr>
        <w:pPrChange w:id="4200" w:author="Asad Shah" w:date="2025-01-07T02:10:00Z">
          <w:pPr>
            <w:numPr>
              <w:numId w:val="96"/>
            </w:numPr>
            <w:spacing w:before="100" w:beforeAutospacing="1" w:after="100" w:afterAutospacing="1" w:line="240" w:lineRule="auto"/>
            <w:ind w:left="360" w:hanging="360"/>
          </w:pPr>
        </w:pPrChange>
      </w:pPr>
      <w:r w:rsidRPr="00F51114">
        <w:rPr>
          <w:rFonts w:asciiTheme="majorBidi" w:hAnsiTheme="majorBidi" w:cstheme="majorBidi"/>
          <w:color w:val="000000" w:themeColor="text1"/>
          <w:szCs w:val="24"/>
          <w:rPrChange w:id="4201" w:author="Asad Shah" w:date="2025-01-07T02:03:00Z">
            <w:rPr/>
          </w:rPrChange>
        </w:rPr>
        <w:lastRenderedPageBreak/>
        <w:t>Resource allocation plan (team roles, tools, and technologies).</w:t>
      </w:r>
    </w:p>
    <w:p w14:paraId="35A88D3D" w14:textId="20B4E507" w:rsidR="00F51114" w:rsidRPr="00F51114" w:rsidRDefault="00F51114">
      <w:pPr>
        <w:spacing w:after="0" w:line="360" w:lineRule="auto"/>
        <w:jc w:val="both"/>
        <w:rPr>
          <w:rFonts w:asciiTheme="majorBidi" w:hAnsiTheme="majorBidi" w:cstheme="majorBidi"/>
          <w:color w:val="000000" w:themeColor="text1"/>
          <w:szCs w:val="24"/>
          <w:rPrChange w:id="4202" w:author="Asad Shah" w:date="2025-01-07T02:03:00Z">
            <w:rPr/>
          </w:rPrChange>
        </w:rPr>
        <w:pPrChange w:id="4203" w:author="Asad Shah" w:date="2025-01-07T02:10:00Z">
          <w:pPr>
            <w:spacing w:after="0"/>
          </w:pPr>
        </w:pPrChange>
      </w:pPr>
    </w:p>
    <w:p w14:paraId="1E3F3B1F" w14:textId="623F2DE7" w:rsidR="00F51114" w:rsidRPr="002F45B8" w:rsidRDefault="002F45B8" w:rsidP="002F45B8">
      <w:pPr>
        <w:pStyle w:val="Heading3"/>
        <w:rPr>
          <w:rPrChange w:id="4204" w:author="Asad Shah" w:date="2025-01-13T02:13:00Z">
            <w:rPr/>
          </w:rPrChange>
        </w:rPr>
        <w:pPrChange w:id="4205" w:author="Asad Shah" w:date="2025-01-13T02:13:00Z">
          <w:pPr>
            <w:pStyle w:val="Heading3"/>
          </w:pPr>
        </w:pPrChange>
      </w:pPr>
      <w:bookmarkStart w:id="4206" w:name="_Toc187627545"/>
      <w:ins w:id="4207" w:author="Asad Shah" w:date="2025-01-13T02:12:00Z">
        <w:r w:rsidRPr="002F45B8">
          <w:rPr>
            <w:rStyle w:val="Strong"/>
            <w:b/>
            <w:bCs w:val="0"/>
            <w:rPrChange w:id="4208" w:author="Asad Shah" w:date="2025-01-13T02:13:00Z">
              <w:rPr>
                <w:rStyle w:val="Strong"/>
                <w:rFonts w:asciiTheme="majorBidi" w:hAnsiTheme="majorBidi"/>
                <w:b/>
                <w:bCs w:val="0"/>
                <w:color w:val="000000" w:themeColor="text1"/>
              </w:rPr>
            </w:rPrChange>
          </w:rPr>
          <w:t>7.2.</w:t>
        </w:r>
        <w:r w:rsidRPr="002F45B8">
          <w:rPr>
            <w:rStyle w:val="Strong"/>
            <w:b/>
            <w:bCs w:val="0"/>
            <w:rPrChange w:id="4209" w:author="Asad Shah" w:date="2025-01-13T02:13:00Z">
              <w:rPr>
                <w:rStyle w:val="Strong"/>
                <w:rFonts w:asciiTheme="majorBidi" w:hAnsiTheme="majorBidi"/>
                <w:b/>
                <w:bCs w:val="0"/>
                <w:color w:val="000000" w:themeColor="text1"/>
              </w:rPr>
            </w:rPrChange>
          </w:rPr>
          <w:t>4</w:t>
        </w:r>
        <w:r w:rsidRPr="002F45B8">
          <w:rPr>
            <w:rStyle w:val="Strong"/>
            <w:b/>
            <w:bCs w:val="0"/>
            <w:rPrChange w:id="4210" w:author="Asad Shah" w:date="2025-01-13T02:13:00Z">
              <w:rPr>
                <w:rStyle w:val="Strong"/>
                <w:rFonts w:asciiTheme="majorBidi" w:hAnsiTheme="majorBidi"/>
                <w:b/>
                <w:bCs w:val="0"/>
                <w:color w:val="000000" w:themeColor="text1"/>
              </w:rPr>
            </w:rPrChange>
          </w:rPr>
          <w:t xml:space="preserve"> </w:t>
        </w:r>
      </w:ins>
      <w:r w:rsidR="00F51114" w:rsidRPr="002F45B8">
        <w:rPr>
          <w:rStyle w:val="Strong"/>
          <w:b/>
          <w:bCs w:val="0"/>
          <w:rPrChange w:id="4211" w:author="Asad Shah" w:date="2025-01-13T02:13:00Z">
            <w:rPr>
              <w:rStyle w:val="Strong"/>
              <w:b/>
              <w:bCs w:val="0"/>
            </w:rPr>
          </w:rPrChange>
        </w:rPr>
        <w:t>Milestone 4: Backend Development</w:t>
      </w:r>
      <w:bookmarkEnd w:id="4206"/>
    </w:p>
    <w:p w14:paraId="7ACBE58E" w14:textId="77777777" w:rsidR="00F51114" w:rsidRPr="00177307" w:rsidRDefault="00F51114">
      <w:pPr>
        <w:pStyle w:val="Heading4"/>
        <w:spacing w:line="360" w:lineRule="auto"/>
        <w:jc w:val="both"/>
        <w:rPr>
          <w:rFonts w:asciiTheme="majorBidi" w:hAnsiTheme="majorBidi"/>
          <w:b/>
          <w:bCs/>
          <w:i w:val="0"/>
          <w:iCs w:val="0"/>
          <w:color w:val="000000" w:themeColor="text1"/>
          <w:szCs w:val="24"/>
          <w:rPrChange w:id="4212" w:author="Asad Shah" w:date="2025-01-13T02:13:00Z">
            <w:rPr/>
          </w:rPrChange>
        </w:rPr>
        <w:pPrChange w:id="4213" w:author="Asad Shah" w:date="2025-01-07T02:10:00Z">
          <w:pPr>
            <w:pStyle w:val="Heading4"/>
          </w:pPr>
        </w:pPrChange>
      </w:pPr>
      <w:r w:rsidRPr="00177307">
        <w:rPr>
          <w:rStyle w:val="Strong"/>
          <w:rFonts w:asciiTheme="majorBidi" w:hAnsiTheme="majorBidi"/>
          <w:i w:val="0"/>
          <w:iCs w:val="0"/>
          <w:color w:val="000000" w:themeColor="text1"/>
          <w:szCs w:val="24"/>
          <w:rPrChange w:id="4214" w:author="Asad Shah" w:date="2025-01-13T02:13:00Z">
            <w:rPr>
              <w:rStyle w:val="Strong"/>
              <w:b w:val="0"/>
              <w:bCs w:val="0"/>
            </w:rPr>
          </w:rPrChange>
        </w:rPr>
        <w:t>Sub-Milestone 4.1: Database Design</w:t>
      </w:r>
    </w:p>
    <w:p w14:paraId="7B327BDB" w14:textId="77777777" w:rsidR="00F51114" w:rsidRPr="00F51114" w:rsidRDefault="00F51114">
      <w:pPr>
        <w:spacing w:before="100" w:beforeAutospacing="1" w:after="100" w:afterAutospacing="1" w:line="360" w:lineRule="auto"/>
        <w:ind w:left="720"/>
        <w:jc w:val="both"/>
        <w:rPr>
          <w:rFonts w:asciiTheme="majorBidi" w:hAnsiTheme="majorBidi" w:cstheme="majorBidi"/>
          <w:color w:val="000000" w:themeColor="text1"/>
          <w:szCs w:val="24"/>
          <w:rPrChange w:id="4215" w:author="Asad Shah" w:date="2025-01-07T02:03:00Z">
            <w:rPr/>
          </w:rPrChange>
        </w:rPr>
        <w:pPrChange w:id="4216" w:author="Asad Shah" w:date="2025-01-07T02:10:00Z">
          <w:pPr>
            <w:numPr>
              <w:numId w:val="97"/>
            </w:numPr>
            <w:tabs>
              <w:tab w:val="num" w:pos="720"/>
            </w:tabs>
            <w:spacing w:before="100" w:beforeAutospacing="1" w:after="100" w:afterAutospacing="1" w:line="240" w:lineRule="auto"/>
            <w:ind w:left="720" w:hanging="360"/>
          </w:pPr>
        </w:pPrChange>
      </w:pPr>
      <w:r w:rsidRPr="00F51114">
        <w:rPr>
          <w:rFonts w:asciiTheme="majorBidi" w:hAnsiTheme="majorBidi" w:cstheme="majorBidi"/>
          <w:color w:val="000000" w:themeColor="text1"/>
          <w:szCs w:val="24"/>
          <w:rPrChange w:id="4217" w:author="Asad Shah" w:date="2025-01-07T02:03:00Z">
            <w:rPr/>
          </w:rPrChange>
        </w:rPr>
        <w:t>Deliverables:</w:t>
      </w:r>
    </w:p>
    <w:p w14:paraId="5AC689C0" w14:textId="77777777" w:rsidR="00F51114" w:rsidRPr="00F51114" w:rsidRDefault="00F51114">
      <w:pPr>
        <w:numPr>
          <w:ilvl w:val="1"/>
          <w:numId w:val="113"/>
        </w:numPr>
        <w:spacing w:before="100" w:beforeAutospacing="1" w:after="100" w:afterAutospacing="1" w:line="360" w:lineRule="auto"/>
        <w:jc w:val="both"/>
        <w:rPr>
          <w:rFonts w:asciiTheme="majorBidi" w:hAnsiTheme="majorBidi" w:cstheme="majorBidi"/>
          <w:color w:val="000000" w:themeColor="text1"/>
          <w:szCs w:val="24"/>
          <w:rPrChange w:id="4218" w:author="Asad Shah" w:date="2025-01-07T02:03:00Z">
            <w:rPr/>
          </w:rPrChange>
        </w:rPr>
        <w:pPrChange w:id="4219" w:author="Asad Shah" w:date="2025-01-07T02:10:00Z">
          <w:pPr>
            <w:numPr>
              <w:ilvl w:val="1"/>
              <w:numId w:val="97"/>
            </w:numPr>
            <w:tabs>
              <w:tab w:val="num" w:pos="1440"/>
            </w:tabs>
            <w:spacing w:before="100" w:beforeAutospacing="1" w:after="100" w:afterAutospacing="1" w:line="240" w:lineRule="auto"/>
            <w:ind w:left="1440" w:hanging="360"/>
          </w:pPr>
        </w:pPrChange>
      </w:pPr>
      <w:r w:rsidRPr="00F51114">
        <w:rPr>
          <w:rFonts w:asciiTheme="majorBidi" w:hAnsiTheme="majorBidi" w:cstheme="majorBidi"/>
          <w:color w:val="000000" w:themeColor="text1"/>
          <w:szCs w:val="24"/>
          <w:rPrChange w:id="4220" w:author="Asad Shah" w:date="2025-01-07T02:03:00Z">
            <w:rPr/>
          </w:rPrChange>
        </w:rPr>
        <w:t>Schema for user data, university details, trends, and field comparisons.</w:t>
      </w:r>
    </w:p>
    <w:p w14:paraId="0D9F7B12" w14:textId="77777777" w:rsidR="00F51114" w:rsidRPr="00177307" w:rsidRDefault="00F51114">
      <w:pPr>
        <w:pStyle w:val="Heading4"/>
        <w:spacing w:line="360" w:lineRule="auto"/>
        <w:jc w:val="both"/>
        <w:rPr>
          <w:rFonts w:asciiTheme="majorBidi" w:hAnsiTheme="majorBidi"/>
          <w:b/>
          <w:bCs/>
          <w:i w:val="0"/>
          <w:iCs w:val="0"/>
          <w:color w:val="000000" w:themeColor="text1"/>
          <w:szCs w:val="24"/>
          <w:rPrChange w:id="4221" w:author="Asad Shah" w:date="2025-01-13T02:13:00Z">
            <w:rPr/>
          </w:rPrChange>
        </w:rPr>
        <w:pPrChange w:id="4222" w:author="Asad Shah" w:date="2025-01-07T02:10:00Z">
          <w:pPr>
            <w:pStyle w:val="Heading4"/>
          </w:pPr>
        </w:pPrChange>
      </w:pPr>
      <w:r w:rsidRPr="00177307">
        <w:rPr>
          <w:rStyle w:val="Strong"/>
          <w:rFonts w:asciiTheme="majorBidi" w:hAnsiTheme="majorBidi"/>
          <w:i w:val="0"/>
          <w:iCs w:val="0"/>
          <w:color w:val="000000" w:themeColor="text1"/>
          <w:szCs w:val="24"/>
          <w:rPrChange w:id="4223" w:author="Asad Shah" w:date="2025-01-13T02:13:00Z">
            <w:rPr>
              <w:rStyle w:val="Strong"/>
              <w:b w:val="0"/>
              <w:bCs w:val="0"/>
            </w:rPr>
          </w:rPrChange>
        </w:rPr>
        <w:t>Sub-Milestone 4.2: Backend Logic</w:t>
      </w:r>
    </w:p>
    <w:p w14:paraId="3A411FBB" w14:textId="77777777" w:rsidR="00F51114" w:rsidRPr="00F51114" w:rsidRDefault="00F51114">
      <w:pPr>
        <w:spacing w:before="100" w:beforeAutospacing="1" w:after="100" w:afterAutospacing="1" w:line="360" w:lineRule="auto"/>
        <w:ind w:left="720"/>
        <w:jc w:val="both"/>
        <w:rPr>
          <w:rFonts w:asciiTheme="majorBidi" w:hAnsiTheme="majorBidi" w:cstheme="majorBidi"/>
          <w:color w:val="000000" w:themeColor="text1"/>
          <w:szCs w:val="24"/>
          <w:rPrChange w:id="4224" w:author="Asad Shah" w:date="2025-01-07T02:03:00Z">
            <w:rPr/>
          </w:rPrChange>
        </w:rPr>
        <w:pPrChange w:id="4225" w:author="Asad Shah" w:date="2025-01-07T02:10:00Z">
          <w:pPr>
            <w:numPr>
              <w:numId w:val="98"/>
            </w:numPr>
            <w:tabs>
              <w:tab w:val="num" w:pos="720"/>
            </w:tabs>
            <w:spacing w:before="100" w:beforeAutospacing="1" w:after="100" w:afterAutospacing="1" w:line="240" w:lineRule="auto"/>
            <w:ind w:left="720" w:hanging="360"/>
          </w:pPr>
        </w:pPrChange>
      </w:pPr>
      <w:r w:rsidRPr="00F51114">
        <w:rPr>
          <w:rFonts w:asciiTheme="majorBidi" w:hAnsiTheme="majorBidi" w:cstheme="majorBidi"/>
          <w:color w:val="000000" w:themeColor="text1"/>
          <w:szCs w:val="24"/>
          <w:rPrChange w:id="4226" w:author="Asad Shah" w:date="2025-01-07T02:03:00Z">
            <w:rPr/>
          </w:rPrChange>
        </w:rPr>
        <w:t>Deliverables:</w:t>
      </w:r>
    </w:p>
    <w:p w14:paraId="6F6B19A1" w14:textId="77777777" w:rsidR="00F51114" w:rsidRPr="00F51114" w:rsidRDefault="00F51114">
      <w:pPr>
        <w:numPr>
          <w:ilvl w:val="1"/>
          <w:numId w:val="114"/>
        </w:numPr>
        <w:spacing w:before="100" w:beforeAutospacing="1" w:after="100" w:afterAutospacing="1" w:line="360" w:lineRule="auto"/>
        <w:jc w:val="both"/>
        <w:rPr>
          <w:rFonts w:asciiTheme="majorBidi" w:hAnsiTheme="majorBidi" w:cstheme="majorBidi"/>
          <w:color w:val="000000" w:themeColor="text1"/>
          <w:szCs w:val="24"/>
          <w:rPrChange w:id="4227" w:author="Asad Shah" w:date="2025-01-07T02:03:00Z">
            <w:rPr/>
          </w:rPrChange>
        </w:rPr>
        <w:pPrChange w:id="4228" w:author="Asad Shah" w:date="2025-01-07T02:10:00Z">
          <w:pPr>
            <w:numPr>
              <w:ilvl w:val="1"/>
              <w:numId w:val="98"/>
            </w:numPr>
            <w:tabs>
              <w:tab w:val="num" w:pos="1440"/>
            </w:tabs>
            <w:spacing w:before="100" w:beforeAutospacing="1" w:after="100" w:afterAutospacing="1" w:line="240" w:lineRule="auto"/>
            <w:ind w:left="1440" w:hanging="360"/>
          </w:pPr>
        </w:pPrChange>
      </w:pPr>
      <w:r w:rsidRPr="00F51114">
        <w:rPr>
          <w:rFonts w:asciiTheme="majorBidi" w:hAnsiTheme="majorBidi" w:cstheme="majorBidi"/>
          <w:color w:val="000000" w:themeColor="text1"/>
          <w:szCs w:val="24"/>
          <w:rPrChange w:id="4229" w:author="Asad Shah" w:date="2025-01-07T02:03:00Z">
            <w:rPr/>
          </w:rPrChange>
        </w:rPr>
        <w:t>Algorithm for field recommendations and university suggestions.</w:t>
      </w:r>
    </w:p>
    <w:p w14:paraId="7AC32760" w14:textId="77777777" w:rsidR="00F51114" w:rsidRPr="00F51114" w:rsidRDefault="00F51114">
      <w:pPr>
        <w:numPr>
          <w:ilvl w:val="1"/>
          <w:numId w:val="114"/>
        </w:numPr>
        <w:spacing w:before="100" w:beforeAutospacing="1" w:after="100" w:afterAutospacing="1" w:line="360" w:lineRule="auto"/>
        <w:jc w:val="both"/>
        <w:rPr>
          <w:rFonts w:asciiTheme="majorBidi" w:hAnsiTheme="majorBidi" w:cstheme="majorBidi"/>
          <w:color w:val="000000" w:themeColor="text1"/>
          <w:szCs w:val="24"/>
          <w:rPrChange w:id="4230" w:author="Asad Shah" w:date="2025-01-07T02:03:00Z">
            <w:rPr/>
          </w:rPrChange>
        </w:rPr>
        <w:pPrChange w:id="4231" w:author="Asad Shah" w:date="2025-01-07T02:10:00Z">
          <w:pPr>
            <w:numPr>
              <w:ilvl w:val="1"/>
              <w:numId w:val="98"/>
            </w:numPr>
            <w:tabs>
              <w:tab w:val="num" w:pos="1440"/>
            </w:tabs>
            <w:spacing w:before="100" w:beforeAutospacing="1" w:after="100" w:afterAutospacing="1" w:line="240" w:lineRule="auto"/>
            <w:ind w:left="1440" w:hanging="360"/>
          </w:pPr>
        </w:pPrChange>
      </w:pPr>
      <w:r w:rsidRPr="00F51114">
        <w:rPr>
          <w:rFonts w:asciiTheme="majorBidi" w:hAnsiTheme="majorBidi" w:cstheme="majorBidi"/>
          <w:color w:val="000000" w:themeColor="text1"/>
          <w:szCs w:val="24"/>
          <w:rPrChange w:id="4232" w:author="Asad Shah" w:date="2025-01-07T02:03:00Z">
            <w:rPr/>
          </w:rPrChange>
        </w:rPr>
        <w:t>Aggregate calculation algorithm.</w:t>
      </w:r>
    </w:p>
    <w:p w14:paraId="2BCA91AD" w14:textId="77777777" w:rsidR="00F51114" w:rsidRPr="00177307" w:rsidRDefault="00F51114">
      <w:pPr>
        <w:pStyle w:val="Heading4"/>
        <w:spacing w:line="360" w:lineRule="auto"/>
        <w:jc w:val="both"/>
        <w:rPr>
          <w:rFonts w:asciiTheme="majorBidi" w:hAnsiTheme="majorBidi"/>
          <w:b/>
          <w:bCs/>
          <w:i w:val="0"/>
          <w:iCs w:val="0"/>
          <w:color w:val="000000" w:themeColor="text1"/>
          <w:szCs w:val="24"/>
          <w:rPrChange w:id="4233" w:author="Asad Shah" w:date="2025-01-13T02:13:00Z">
            <w:rPr/>
          </w:rPrChange>
        </w:rPr>
        <w:pPrChange w:id="4234" w:author="Asad Shah" w:date="2025-01-07T02:10:00Z">
          <w:pPr>
            <w:pStyle w:val="Heading4"/>
          </w:pPr>
        </w:pPrChange>
      </w:pPr>
      <w:r w:rsidRPr="00177307">
        <w:rPr>
          <w:rStyle w:val="Strong"/>
          <w:rFonts w:asciiTheme="majorBidi" w:hAnsiTheme="majorBidi"/>
          <w:i w:val="0"/>
          <w:iCs w:val="0"/>
          <w:color w:val="000000" w:themeColor="text1"/>
          <w:szCs w:val="24"/>
          <w:rPrChange w:id="4235" w:author="Asad Shah" w:date="2025-01-13T02:13:00Z">
            <w:rPr>
              <w:rStyle w:val="Strong"/>
              <w:b w:val="0"/>
              <w:bCs w:val="0"/>
            </w:rPr>
          </w:rPrChange>
        </w:rPr>
        <w:t>Sub-Milestone 4.3: Integration of Trends and Comparisons</w:t>
      </w:r>
    </w:p>
    <w:p w14:paraId="154360CF" w14:textId="77777777" w:rsidR="00F51114" w:rsidRPr="00F51114" w:rsidRDefault="00F51114">
      <w:pPr>
        <w:spacing w:before="100" w:beforeAutospacing="1" w:after="100" w:afterAutospacing="1" w:line="360" w:lineRule="auto"/>
        <w:ind w:left="720"/>
        <w:jc w:val="both"/>
        <w:rPr>
          <w:rFonts w:asciiTheme="majorBidi" w:hAnsiTheme="majorBidi" w:cstheme="majorBidi"/>
          <w:color w:val="000000" w:themeColor="text1"/>
          <w:szCs w:val="24"/>
          <w:rPrChange w:id="4236" w:author="Asad Shah" w:date="2025-01-07T02:03:00Z">
            <w:rPr/>
          </w:rPrChange>
        </w:rPr>
        <w:pPrChange w:id="4237" w:author="Asad Shah" w:date="2025-01-07T02:10:00Z">
          <w:pPr>
            <w:numPr>
              <w:numId w:val="99"/>
            </w:numPr>
            <w:tabs>
              <w:tab w:val="num" w:pos="720"/>
            </w:tabs>
            <w:spacing w:before="100" w:beforeAutospacing="1" w:after="100" w:afterAutospacing="1" w:line="240" w:lineRule="auto"/>
            <w:ind w:left="720" w:hanging="360"/>
          </w:pPr>
        </w:pPrChange>
      </w:pPr>
      <w:r w:rsidRPr="00F51114">
        <w:rPr>
          <w:rFonts w:asciiTheme="majorBidi" w:hAnsiTheme="majorBidi" w:cstheme="majorBidi"/>
          <w:color w:val="000000" w:themeColor="text1"/>
          <w:szCs w:val="24"/>
          <w:rPrChange w:id="4238" w:author="Asad Shah" w:date="2025-01-07T02:03:00Z">
            <w:rPr/>
          </w:rPrChange>
        </w:rPr>
        <w:t>Deliverables:</w:t>
      </w:r>
    </w:p>
    <w:p w14:paraId="54E59933" w14:textId="77777777" w:rsidR="00F51114" w:rsidRPr="00F51114" w:rsidRDefault="00F51114">
      <w:pPr>
        <w:numPr>
          <w:ilvl w:val="1"/>
          <w:numId w:val="99"/>
        </w:numPr>
        <w:spacing w:before="100" w:beforeAutospacing="1" w:after="100" w:afterAutospacing="1" w:line="360" w:lineRule="auto"/>
        <w:jc w:val="both"/>
        <w:rPr>
          <w:rFonts w:asciiTheme="majorBidi" w:hAnsiTheme="majorBidi" w:cstheme="majorBidi"/>
          <w:color w:val="000000" w:themeColor="text1"/>
          <w:szCs w:val="24"/>
          <w:rPrChange w:id="4239" w:author="Asad Shah" w:date="2025-01-07T02:03:00Z">
            <w:rPr/>
          </w:rPrChange>
        </w:rPr>
        <w:pPrChange w:id="4240" w:author="Asad Shah" w:date="2025-01-07T02:10:00Z">
          <w:pPr>
            <w:numPr>
              <w:ilvl w:val="1"/>
              <w:numId w:val="99"/>
            </w:numPr>
            <w:tabs>
              <w:tab w:val="num" w:pos="1440"/>
            </w:tabs>
            <w:spacing w:before="100" w:beforeAutospacing="1" w:after="100" w:afterAutospacing="1" w:line="240" w:lineRule="auto"/>
            <w:ind w:left="1440" w:hanging="360"/>
          </w:pPr>
        </w:pPrChange>
      </w:pPr>
      <w:r w:rsidRPr="00F51114">
        <w:rPr>
          <w:rFonts w:asciiTheme="majorBidi" w:hAnsiTheme="majorBidi" w:cstheme="majorBidi"/>
          <w:color w:val="000000" w:themeColor="text1"/>
          <w:szCs w:val="24"/>
          <w:rPrChange w:id="4241" w:author="Asad Shah" w:date="2025-01-07T02:03:00Z">
            <w:rPr/>
          </w:rPrChange>
        </w:rPr>
        <w:t>Processed and stored trend data for dashboard visualizations.</w:t>
      </w:r>
    </w:p>
    <w:p w14:paraId="0733159E" w14:textId="77777777" w:rsidR="00F51114" w:rsidRPr="00177307" w:rsidRDefault="00F51114">
      <w:pPr>
        <w:pStyle w:val="Heading4"/>
        <w:spacing w:line="360" w:lineRule="auto"/>
        <w:jc w:val="both"/>
        <w:rPr>
          <w:rFonts w:asciiTheme="majorBidi" w:hAnsiTheme="majorBidi"/>
          <w:b/>
          <w:bCs/>
          <w:i w:val="0"/>
          <w:iCs w:val="0"/>
          <w:color w:val="000000" w:themeColor="text1"/>
          <w:szCs w:val="24"/>
          <w:rPrChange w:id="4242" w:author="Asad Shah" w:date="2025-01-13T02:13:00Z">
            <w:rPr/>
          </w:rPrChange>
        </w:rPr>
        <w:pPrChange w:id="4243" w:author="Asad Shah" w:date="2025-01-07T02:10:00Z">
          <w:pPr>
            <w:pStyle w:val="Heading4"/>
          </w:pPr>
        </w:pPrChange>
      </w:pPr>
      <w:r w:rsidRPr="00177307">
        <w:rPr>
          <w:rStyle w:val="Strong"/>
          <w:rFonts w:asciiTheme="majorBidi" w:hAnsiTheme="majorBidi"/>
          <w:i w:val="0"/>
          <w:iCs w:val="0"/>
          <w:color w:val="000000" w:themeColor="text1"/>
          <w:szCs w:val="24"/>
          <w:rPrChange w:id="4244" w:author="Asad Shah" w:date="2025-01-13T02:13:00Z">
            <w:rPr>
              <w:rStyle w:val="Strong"/>
              <w:b w:val="0"/>
              <w:bCs w:val="0"/>
            </w:rPr>
          </w:rPrChange>
        </w:rPr>
        <w:t>Sub-Milestone 4.4: Backend Testing</w:t>
      </w:r>
    </w:p>
    <w:p w14:paraId="4DD10AF1" w14:textId="77777777" w:rsidR="00F51114" w:rsidRPr="00F51114" w:rsidRDefault="00F51114">
      <w:pPr>
        <w:spacing w:before="100" w:beforeAutospacing="1" w:after="100" w:afterAutospacing="1" w:line="360" w:lineRule="auto"/>
        <w:ind w:left="720"/>
        <w:jc w:val="both"/>
        <w:rPr>
          <w:rFonts w:asciiTheme="majorBidi" w:hAnsiTheme="majorBidi" w:cstheme="majorBidi"/>
          <w:color w:val="000000" w:themeColor="text1"/>
          <w:szCs w:val="24"/>
          <w:rPrChange w:id="4245" w:author="Asad Shah" w:date="2025-01-07T02:03:00Z">
            <w:rPr/>
          </w:rPrChange>
        </w:rPr>
        <w:pPrChange w:id="4246" w:author="Asad Shah" w:date="2025-01-07T02:10:00Z">
          <w:pPr>
            <w:numPr>
              <w:numId w:val="100"/>
            </w:numPr>
            <w:tabs>
              <w:tab w:val="num" w:pos="720"/>
            </w:tabs>
            <w:spacing w:before="100" w:beforeAutospacing="1" w:after="100" w:afterAutospacing="1" w:line="240" w:lineRule="auto"/>
            <w:ind w:left="720" w:hanging="360"/>
          </w:pPr>
        </w:pPrChange>
      </w:pPr>
      <w:r w:rsidRPr="00F51114">
        <w:rPr>
          <w:rFonts w:asciiTheme="majorBidi" w:hAnsiTheme="majorBidi" w:cstheme="majorBidi"/>
          <w:color w:val="000000" w:themeColor="text1"/>
          <w:szCs w:val="24"/>
          <w:rPrChange w:id="4247" w:author="Asad Shah" w:date="2025-01-07T02:03:00Z">
            <w:rPr/>
          </w:rPrChange>
        </w:rPr>
        <w:t>Deliverables:</w:t>
      </w:r>
    </w:p>
    <w:p w14:paraId="679D9065" w14:textId="78FE6EF3" w:rsidR="00F51114" w:rsidRPr="00F51114" w:rsidRDefault="00F51114">
      <w:pPr>
        <w:spacing w:before="100" w:beforeAutospacing="1" w:after="100" w:afterAutospacing="1" w:line="360" w:lineRule="auto"/>
        <w:ind w:left="1080"/>
        <w:jc w:val="both"/>
        <w:rPr>
          <w:rFonts w:asciiTheme="majorBidi" w:hAnsiTheme="majorBidi" w:cstheme="majorBidi"/>
          <w:color w:val="000000" w:themeColor="text1"/>
          <w:szCs w:val="24"/>
          <w:rPrChange w:id="4248" w:author="Asad Shah" w:date="2025-01-07T02:06:00Z">
            <w:rPr/>
          </w:rPrChange>
        </w:rPr>
        <w:pPrChange w:id="4249" w:author="Asad Shah" w:date="2025-01-07T02:10:00Z">
          <w:pPr>
            <w:numPr>
              <w:ilvl w:val="1"/>
              <w:numId w:val="100"/>
            </w:numPr>
            <w:tabs>
              <w:tab w:val="num" w:pos="1440"/>
            </w:tabs>
            <w:spacing w:before="100" w:beforeAutospacing="1" w:after="100" w:afterAutospacing="1" w:line="240" w:lineRule="auto"/>
            <w:ind w:left="1440" w:hanging="360"/>
          </w:pPr>
        </w:pPrChange>
      </w:pPr>
      <w:r>
        <w:rPr>
          <w:rFonts w:asciiTheme="majorBidi" w:hAnsiTheme="majorBidi" w:cstheme="majorBidi"/>
          <w:color w:val="000000" w:themeColor="text1"/>
          <w:szCs w:val="24"/>
        </w:rPr>
        <w:t xml:space="preserve">1.   </w:t>
      </w:r>
      <w:r w:rsidRPr="00F51114">
        <w:rPr>
          <w:rFonts w:asciiTheme="majorBidi" w:hAnsiTheme="majorBidi" w:cstheme="majorBidi"/>
          <w:color w:val="000000" w:themeColor="text1"/>
          <w:szCs w:val="24"/>
          <w:rPrChange w:id="4250" w:author="Asad Shah" w:date="2025-01-07T02:06:00Z">
            <w:rPr/>
          </w:rPrChange>
        </w:rPr>
        <w:t>Tested backend functionality ensuring accuracy of recommendations and API functionality.</w:t>
      </w:r>
    </w:p>
    <w:p w14:paraId="22B97285" w14:textId="492B6455" w:rsidR="00F51114" w:rsidRPr="00F51114" w:rsidRDefault="00F51114" w:rsidP="00177307">
      <w:pPr>
        <w:pStyle w:val="Heading3"/>
        <w:rPr>
          <w:rPrChange w:id="4251" w:author="Asad Shah" w:date="2025-01-07T02:03:00Z">
            <w:rPr/>
          </w:rPrChange>
        </w:rPr>
        <w:pPrChange w:id="4252" w:author="Asad Shah" w:date="2025-01-13T02:13:00Z">
          <w:pPr>
            <w:spacing w:after="0"/>
          </w:pPr>
        </w:pPrChange>
      </w:pPr>
    </w:p>
    <w:p w14:paraId="3F6B2D83" w14:textId="640DB341" w:rsidR="00F51114" w:rsidRPr="00F51114" w:rsidRDefault="00177307" w:rsidP="00177307">
      <w:pPr>
        <w:pStyle w:val="Heading3"/>
        <w:rPr>
          <w:rPrChange w:id="4253" w:author="Asad Shah" w:date="2025-01-07T02:03:00Z">
            <w:rPr/>
          </w:rPrChange>
        </w:rPr>
        <w:pPrChange w:id="4254" w:author="Asad Shah" w:date="2025-01-13T02:13:00Z">
          <w:pPr>
            <w:pStyle w:val="Heading3"/>
          </w:pPr>
        </w:pPrChange>
      </w:pPr>
      <w:bookmarkStart w:id="4255" w:name="_Toc187627546"/>
      <w:ins w:id="4256" w:author="Asad Shah" w:date="2025-01-13T02:13:00Z">
        <w:r>
          <w:rPr>
            <w:rStyle w:val="Strong"/>
            <w:rFonts w:asciiTheme="majorBidi" w:hAnsiTheme="majorBidi"/>
            <w:b/>
            <w:bCs w:val="0"/>
            <w:color w:val="000000" w:themeColor="text1"/>
          </w:rPr>
          <w:t>7.2.</w:t>
        </w:r>
        <w:r>
          <w:rPr>
            <w:rStyle w:val="Strong"/>
            <w:rFonts w:asciiTheme="majorBidi" w:hAnsiTheme="majorBidi"/>
            <w:b/>
            <w:bCs w:val="0"/>
            <w:color w:val="000000" w:themeColor="text1"/>
          </w:rPr>
          <w:t>5</w:t>
        </w:r>
        <w:r>
          <w:rPr>
            <w:rStyle w:val="Strong"/>
            <w:rFonts w:asciiTheme="majorBidi" w:hAnsiTheme="majorBidi"/>
            <w:b/>
            <w:bCs w:val="0"/>
            <w:color w:val="000000" w:themeColor="text1"/>
          </w:rPr>
          <w:t xml:space="preserve"> </w:t>
        </w:r>
      </w:ins>
      <w:r w:rsidR="00F51114" w:rsidRPr="00F51114">
        <w:rPr>
          <w:rStyle w:val="Strong"/>
          <w:rFonts w:asciiTheme="majorBidi" w:hAnsiTheme="majorBidi"/>
          <w:b/>
          <w:bCs w:val="0"/>
          <w:color w:val="000000" w:themeColor="text1"/>
          <w:rPrChange w:id="4257" w:author="Asad Shah" w:date="2025-01-07T02:03:00Z">
            <w:rPr>
              <w:rStyle w:val="Strong"/>
              <w:b/>
              <w:bCs w:val="0"/>
            </w:rPr>
          </w:rPrChange>
        </w:rPr>
        <w:t>Milestone 5: Frontend Development</w:t>
      </w:r>
      <w:bookmarkEnd w:id="4255"/>
    </w:p>
    <w:p w14:paraId="0DBDC23A" w14:textId="77777777" w:rsidR="00F51114" w:rsidRPr="00177307" w:rsidRDefault="00F51114">
      <w:pPr>
        <w:pStyle w:val="Heading4"/>
        <w:spacing w:line="360" w:lineRule="auto"/>
        <w:jc w:val="both"/>
        <w:rPr>
          <w:rFonts w:asciiTheme="majorBidi" w:hAnsiTheme="majorBidi"/>
          <w:b/>
          <w:bCs/>
          <w:i w:val="0"/>
          <w:iCs w:val="0"/>
          <w:color w:val="000000" w:themeColor="text1"/>
          <w:szCs w:val="24"/>
          <w:rPrChange w:id="4258" w:author="Asad Shah" w:date="2025-01-13T02:13:00Z">
            <w:rPr/>
          </w:rPrChange>
        </w:rPr>
        <w:pPrChange w:id="4259" w:author="Asad Shah" w:date="2025-01-07T02:10:00Z">
          <w:pPr>
            <w:pStyle w:val="Heading4"/>
          </w:pPr>
        </w:pPrChange>
      </w:pPr>
      <w:r w:rsidRPr="00177307">
        <w:rPr>
          <w:rStyle w:val="Strong"/>
          <w:rFonts w:asciiTheme="majorBidi" w:hAnsiTheme="majorBidi"/>
          <w:i w:val="0"/>
          <w:iCs w:val="0"/>
          <w:color w:val="000000" w:themeColor="text1"/>
          <w:szCs w:val="24"/>
          <w:rPrChange w:id="4260" w:author="Asad Shah" w:date="2025-01-13T02:13:00Z">
            <w:rPr>
              <w:rStyle w:val="Strong"/>
              <w:b w:val="0"/>
              <w:bCs w:val="0"/>
            </w:rPr>
          </w:rPrChange>
        </w:rPr>
        <w:t>Sub-Milestone 5.1: User Interface Design</w:t>
      </w:r>
    </w:p>
    <w:p w14:paraId="43D0D10F" w14:textId="77777777" w:rsidR="00F51114" w:rsidRPr="00F51114" w:rsidRDefault="00F51114">
      <w:pPr>
        <w:spacing w:before="100" w:beforeAutospacing="1" w:after="100" w:afterAutospacing="1" w:line="360" w:lineRule="auto"/>
        <w:ind w:left="720"/>
        <w:jc w:val="both"/>
        <w:rPr>
          <w:rFonts w:asciiTheme="majorBidi" w:hAnsiTheme="majorBidi" w:cstheme="majorBidi"/>
          <w:color w:val="000000" w:themeColor="text1"/>
          <w:szCs w:val="24"/>
          <w:rPrChange w:id="4261" w:author="Asad Shah" w:date="2025-01-07T02:03:00Z">
            <w:rPr/>
          </w:rPrChange>
        </w:rPr>
        <w:pPrChange w:id="4262" w:author="Asad Shah" w:date="2025-01-07T02:10:00Z">
          <w:pPr>
            <w:numPr>
              <w:numId w:val="101"/>
            </w:numPr>
            <w:tabs>
              <w:tab w:val="num" w:pos="720"/>
            </w:tabs>
            <w:spacing w:before="100" w:beforeAutospacing="1" w:after="100" w:afterAutospacing="1" w:line="240" w:lineRule="auto"/>
            <w:ind w:left="720" w:hanging="360"/>
          </w:pPr>
        </w:pPrChange>
      </w:pPr>
      <w:r w:rsidRPr="00F51114">
        <w:rPr>
          <w:rFonts w:asciiTheme="majorBidi" w:hAnsiTheme="majorBidi" w:cstheme="majorBidi"/>
          <w:color w:val="000000" w:themeColor="text1"/>
          <w:szCs w:val="24"/>
          <w:rPrChange w:id="4263" w:author="Asad Shah" w:date="2025-01-07T02:03:00Z">
            <w:rPr/>
          </w:rPrChange>
        </w:rPr>
        <w:t>Deliverables:</w:t>
      </w:r>
    </w:p>
    <w:p w14:paraId="3CF109CF" w14:textId="77777777" w:rsidR="00F51114" w:rsidRPr="00F51114" w:rsidRDefault="00F51114">
      <w:pPr>
        <w:numPr>
          <w:ilvl w:val="1"/>
          <w:numId w:val="101"/>
        </w:numPr>
        <w:spacing w:before="100" w:beforeAutospacing="1" w:after="100" w:afterAutospacing="1" w:line="360" w:lineRule="auto"/>
        <w:jc w:val="both"/>
        <w:rPr>
          <w:rFonts w:asciiTheme="majorBidi" w:hAnsiTheme="majorBidi" w:cstheme="majorBidi"/>
          <w:color w:val="000000" w:themeColor="text1"/>
          <w:szCs w:val="24"/>
          <w:rPrChange w:id="4264" w:author="Asad Shah" w:date="2025-01-07T02:03:00Z">
            <w:rPr/>
          </w:rPrChange>
        </w:rPr>
        <w:pPrChange w:id="4265" w:author="Asad Shah" w:date="2025-01-07T02:10:00Z">
          <w:pPr>
            <w:numPr>
              <w:ilvl w:val="1"/>
              <w:numId w:val="101"/>
            </w:numPr>
            <w:tabs>
              <w:tab w:val="num" w:pos="1440"/>
            </w:tabs>
            <w:spacing w:before="100" w:beforeAutospacing="1" w:after="100" w:afterAutospacing="1" w:line="240" w:lineRule="auto"/>
            <w:ind w:left="1440" w:hanging="360"/>
          </w:pPr>
        </w:pPrChange>
      </w:pPr>
      <w:r w:rsidRPr="00F51114">
        <w:rPr>
          <w:rFonts w:asciiTheme="majorBidi" w:hAnsiTheme="majorBidi" w:cstheme="majorBidi"/>
          <w:color w:val="000000" w:themeColor="text1"/>
          <w:szCs w:val="24"/>
          <w:rPrChange w:id="4266" w:author="Asad Shah" w:date="2025-01-07T02:03:00Z">
            <w:rPr/>
          </w:rPrChange>
        </w:rPr>
        <w:t>Wireframes and intuitive layouts for form submissions and dashboard.</w:t>
      </w:r>
    </w:p>
    <w:p w14:paraId="0612307B" w14:textId="77777777" w:rsidR="00F51114" w:rsidRPr="00177307" w:rsidRDefault="00F51114">
      <w:pPr>
        <w:pStyle w:val="Heading4"/>
        <w:spacing w:line="360" w:lineRule="auto"/>
        <w:jc w:val="both"/>
        <w:rPr>
          <w:rFonts w:asciiTheme="majorBidi" w:hAnsiTheme="majorBidi"/>
          <w:b/>
          <w:bCs/>
          <w:i w:val="0"/>
          <w:iCs w:val="0"/>
          <w:color w:val="000000" w:themeColor="text1"/>
          <w:szCs w:val="24"/>
          <w:rPrChange w:id="4267" w:author="Asad Shah" w:date="2025-01-13T02:13:00Z">
            <w:rPr/>
          </w:rPrChange>
        </w:rPr>
        <w:pPrChange w:id="4268" w:author="Asad Shah" w:date="2025-01-07T02:10:00Z">
          <w:pPr>
            <w:pStyle w:val="Heading4"/>
          </w:pPr>
        </w:pPrChange>
      </w:pPr>
      <w:r w:rsidRPr="00177307">
        <w:rPr>
          <w:rStyle w:val="Strong"/>
          <w:rFonts w:asciiTheme="majorBidi" w:hAnsiTheme="majorBidi"/>
          <w:i w:val="0"/>
          <w:iCs w:val="0"/>
          <w:color w:val="000000" w:themeColor="text1"/>
          <w:szCs w:val="24"/>
          <w:rPrChange w:id="4269" w:author="Asad Shah" w:date="2025-01-13T02:13:00Z">
            <w:rPr>
              <w:rStyle w:val="Strong"/>
              <w:b w:val="0"/>
              <w:bCs w:val="0"/>
            </w:rPr>
          </w:rPrChange>
        </w:rPr>
        <w:t>Sub-Milestone 5.2: Frontend Implementation</w:t>
      </w:r>
    </w:p>
    <w:p w14:paraId="02DA8FD7" w14:textId="77777777" w:rsidR="00F51114" w:rsidRPr="00F51114" w:rsidRDefault="00F51114">
      <w:pPr>
        <w:spacing w:before="100" w:beforeAutospacing="1" w:after="100" w:afterAutospacing="1" w:line="360" w:lineRule="auto"/>
        <w:ind w:left="720"/>
        <w:jc w:val="both"/>
        <w:rPr>
          <w:rFonts w:asciiTheme="majorBidi" w:hAnsiTheme="majorBidi" w:cstheme="majorBidi"/>
          <w:color w:val="000000" w:themeColor="text1"/>
          <w:szCs w:val="24"/>
          <w:rPrChange w:id="4270" w:author="Asad Shah" w:date="2025-01-07T02:03:00Z">
            <w:rPr/>
          </w:rPrChange>
        </w:rPr>
        <w:pPrChange w:id="4271" w:author="Asad Shah" w:date="2025-01-07T02:10:00Z">
          <w:pPr>
            <w:numPr>
              <w:numId w:val="102"/>
            </w:numPr>
            <w:tabs>
              <w:tab w:val="num" w:pos="720"/>
            </w:tabs>
            <w:spacing w:before="100" w:beforeAutospacing="1" w:after="100" w:afterAutospacing="1" w:line="240" w:lineRule="auto"/>
            <w:ind w:left="720" w:hanging="360"/>
          </w:pPr>
        </w:pPrChange>
      </w:pPr>
      <w:r w:rsidRPr="00F51114">
        <w:rPr>
          <w:rFonts w:asciiTheme="majorBidi" w:hAnsiTheme="majorBidi" w:cstheme="majorBidi"/>
          <w:color w:val="000000" w:themeColor="text1"/>
          <w:szCs w:val="24"/>
          <w:rPrChange w:id="4272" w:author="Asad Shah" w:date="2025-01-07T02:03:00Z">
            <w:rPr/>
          </w:rPrChange>
        </w:rPr>
        <w:t>Deliverables:</w:t>
      </w:r>
    </w:p>
    <w:p w14:paraId="15CCE494" w14:textId="7F61894B" w:rsidR="00F51114" w:rsidRPr="00D20002" w:rsidRDefault="00F51114">
      <w:pPr>
        <w:pStyle w:val="ListParagraph"/>
        <w:numPr>
          <w:ilvl w:val="0"/>
          <w:numId w:val="115"/>
        </w:numPr>
        <w:spacing w:before="100" w:beforeAutospacing="1" w:after="100" w:afterAutospacing="1" w:line="360" w:lineRule="auto"/>
        <w:jc w:val="both"/>
        <w:rPr>
          <w:rFonts w:asciiTheme="majorBidi" w:hAnsiTheme="majorBidi" w:cstheme="majorBidi"/>
          <w:color w:val="000000" w:themeColor="text1"/>
          <w:szCs w:val="24"/>
          <w:rPrChange w:id="4273" w:author="Asad Shah" w:date="2025-01-07T02:07:00Z">
            <w:rPr/>
          </w:rPrChange>
        </w:rPr>
        <w:pPrChange w:id="4274" w:author="Asad Shah" w:date="2025-01-07T02:10:00Z">
          <w:pPr>
            <w:numPr>
              <w:ilvl w:val="1"/>
              <w:numId w:val="102"/>
            </w:numPr>
            <w:tabs>
              <w:tab w:val="num" w:pos="1440"/>
            </w:tabs>
            <w:spacing w:before="100" w:beforeAutospacing="1" w:after="100" w:afterAutospacing="1" w:line="240" w:lineRule="auto"/>
            <w:ind w:left="1440" w:hanging="360"/>
          </w:pPr>
        </w:pPrChange>
      </w:pPr>
      <w:r w:rsidRPr="00D20002">
        <w:rPr>
          <w:rFonts w:asciiTheme="majorBidi" w:hAnsiTheme="majorBidi" w:cstheme="majorBidi"/>
          <w:color w:val="000000" w:themeColor="text1"/>
          <w:szCs w:val="24"/>
          <w:rPrChange w:id="4275" w:author="Asad Shah" w:date="2025-01-07T02:07:00Z">
            <w:rPr/>
          </w:rPrChange>
        </w:rPr>
        <w:t>Data input forms (marks, expected scores, interests).</w:t>
      </w:r>
    </w:p>
    <w:p w14:paraId="5DE3CA61" w14:textId="77777777" w:rsidR="00F51114" w:rsidRPr="00F51114" w:rsidRDefault="00F51114">
      <w:pPr>
        <w:pStyle w:val="ListParagraph"/>
        <w:numPr>
          <w:ilvl w:val="0"/>
          <w:numId w:val="115"/>
        </w:numPr>
        <w:spacing w:before="100" w:beforeAutospacing="1" w:after="100" w:afterAutospacing="1" w:line="360" w:lineRule="auto"/>
        <w:jc w:val="both"/>
        <w:rPr>
          <w:rFonts w:asciiTheme="majorBidi" w:hAnsiTheme="majorBidi" w:cstheme="majorBidi"/>
          <w:color w:val="000000" w:themeColor="text1"/>
          <w:szCs w:val="24"/>
          <w:rPrChange w:id="4276" w:author="Asad Shah" w:date="2025-01-07T02:06:00Z">
            <w:rPr/>
          </w:rPrChange>
        </w:rPr>
        <w:pPrChange w:id="4277" w:author="Asad Shah" w:date="2025-01-07T02:10:00Z">
          <w:pPr>
            <w:spacing w:before="100" w:beforeAutospacing="1" w:after="100" w:afterAutospacing="1" w:line="240" w:lineRule="auto"/>
          </w:pPr>
        </w:pPrChange>
      </w:pPr>
      <w:r w:rsidRPr="00F51114">
        <w:rPr>
          <w:rFonts w:asciiTheme="majorBidi" w:hAnsiTheme="majorBidi" w:cstheme="majorBidi"/>
          <w:color w:val="000000" w:themeColor="text1"/>
          <w:szCs w:val="24"/>
          <w:rPrChange w:id="4278" w:author="Asad Shah" w:date="2025-01-07T02:06:00Z">
            <w:rPr/>
          </w:rPrChange>
        </w:rPr>
        <w:t>Dynamic pages for field and university recommendations.</w:t>
      </w:r>
    </w:p>
    <w:p w14:paraId="242F7F1F" w14:textId="04C6E8F6" w:rsidR="00F51114" w:rsidRPr="00F51114" w:rsidRDefault="00F51114">
      <w:pPr>
        <w:pStyle w:val="ListParagraph"/>
        <w:numPr>
          <w:ilvl w:val="0"/>
          <w:numId w:val="115"/>
        </w:numPr>
        <w:spacing w:before="100" w:beforeAutospacing="1" w:after="100" w:afterAutospacing="1" w:line="360" w:lineRule="auto"/>
        <w:jc w:val="both"/>
        <w:rPr>
          <w:rFonts w:asciiTheme="majorBidi" w:hAnsiTheme="majorBidi" w:cstheme="majorBidi"/>
          <w:color w:val="000000" w:themeColor="text1"/>
          <w:szCs w:val="24"/>
          <w:rPrChange w:id="4279" w:author="Asad Shah" w:date="2025-01-07T02:06:00Z">
            <w:rPr/>
          </w:rPrChange>
        </w:rPr>
        <w:pPrChange w:id="4280" w:author="Asad Shah" w:date="2025-01-07T02:10:00Z">
          <w:pPr>
            <w:numPr>
              <w:ilvl w:val="1"/>
              <w:numId w:val="102"/>
            </w:numPr>
            <w:tabs>
              <w:tab w:val="num" w:pos="1440"/>
            </w:tabs>
            <w:spacing w:before="100" w:beforeAutospacing="1" w:after="100" w:afterAutospacing="1" w:line="240" w:lineRule="auto"/>
            <w:ind w:left="1440" w:hanging="360"/>
          </w:pPr>
        </w:pPrChange>
      </w:pPr>
      <w:r w:rsidRPr="00F51114">
        <w:rPr>
          <w:rFonts w:asciiTheme="majorBidi" w:hAnsiTheme="majorBidi" w:cstheme="majorBidi"/>
          <w:color w:val="000000" w:themeColor="text1"/>
          <w:szCs w:val="24"/>
          <w:rPrChange w:id="4281" w:author="Asad Shah" w:date="2025-01-07T02:06:00Z">
            <w:rPr/>
          </w:rPrChange>
        </w:rPr>
        <w:t>Dashboard for trend visualizations and comparisons.</w:t>
      </w:r>
    </w:p>
    <w:p w14:paraId="4D2C8507" w14:textId="77777777" w:rsidR="00F51114" w:rsidRPr="00177307" w:rsidRDefault="00F51114">
      <w:pPr>
        <w:pStyle w:val="Heading4"/>
        <w:spacing w:line="360" w:lineRule="auto"/>
        <w:jc w:val="both"/>
        <w:rPr>
          <w:rFonts w:asciiTheme="majorBidi" w:hAnsiTheme="majorBidi"/>
          <w:b/>
          <w:bCs/>
          <w:i w:val="0"/>
          <w:iCs w:val="0"/>
          <w:color w:val="000000" w:themeColor="text1"/>
          <w:szCs w:val="24"/>
          <w:rPrChange w:id="4282" w:author="Asad Shah" w:date="2025-01-13T02:13:00Z">
            <w:rPr/>
          </w:rPrChange>
        </w:rPr>
        <w:pPrChange w:id="4283" w:author="Asad Shah" w:date="2025-01-07T02:10:00Z">
          <w:pPr>
            <w:pStyle w:val="Heading4"/>
          </w:pPr>
        </w:pPrChange>
      </w:pPr>
      <w:r w:rsidRPr="00177307">
        <w:rPr>
          <w:rStyle w:val="Strong"/>
          <w:rFonts w:asciiTheme="majorBidi" w:hAnsiTheme="majorBidi"/>
          <w:i w:val="0"/>
          <w:iCs w:val="0"/>
          <w:color w:val="000000" w:themeColor="text1"/>
          <w:szCs w:val="24"/>
          <w:rPrChange w:id="4284" w:author="Asad Shah" w:date="2025-01-13T02:13:00Z">
            <w:rPr>
              <w:rStyle w:val="Strong"/>
              <w:b w:val="0"/>
              <w:bCs w:val="0"/>
            </w:rPr>
          </w:rPrChange>
        </w:rPr>
        <w:t>Sub-Milestone 5.3: Frontend-Backend Integration</w:t>
      </w:r>
    </w:p>
    <w:p w14:paraId="70710077" w14:textId="77777777" w:rsidR="00D20002" w:rsidRDefault="00F51114">
      <w:pPr>
        <w:spacing w:before="100" w:beforeAutospacing="1" w:after="100" w:afterAutospacing="1" w:line="360" w:lineRule="auto"/>
        <w:ind w:left="720"/>
        <w:jc w:val="both"/>
        <w:rPr>
          <w:rFonts w:asciiTheme="majorBidi" w:hAnsiTheme="majorBidi" w:cstheme="majorBidi"/>
          <w:color w:val="000000" w:themeColor="text1"/>
          <w:szCs w:val="24"/>
        </w:rPr>
        <w:pPrChange w:id="4285" w:author="Asad Shah" w:date="2025-01-07T02:10:00Z">
          <w:pPr>
            <w:spacing w:before="100" w:beforeAutospacing="1" w:after="100" w:afterAutospacing="1" w:line="240" w:lineRule="auto"/>
            <w:ind w:left="720"/>
          </w:pPr>
        </w:pPrChange>
      </w:pPr>
      <w:r w:rsidRPr="00F51114">
        <w:rPr>
          <w:rFonts w:asciiTheme="majorBidi" w:hAnsiTheme="majorBidi" w:cstheme="majorBidi"/>
          <w:color w:val="000000" w:themeColor="text1"/>
          <w:szCs w:val="24"/>
          <w:rPrChange w:id="4286" w:author="Asad Shah" w:date="2025-01-07T02:03:00Z">
            <w:rPr/>
          </w:rPrChange>
        </w:rPr>
        <w:t>Deliverables:</w:t>
      </w:r>
    </w:p>
    <w:p w14:paraId="323A87B6" w14:textId="3888A882" w:rsidR="00F51114" w:rsidRPr="00D20002" w:rsidDel="00177307" w:rsidRDefault="00F51114">
      <w:pPr>
        <w:pStyle w:val="ListParagraph"/>
        <w:numPr>
          <w:ilvl w:val="0"/>
          <w:numId w:val="117"/>
        </w:numPr>
        <w:spacing w:before="100" w:beforeAutospacing="1" w:after="100" w:afterAutospacing="1" w:line="360" w:lineRule="auto"/>
        <w:jc w:val="both"/>
        <w:rPr>
          <w:del w:id="4287" w:author="Asad Shah" w:date="2025-01-13T02:13:00Z"/>
          <w:rFonts w:asciiTheme="majorBidi" w:hAnsiTheme="majorBidi" w:cstheme="majorBidi"/>
          <w:color w:val="000000" w:themeColor="text1"/>
          <w:szCs w:val="24"/>
          <w:rPrChange w:id="4288" w:author="Asad Shah" w:date="2025-01-07T02:09:00Z">
            <w:rPr>
              <w:del w:id="4289" w:author="Asad Shah" w:date="2025-01-13T02:13:00Z"/>
            </w:rPr>
          </w:rPrChange>
        </w:rPr>
        <w:pPrChange w:id="4290" w:author="Asad Shah" w:date="2025-01-07T02:10:00Z">
          <w:pPr>
            <w:numPr>
              <w:ilvl w:val="1"/>
              <w:numId w:val="103"/>
            </w:numPr>
            <w:tabs>
              <w:tab w:val="num" w:pos="1440"/>
            </w:tabs>
            <w:spacing w:before="100" w:beforeAutospacing="1" w:after="100" w:afterAutospacing="1" w:line="240" w:lineRule="auto"/>
            <w:ind w:left="1440" w:hanging="360"/>
          </w:pPr>
        </w:pPrChange>
      </w:pPr>
      <w:r w:rsidRPr="00D20002">
        <w:rPr>
          <w:rFonts w:asciiTheme="majorBidi" w:hAnsiTheme="majorBidi" w:cstheme="majorBidi"/>
          <w:color w:val="000000" w:themeColor="text1"/>
          <w:szCs w:val="24"/>
          <w:rPrChange w:id="4291" w:author="Asad Shah" w:date="2025-01-07T02:09:00Z">
            <w:rPr/>
          </w:rPrChange>
        </w:rPr>
        <w:t>Functional APIs connected to frontend components.</w:t>
      </w:r>
    </w:p>
    <w:p w14:paraId="0A752770" w14:textId="78C56E75" w:rsidR="00F51114" w:rsidRPr="00177307" w:rsidRDefault="00F51114" w:rsidP="00177307">
      <w:pPr>
        <w:pStyle w:val="ListParagraph"/>
        <w:numPr>
          <w:ilvl w:val="0"/>
          <w:numId w:val="117"/>
        </w:numPr>
        <w:spacing w:before="100" w:beforeAutospacing="1" w:after="100" w:afterAutospacing="1" w:line="360" w:lineRule="auto"/>
        <w:jc w:val="both"/>
        <w:rPr>
          <w:rFonts w:asciiTheme="majorBidi" w:hAnsiTheme="majorBidi" w:cstheme="majorBidi"/>
          <w:color w:val="000000" w:themeColor="text1"/>
          <w:szCs w:val="24"/>
          <w:rPrChange w:id="4292" w:author="Asad Shah" w:date="2025-01-13T02:13:00Z">
            <w:rPr/>
          </w:rPrChange>
        </w:rPr>
        <w:pPrChange w:id="4293" w:author="Asad Shah" w:date="2025-01-13T02:13:00Z">
          <w:pPr>
            <w:spacing w:after="0"/>
          </w:pPr>
        </w:pPrChange>
      </w:pPr>
    </w:p>
    <w:p w14:paraId="4B76B0C1" w14:textId="384EDB11" w:rsidR="00F51114" w:rsidRPr="00EB1C15" w:rsidRDefault="00177307" w:rsidP="00EB1C15">
      <w:pPr>
        <w:pStyle w:val="Heading3"/>
        <w:rPr>
          <w:rPrChange w:id="4294" w:author="Asad Shah" w:date="2025-01-13T02:14:00Z">
            <w:rPr/>
          </w:rPrChange>
        </w:rPr>
        <w:pPrChange w:id="4295" w:author="Asad Shah" w:date="2025-01-13T02:14:00Z">
          <w:pPr>
            <w:pStyle w:val="Heading3"/>
          </w:pPr>
        </w:pPrChange>
      </w:pPr>
      <w:bookmarkStart w:id="4296" w:name="_Toc187627547"/>
      <w:ins w:id="4297" w:author="Asad Shah" w:date="2025-01-13T02:13:00Z">
        <w:r w:rsidRPr="00EB1C15">
          <w:rPr>
            <w:rStyle w:val="Strong"/>
            <w:b/>
            <w:bCs w:val="0"/>
            <w:rPrChange w:id="4298" w:author="Asad Shah" w:date="2025-01-13T02:14:00Z">
              <w:rPr>
                <w:rStyle w:val="Strong"/>
                <w:rFonts w:asciiTheme="majorBidi" w:hAnsiTheme="majorBidi"/>
                <w:b/>
                <w:bCs w:val="0"/>
                <w:color w:val="000000" w:themeColor="text1"/>
              </w:rPr>
            </w:rPrChange>
          </w:rPr>
          <w:t>7.2.</w:t>
        </w:r>
      </w:ins>
      <w:ins w:id="4299" w:author="Asad Shah" w:date="2025-01-13T02:14:00Z">
        <w:r w:rsidRPr="00EB1C15">
          <w:rPr>
            <w:rStyle w:val="Strong"/>
            <w:b/>
            <w:bCs w:val="0"/>
            <w:rPrChange w:id="4300" w:author="Asad Shah" w:date="2025-01-13T02:14:00Z">
              <w:rPr>
                <w:rStyle w:val="Strong"/>
                <w:rFonts w:asciiTheme="majorBidi" w:hAnsiTheme="majorBidi"/>
                <w:b/>
                <w:bCs w:val="0"/>
                <w:color w:val="000000" w:themeColor="text1"/>
              </w:rPr>
            </w:rPrChange>
          </w:rPr>
          <w:t>6</w:t>
        </w:r>
      </w:ins>
      <w:ins w:id="4301" w:author="Asad Shah" w:date="2025-01-13T02:13:00Z">
        <w:r w:rsidRPr="00EB1C15">
          <w:rPr>
            <w:rStyle w:val="Strong"/>
            <w:b/>
            <w:bCs w:val="0"/>
            <w:rPrChange w:id="4302" w:author="Asad Shah" w:date="2025-01-13T02:14:00Z">
              <w:rPr>
                <w:rStyle w:val="Strong"/>
                <w:rFonts w:asciiTheme="majorBidi" w:hAnsiTheme="majorBidi"/>
                <w:b/>
                <w:bCs w:val="0"/>
                <w:color w:val="000000" w:themeColor="text1"/>
              </w:rPr>
            </w:rPrChange>
          </w:rPr>
          <w:t xml:space="preserve"> </w:t>
        </w:r>
      </w:ins>
      <w:r w:rsidR="00F51114" w:rsidRPr="00EB1C15">
        <w:rPr>
          <w:rStyle w:val="Strong"/>
          <w:b/>
          <w:bCs w:val="0"/>
          <w:rPrChange w:id="4303" w:author="Asad Shah" w:date="2025-01-13T02:14:00Z">
            <w:rPr>
              <w:rStyle w:val="Strong"/>
              <w:b/>
              <w:bCs w:val="0"/>
            </w:rPr>
          </w:rPrChange>
        </w:rPr>
        <w:t>Milestone 6: Data Visualization and Insights</w:t>
      </w:r>
      <w:bookmarkEnd w:id="4296"/>
    </w:p>
    <w:p w14:paraId="2367B761" w14:textId="77777777" w:rsidR="00F51114" w:rsidRPr="00EB1C15" w:rsidRDefault="00F51114">
      <w:pPr>
        <w:pStyle w:val="Heading4"/>
        <w:spacing w:line="360" w:lineRule="auto"/>
        <w:jc w:val="both"/>
        <w:rPr>
          <w:rFonts w:asciiTheme="majorBidi" w:hAnsiTheme="majorBidi"/>
          <w:b/>
          <w:bCs/>
          <w:i w:val="0"/>
          <w:iCs w:val="0"/>
          <w:color w:val="000000" w:themeColor="text1"/>
          <w:szCs w:val="24"/>
          <w:rPrChange w:id="4304" w:author="Asad Shah" w:date="2025-01-13T02:14:00Z">
            <w:rPr/>
          </w:rPrChange>
        </w:rPr>
        <w:pPrChange w:id="4305" w:author="Asad Shah" w:date="2025-01-07T02:10:00Z">
          <w:pPr>
            <w:pStyle w:val="Heading4"/>
          </w:pPr>
        </w:pPrChange>
      </w:pPr>
      <w:r w:rsidRPr="00EB1C15">
        <w:rPr>
          <w:rStyle w:val="Strong"/>
          <w:rFonts w:asciiTheme="majorBidi" w:hAnsiTheme="majorBidi"/>
          <w:i w:val="0"/>
          <w:iCs w:val="0"/>
          <w:color w:val="000000" w:themeColor="text1"/>
          <w:szCs w:val="24"/>
          <w:rPrChange w:id="4306" w:author="Asad Shah" w:date="2025-01-13T02:14:00Z">
            <w:rPr>
              <w:rStyle w:val="Strong"/>
              <w:b w:val="0"/>
              <w:bCs w:val="0"/>
            </w:rPr>
          </w:rPrChange>
        </w:rPr>
        <w:t>Sub-Milestone 6.1: Trend Analysis</w:t>
      </w:r>
    </w:p>
    <w:p w14:paraId="5CF2C0DB" w14:textId="77777777" w:rsidR="00F51114" w:rsidRPr="00F51114" w:rsidRDefault="00F51114">
      <w:pPr>
        <w:spacing w:before="100" w:beforeAutospacing="1" w:after="100" w:afterAutospacing="1" w:line="360" w:lineRule="auto"/>
        <w:ind w:left="720"/>
        <w:jc w:val="both"/>
        <w:rPr>
          <w:rFonts w:asciiTheme="majorBidi" w:hAnsiTheme="majorBidi" w:cstheme="majorBidi"/>
          <w:color w:val="000000" w:themeColor="text1"/>
          <w:szCs w:val="24"/>
          <w:rPrChange w:id="4307" w:author="Asad Shah" w:date="2025-01-07T02:03:00Z">
            <w:rPr/>
          </w:rPrChange>
        </w:rPr>
        <w:pPrChange w:id="4308" w:author="Asad Shah" w:date="2025-01-07T02:10:00Z">
          <w:pPr>
            <w:numPr>
              <w:numId w:val="104"/>
            </w:numPr>
            <w:tabs>
              <w:tab w:val="num" w:pos="1440"/>
            </w:tabs>
            <w:spacing w:before="100" w:beforeAutospacing="1" w:after="100" w:afterAutospacing="1" w:line="240" w:lineRule="auto"/>
            <w:ind w:left="1440" w:hanging="360"/>
          </w:pPr>
        </w:pPrChange>
      </w:pPr>
      <w:r w:rsidRPr="00F51114">
        <w:rPr>
          <w:rFonts w:asciiTheme="majorBidi" w:hAnsiTheme="majorBidi" w:cstheme="majorBidi"/>
          <w:color w:val="000000" w:themeColor="text1"/>
          <w:szCs w:val="24"/>
          <w:rPrChange w:id="4309" w:author="Asad Shah" w:date="2025-01-07T02:03:00Z">
            <w:rPr/>
          </w:rPrChange>
        </w:rPr>
        <w:t>Deliverables:</w:t>
      </w:r>
    </w:p>
    <w:p w14:paraId="67DD695F" w14:textId="77777777" w:rsidR="00F51114" w:rsidRPr="00F51114" w:rsidRDefault="00F51114">
      <w:pPr>
        <w:numPr>
          <w:ilvl w:val="0"/>
          <w:numId w:val="104"/>
        </w:numPr>
        <w:spacing w:before="100" w:beforeAutospacing="1" w:after="100" w:afterAutospacing="1" w:line="360" w:lineRule="auto"/>
        <w:jc w:val="both"/>
        <w:rPr>
          <w:rFonts w:asciiTheme="majorBidi" w:hAnsiTheme="majorBidi" w:cstheme="majorBidi"/>
          <w:color w:val="000000" w:themeColor="text1"/>
          <w:szCs w:val="24"/>
          <w:rPrChange w:id="4310" w:author="Asad Shah" w:date="2025-01-07T02:03:00Z">
            <w:rPr/>
          </w:rPrChange>
        </w:rPr>
        <w:pPrChange w:id="4311" w:author="Asad Shah" w:date="2025-01-07T02:10:00Z">
          <w:pPr>
            <w:numPr>
              <w:ilvl w:val="1"/>
              <w:numId w:val="104"/>
            </w:numPr>
            <w:tabs>
              <w:tab w:val="num" w:pos="2160"/>
            </w:tabs>
            <w:spacing w:before="100" w:beforeAutospacing="1" w:after="100" w:afterAutospacing="1" w:line="240" w:lineRule="auto"/>
            <w:ind w:left="2160" w:hanging="360"/>
          </w:pPr>
        </w:pPrChange>
      </w:pPr>
      <w:r w:rsidRPr="00F51114">
        <w:rPr>
          <w:rFonts w:asciiTheme="majorBidi" w:hAnsiTheme="majorBidi" w:cstheme="majorBidi"/>
          <w:color w:val="000000" w:themeColor="text1"/>
          <w:szCs w:val="24"/>
          <w:rPrChange w:id="4312" w:author="Asad Shah" w:date="2025-01-07T02:03:00Z">
            <w:rPr/>
          </w:rPrChange>
        </w:rPr>
        <w:t>Graphs for growing and declining fields.</w:t>
      </w:r>
    </w:p>
    <w:p w14:paraId="34205D38" w14:textId="77777777" w:rsidR="00F51114" w:rsidRPr="00F51114" w:rsidRDefault="00F51114">
      <w:pPr>
        <w:numPr>
          <w:ilvl w:val="0"/>
          <w:numId w:val="104"/>
        </w:numPr>
        <w:spacing w:before="100" w:beforeAutospacing="1" w:after="100" w:afterAutospacing="1" w:line="360" w:lineRule="auto"/>
        <w:jc w:val="both"/>
        <w:rPr>
          <w:rFonts w:asciiTheme="majorBidi" w:hAnsiTheme="majorBidi" w:cstheme="majorBidi"/>
          <w:color w:val="000000" w:themeColor="text1"/>
          <w:szCs w:val="24"/>
          <w:rPrChange w:id="4313" w:author="Asad Shah" w:date="2025-01-07T02:03:00Z">
            <w:rPr/>
          </w:rPrChange>
        </w:rPr>
        <w:pPrChange w:id="4314" w:author="Asad Shah" w:date="2025-01-07T02:10:00Z">
          <w:pPr>
            <w:numPr>
              <w:ilvl w:val="1"/>
              <w:numId w:val="104"/>
            </w:numPr>
            <w:tabs>
              <w:tab w:val="num" w:pos="2160"/>
            </w:tabs>
            <w:spacing w:before="100" w:beforeAutospacing="1" w:after="100" w:afterAutospacing="1" w:line="240" w:lineRule="auto"/>
            <w:ind w:left="2160" w:hanging="360"/>
          </w:pPr>
        </w:pPrChange>
      </w:pPr>
      <w:r w:rsidRPr="00F51114">
        <w:rPr>
          <w:rFonts w:asciiTheme="majorBidi" w:hAnsiTheme="majorBidi" w:cstheme="majorBidi"/>
          <w:color w:val="000000" w:themeColor="text1"/>
          <w:szCs w:val="24"/>
          <w:rPrChange w:id="4315" w:author="Asad Shah" w:date="2025-01-07T02:03:00Z">
            <w:rPr/>
          </w:rPrChange>
        </w:rPr>
        <w:t>Visualization of global demand for respective fields.</w:t>
      </w:r>
    </w:p>
    <w:p w14:paraId="58A502E9" w14:textId="77777777" w:rsidR="00F51114" w:rsidRPr="00EB1C15" w:rsidRDefault="00F51114">
      <w:pPr>
        <w:pStyle w:val="Heading4"/>
        <w:spacing w:line="360" w:lineRule="auto"/>
        <w:jc w:val="both"/>
        <w:rPr>
          <w:rFonts w:asciiTheme="majorBidi" w:hAnsiTheme="majorBidi"/>
          <w:b/>
          <w:bCs/>
          <w:i w:val="0"/>
          <w:iCs w:val="0"/>
          <w:color w:val="000000" w:themeColor="text1"/>
          <w:szCs w:val="24"/>
          <w:rPrChange w:id="4316" w:author="Asad Shah" w:date="2025-01-13T02:14:00Z">
            <w:rPr/>
          </w:rPrChange>
        </w:rPr>
        <w:pPrChange w:id="4317" w:author="Asad Shah" w:date="2025-01-07T02:10:00Z">
          <w:pPr>
            <w:pStyle w:val="Heading4"/>
          </w:pPr>
        </w:pPrChange>
      </w:pPr>
      <w:r w:rsidRPr="00EB1C15">
        <w:rPr>
          <w:rStyle w:val="Strong"/>
          <w:rFonts w:asciiTheme="majorBidi" w:hAnsiTheme="majorBidi"/>
          <w:i w:val="0"/>
          <w:iCs w:val="0"/>
          <w:color w:val="000000" w:themeColor="text1"/>
          <w:szCs w:val="24"/>
          <w:rPrChange w:id="4318" w:author="Asad Shah" w:date="2025-01-13T02:14:00Z">
            <w:rPr>
              <w:rStyle w:val="Strong"/>
              <w:b w:val="0"/>
              <w:bCs w:val="0"/>
            </w:rPr>
          </w:rPrChange>
        </w:rPr>
        <w:t>Sub-Milestone 6.2: Comparison Tools</w:t>
      </w:r>
    </w:p>
    <w:p w14:paraId="4D6D8F1E" w14:textId="77777777" w:rsidR="00F51114" w:rsidRPr="00F51114" w:rsidRDefault="00F51114">
      <w:pPr>
        <w:spacing w:before="100" w:beforeAutospacing="1" w:after="100" w:afterAutospacing="1" w:line="360" w:lineRule="auto"/>
        <w:ind w:left="720"/>
        <w:jc w:val="both"/>
        <w:rPr>
          <w:rFonts w:asciiTheme="majorBidi" w:hAnsiTheme="majorBidi" w:cstheme="majorBidi"/>
          <w:color w:val="000000" w:themeColor="text1"/>
          <w:szCs w:val="24"/>
          <w:rPrChange w:id="4319" w:author="Asad Shah" w:date="2025-01-07T02:03:00Z">
            <w:rPr/>
          </w:rPrChange>
        </w:rPr>
        <w:pPrChange w:id="4320" w:author="Asad Shah" w:date="2025-01-07T02:10:00Z">
          <w:pPr>
            <w:numPr>
              <w:numId w:val="105"/>
            </w:numPr>
            <w:tabs>
              <w:tab w:val="num" w:pos="720"/>
            </w:tabs>
            <w:spacing w:before="100" w:beforeAutospacing="1" w:after="100" w:afterAutospacing="1" w:line="240" w:lineRule="auto"/>
            <w:ind w:left="720" w:hanging="360"/>
          </w:pPr>
        </w:pPrChange>
      </w:pPr>
      <w:r w:rsidRPr="00F51114">
        <w:rPr>
          <w:rFonts w:asciiTheme="majorBidi" w:hAnsiTheme="majorBidi" w:cstheme="majorBidi"/>
          <w:color w:val="000000" w:themeColor="text1"/>
          <w:szCs w:val="24"/>
          <w:rPrChange w:id="4321" w:author="Asad Shah" w:date="2025-01-07T02:03:00Z">
            <w:rPr/>
          </w:rPrChange>
        </w:rPr>
        <w:t>Deliverables:</w:t>
      </w:r>
    </w:p>
    <w:p w14:paraId="62C23BF5" w14:textId="06EAE02E" w:rsidR="00F51114" w:rsidRPr="009A496D" w:rsidRDefault="00F51114">
      <w:pPr>
        <w:numPr>
          <w:ilvl w:val="1"/>
          <w:numId w:val="116"/>
        </w:numPr>
        <w:spacing w:before="100" w:beforeAutospacing="1" w:after="100" w:afterAutospacing="1" w:line="360" w:lineRule="auto"/>
        <w:jc w:val="both"/>
        <w:rPr>
          <w:rFonts w:asciiTheme="majorBidi" w:hAnsiTheme="majorBidi" w:cstheme="majorBidi"/>
          <w:color w:val="000000" w:themeColor="text1"/>
          <w:szCs w:val="24"/>
          <w:rPrChange w:id="4322" w:author="Asad Shah" w:date="2025-01-07T02:16:00Z">
            <w:rPr/>
          </w:rPrChange>
        </w:rPr>
        <w:pPrChange w:id="4323" w:author="Asad Shah" w:date="2025-01-07T02:16:00Z">
          <w:pPr>
            <w:spacing w:after="0"/>
          </w:pPr>
        </w:pPrChange>
      </w:pPr>
      <w:r w:rsidRPr="00F51114">
        <w:rPr>
          <w:rFonts w:asciiTheme="majorBidi" w:hAnsiTheme="majorBidi" w:cstheme="majorBidi"/>
          <w:color w:val="000000" w:themeColor="text1"/>
          <w:szCs w:val="24"/>
          <w:rPrChange w:id="4324" w:author="Asad Shah" w:date="2025-01-07T02:03:00Z">
            <w:rPr/>
          </w:rPrChange>
        </w:rPr>
        <w:t>Feature for comparing fields based on user-selected criteria.</w:t>
      </w:r>
    </w:p>
    <w:p w14:paraId="5083211C" w14:textId="54C56285" w:rsidR="00F51114" w:rsidRPr="00EB1C15" w:rsidRDefault="00EB1C15" w:rsidP="00EB1C15">
      <w:pPr>
        <w:pStyle w:val="Heading3"/>
        <w:rPr>
          <w:rPrChange w:id="4325" w:author="Asad Shah" w:date="2025-01-13T02:14:00Z">
            <w:rPr/>
          </w:rPrChange>
        </w:rPr>
        <w:pPrChange w:id="4326" w:author="Asad Shah" w:date="2025-01-13T02:14:00Z">
          <w:pPr>
            <w:pStyle w:val="Heading3"/>
          </w:pPr>
        </w:pPrChange>
      </w:pPr>
      <w:bookmarkStart w:id="4327" w:name="_Toc187627548"/>
      <w:ins w:id="4328" w:author="Asad Shah" w:date="2025-01-13T02:14:00Z">
        <w:r w:rsidRPr="00EB1C15">
          <w:rPr>
            <w:rStyle w:val="Strong"/>
            <w:b/>
            <w:bCs w:val="0"/>
            <w:rPrChange w:id="4329" w:author="Asad Shah" w:date="2025-01-13T02:14:00Z">
              <w:rPr>
                <w:rStyle w:val="Strong"/>
                <w:rFonts w:asciiTheme="majorBidi" w:hAnsiTheme="majorBidi"/>
                <w:b/>
                <w:bCs w:val="0"/>
                <w:color w:val="000000" w:themeColor="text1"/>
              </w:rPr>
            </w:rPrChange>
          </w:rPr>
          <w:lastRenderedPageBreak/>
          <w:t>7.2.</w:t>
        </w:r>
        <w:r w:rsidRPr="00EB1C15">
          <w:rPr>
            <w:rStyle w:val="Strong"/>
            <w:b/>
            <w:bCs w:val="0"/>
            <w:rPrChange w:id="4330" w:author="Asad Shah" w:date="2025-01-13T02:14:00Z">
              <w:rPr>
                <w:rStyle w:val="Strong"/>
                <w:rFonts w:asciiTheme="majorBidi" w:hAnsiTheme="majorBidi"/>
                <w:b/>
                <w:bCs w:val="0"/>
                <w:color w:val="000000" w:themeColor="text1"/>
              </w:rPr>
            </w:rPrChange>
          </w:rPr>
          <w:t>7</w:t>
        </w:r>
        <w:r w:rsidRPr="00EB1C15">
          <w:rPr>
            <w:rStyle w:val="Strong"/>
            <w:b/>
            <w:bCs w:val="0"/>
            <w:rPrChange w:id="4331" w:author="Asad Shah" w:date="2025-01-13T02:14:00Z">
              <w:rPr>
                <w:rStyle w:val="Strong"/>
                <w:rFonts w:asciiTheme="majorBidi" w:hAnsiTheme="majorBidi"/>
                <w:b/>
                <w:bCs w:val="0"/>
                <w:color w:val="000000" w:themeColor="text1"/>
              </w:rPr>
            </w:rPrChange>
          </w:rPr>
          <w:t xml:space="preserve"> </w:t>
        </w:r>
      </w:ins>
      <w:r w:rsidR="00F51114" w:rsidRPr="00EB1C15">
        <w:rPr>
          <w:rStyle w:val="Strong"/>
          <w:b/>
          <w:bCs w:val="0"/>
          <w:rPrChange w:id="4332" w:author="Asad Shah" w:date="2025-01-13T02:14:00Z">
            <w:rPr>
              <w:rStyle w:val="Strong"/>
              <w:b/>
              <w:bCs w:val="0"/>
            </w:rPr>
          </w:rPrChange>
        </w:rPr>
        <w:t>Milestone 7: Testing and Validation</w:t>
      </w:r>
      <w:bookmarkEnd w:id="4327"/>
    </w:p>
    <w:p w14:paraId="519A19B8" w14:textId="77777777" w:rsidR="00F51114" w:rsidRPr="00F51114" w:rsidRDefault="00F51114">
      <w:pPr>
        <w:pStyle w:val="Heading4"/>
        <w:spacing w:line="360" w:lineRule="auto"/>
        <w:jc w:val="both"/>
        <w:rPr>
          <w:rFonts w:asciiTheme="majorBidi" w:hAnsiTheme="majorBidi"/>
          <w:i w:val="0"/>
          <w:iCs w:val="0"/>
          <w:color w:val="000000" w:themeColor="text1"/>
          <w:szCs w:val="24"/>
          <w:rPrChange w:id="4333" w:author="Asad Shah" w:date="2025-01-07T02:03:00Z">
            <w:rPr/>
          </w:rPrChange>
        </w:rPr>
        <w:pPrChange w:id="4334" w:author="Asad Shah" w:date="2025-01-07T02:10:00Z">
          <w:pPr>
            <w:pStyle w:val="Heading4"/>
          </w:pPr>
        </w:pPrChange>
      </w:pPr>
      <w:r w:rsidRPr="00F51114">
        <w:rPr>
          <w:rStyle w:val="Strong"/>
          <w:rFonts w:asciiTheme="majorBidi" w:hAnsiTheme="majorBidi"/>
          <w:b w:val="0"/>
          <w:bCs w:val="0"/>
          <w:i w:val="0"/>
          <w:iCs w:val="0"/>
          <w:color w:val="000000" w:themeColor="text1"/>
          <w:szCs w:val="24"/>
          <w:rPrChange w:id="4335" w:author="Asad Shah" w:date="2025-01-07T02:03:00Z">
            <w:rPr>
              <w:rStyle w:val="Strong"/>
              <w:b w:val="0"/>
              <w:bCs w:val="0"/>
            </w:rPr>
          </w:rPrChange>
        </w:rPr>
        <w:t>Sub-Milestone 7.1: System Testing</w:t>
      </w:r>
    </w:p>
    <w:p w14:paraId="1FD98CED" w14:textId="77777777" w:rsidR="00F51114" w:rsidRPr="00F51114" w:rsidRDefault="00F51114">
      <w:pPr>
        <w:spacing w:before="100" w:beforeAutospacing="1" w:after="100" w:afterAutospacing="1" w:line="360" w:lineRule="auto"/>
        <w:ind w:left="720"/>
        <w:jc w:val="both"/>
        <w:rPr>
          <w:rFonts w:asciiTheme="majorBidi" w:hAnsiTheme="majorBidi" w:cstheme="majorBidi"/>
          <w:color w:val="000000" w:themeColor="text1"/>
          <w:szCs w:val="24"/>
          <w:rPrChange w:id="4336" w:author="Asad Shah" w:date="2025-01-07T02:03:00Z">
            <w:rPr/>
          </w:rPrChange>
        </w:rPr>
        <w:pPrChange w:id="4337" w:author="Asad Shah" w:date="2025-01-07T02:10:00Z">
          <w:pPr>
            <w:numPr>
              <w:numId w:val="106"/>
            </w:numPr>
            <w:tabs>
              <w:tab w:val="num" w:pos="720"/>
            </w:tabs>
            <w:spacing w:before="100" w:beforeAutospacing="1" w:after="100" w:afterAutospacing="1" w:line="240" w:lineRule="auto"/>
            <w:ind w:left="720" w:hanging="360"/>
          </w:pPr>
        </w:pPrChange>
      </w:pPr>
      <w:r w:rsidRPr="00F51114">
        <w:rPr>
          <w:rFonts w:asciiTheme="majorBidi" w:hAnsiTheme="majorBidi" w:cstheme="majorBidi"/>
          <w:color w:val="000000" w:themeColor="text1"/>
          <w:szCs w:val="24"/>
          <w:rPrChange w:id="4338" w:author="Asad Shah" w:date="2025-01-07T02:03:00Z">
            <w:rPr/>
          </w:rPrChange>
        </w:rPr>
        <w:t>Deliverables:</w:t>
      </w:r>
    </w:p>
    <w:p w14:paraId="780014D8" w14:textId="77777777" w:rsidR="00F51114" w:rsidRPr="00F51114" w:rsidRDefault="00F51114">
      <w:pPr>
        <w:numPr>
          <w:ilvl w:val="1"/>
          <w:numId w:val="118"/>
        </w:numPr>
        <w:spacing w:before="100" w:beforeAutospacing="1" w:after="100" w:afterAutospacing="1" w:line="360" w:lineRule="auto"/>
        <w:jc w:val="both"/>
        <w:rPr>
          <w:rFonts w:asciiTheme="majorBidi" w:hAnsiTheme="majorBidi" w:cstheme="majorBidi"/>
          <w:color w:val="000000" w:themeColor="text1"/>
          <w:szCs w:val="24"/>
          <w:rPrChange w:id="4339" w:author="Asad Shah" w:date="2025-01-07T02:03:00Z">
            <w:rPr/>
          </w:rPrChange>
        </w:rPr>
        <w:pPrChange w:id="4340" w:author="Asad Shah" w:date="2025-01-07T02:10:00Z">
          <w:pPr>
            <w:numPr>
              <w:ilvl w:val="1"/>
              <w:numId w:val="106"/>
            </w:numPr>
            <w:tabs>
              <w:tab w:val="num" w:pos="1440"/>
            </w:tabs>
            <w:spacing w:before="100" w:beforeAutospacing="1" w:after="100" w:afterAutospacing="1" w:line="240" w:lineRule="auto"/>
            <w:ind w:left="1440" w:hanging="360"/>
          </w:pPr>
        </w:pPrChange>
      </w:pPr>
      <w:r w:rsidRPr="00F51114">
        <w:rPr>
          <w:rFonts w:asciiTheme="majorBidi" w:hAnsiTheme="majorBidi" w:cstheme="majorBidi"/>
          <w:color w:val="000000" w:themeColor="text1"/>
          <w:szCs w:val="24"/>
          <w:rPrChange w:id="4341" w:author="Asad Shah" w:date="2025-01-07T02:03:00Z">
            <w:rPr/>
          </w:rPrChange>
        </w:rPr>
        <w:t>End-to-end tested workflows and functionalities.</w:t>
      </w:r>
    </w:p>
    <w:p w14:paraId="362C9DE0" w14:textId="77777777" w:rsidR="00F51114" w:rsidRPr="00EB1C15" w:rsidRDefault="00F51114">
      <w:pPr>
        <w:pStyle w:val="Heading4"/>
        <w:spacing w:line="360" w:lineRule="auto"/>
        <w:jc w:val="both"/>
        <w:rPr>
          <w:rFonts w:asciiTheme="majorBidi" w:hAnsiTheme="majorBidi"/>
          <w:b/>
          <w:bCs/>
          <w:i w:val="0"/>
          <w:iCs w:val="0"/>
          <w:color w:val="000000" w:themeColor="text1"/>
          <w:szCs w:val="24"/>
          <w:rPrChange w:id="4342" w:author="Asad Shah" w:date="2025-01-13T02:14:00Z">
            <w:rPr/>
          </w:rPrChange>
        </w:rPr>
        <w:pPrChange w:id="4343" w:author="Asad Shah" w:date="2025-01-07T02:10:00Z">
          <w:pPr>
            <w:pStyle w:val="Heading4"/>
          </w:pPr>
        </w:pPrChange>
      </w:pPr>
      <w:r w:rsidRPr="00EB1C15">
        <w:rPr>
          <w:rStyle w:val="Strong"/>
          <w:rFonts w:asciiTheme="majorBidi" w:hAnsiTheme="majorBidi"/>
          <w:i w:val="0"/>
          <w:iCs w:val="0"/>
          <w:color w:val="000000" w:themeColor="text1"/>
          <w:szCs w:val="24"/>
          <w:rPrChange w:id="4344" w:author="Asad Shah" w:date="2025-01-13T02:14:00Z">
            <w:rPr>
              <w:rStyle w:val="Strong"/>
              <w:b w:val="0"/>
              <w:bCs w:val="0"/>
            </w:rPr>
          </w:rPrChange>
        </w:rPr>
        <w:t>Sub-Milestone 7.2: User Feedback Collection</w:t>
      </w:r>
    </w:p>
    <w:p w14:paraId="68B17A81" w14:textId="77777777" w:rsidR="00F51114" w:rsidRPr="00F51114" w:rsidRDefault="00F51114">
      <w:pPr>
        <w:spacing w:before="100" w:beforeAutospacing="1" w:after="100" w:afterAutospacing="1" w:line="360" w:lineRule="auto"/>
        <w:ind w:left="720"/>
        <w:jc w:val="both"/>
        <w:rPr>
          <w:rFonts w:asciiTheme="majorBidi" w:hAnsiTheme="majorBidi" w:cstheme="majorBidi"/>
          <w:color w:val="000000" w:themeColor="text1"/>
          <w:szCs w:val="24"/>
          <w:rPrChange w:id="4345" w:author="Asad Shah" w:date="2025-01-07T02:03:00Z">
            <w:rPr/>
          </w:rPrChange>
        </w:rPr>
        <w:pPrChange w:id="4346" w:author="Asad Shah" w:date="2025-01-07T02:10:00Z">
          <w:pPr>
            <w:numPr>
              <w:numId w:val="107"/>
            </w:numPr>
            <w:tabs>
              <w:tab w:val="num" w:pos="720"/>
            </w:tabs>
            <w:spacing w:before="100" w:beforeAutospacing="1" w:after="100" w:afterAutospacing="1" w:line="240" w:lineRule="auto"/>
            <w:ind w:left="720" w:hanging="360"/>
          </w:pPr>
        </w:pPrChange>
      </w:pPr>
      <w:r w:rsidRPr="00F51114">
        <w:rPr>
          <w:rFonts w:asciiTheme="majorBidi" w:hAnsiTheme="majorBidi" w:cstheme="majorBidi"/>
          <w:color w:val="000000" w:themeColor="text1"/>
          <w:szCs w:val="24"/>
          <w:rPrChange w:id="4347" w:author="Asad Shah" w:date="2025-01-07T02:03:00Z">
            <w:rPr/>
          </w:rPrChange>
        </w:rPr>
        <w:t>Deliverables:</w:t>
      </w:r>
    </w:p>
    <w:p w14:paraId="7BB5A8C9" w14:textId="77777777" w:rsidR="00F51114" w:rsidRPr="00F51114" w:rsidRDefault="00F51114">
      <w:pPr>
        <w:numPr>
          <w:ilvl w:val="1"/>
          <w:numId w:val="119"/>
        </w:numPr>
        <w:spacing w:before="100" w:beforeAutospacing="1" w:after="100" w:afterAutospacing="1" w:line="360" w:lineRule="auto"/>
        <w:jc w:val="both"/>
        <w:rPr>
          <w:rFonts w:asciiTheme="majorBidi" w:hAnsiTheme="majorBidi" w:cstheme="majorBidi"/>
          <w:color w:val="000000" w:themeColor="text1"/>
          <w:szCs w:val="24"/>
          <w:rPrChange w:id="4348" w:author="Asad Shah" w:date="2025-01-07T02:03:00Z">
            <w:rPr/>
          </w:rPrChange>
        </w:rPr>
        <w:pPrChange w:id="4349" w:author="Asad Shah" w:date="2025-01-07T02:10:00Z">
          <w:pPr>
            <w:numPr>
              <w:ilvl w:val="1"/>
              <w:numId w:val="107"/>
            </w:numPr>
            <w:tabs>
              <w:tab w:val="num" w:pos="1440"/>
            </w:tabs>
            <w:spacing w:before="100" w:beforeAutospacing="1" w:after="100" w:afterAutospacing="1" w:line="240" w:lineRule="auto"/>
            <w:ind w:left="1440" w:hanging="360"/>
          </w:pPr>
        </w:pPrChange>
      </w:pPr>
      <w:r w:rsidRPr="00F51114">
        <w:rPr>
          <w:rFonts w:asciiTheme="majorBidi" w:hAnsiTheme="majorBidi" w:cstheme="majorBidi"/>
          <w:color w:val="000000" w:themeColor="text1"/>
          <w:szCs w:val="24"/>
          <w:rPrChange w:id="4350" w:author="Asad Shah" w:date="2025-01-07T02:03:00Z">
            <w:rPr/>
          </w:rPrChange>
        </w:rPr>
        <w:t>Feedback report from beta testing with students and educators.</w:t>
      </w:r>
    </w:p>
    <w:p w14:paraId="031925E1" w14:textId="77777777" w:rsidR="00F51114" w:rsidRPr="00EB1C15" w:rsidRDefault="00F51114">
      <w:pPr>
        <w:pStyle w:val="Heading4"/>
        <w:spacing w:line="360" w:lineRule="auto"/>
        <w:jc w:val="both"/>
        <w:rPr>
          <w:rFonts w:asciiTheme="majorBidi" w:hAnsiTheme="majorBidi"/>
          <w:b/>
          <w:bCs/>
          <w:i w:val="0"/>
          <w:iCs w:val="0"/>
          <w:color w:val="000000" w:themeColor="text1"/>
          <w:szCs w:val="24"/>
          <w:rPrChange w:id="4351" w:author="Asad Shah" w:date="2025-01-13T02:14:00Z">
            <w:rPr/>
          </w:rPrChange>
        </w:rPr>
        <w:pPrChange w:id="4352" w:author="Asad Shah" w:date="2025-01-07T02:10:00Z">
          <w:pPr>
            <w:pStyle w:val="Heading4"/>
          </w:pPr>
        </w:pPrChange>
      </w:pPr>
      <w:r w:rsidRPr="00EB1C15">
        <w:rPr>
          <w:rStyle w:val="Strong"/>
          <w:rFonts w:asciiTheme="majorBidi" w:hAnsiTheme="majorBidi"/>
          <w:i w:val="0"/>
          <w:iCs w:val="0"/>
          <w:color w:val="000000" w:themeColor="text1"/>
          <w:szCs w:val="24"/>
          <w:rPrChange w:id="4353" w:author="Asad Shah" w:date="2025-01-13T02:14:00Z">
            <w:rPr>
              <w:rStyle w:val="Strong"/>
              <w:b w:val="0"/>
              <w:bCs w:val="0"/>
            </w:rPr>
          </w:rPrChange>
        </w:rPr>
        <w:t>Sub-Milestone 7.3: Bug Fixing and Optimization</w:t>
      </w:r>
    </w:p>
    <w:p w14:paraId="76CEC9C7" w14:textId="77777777" w:rsidR="00F51114" w:rsidRPr="00F51114" w:rsidRDefault="00F51114">
      <w:pPr>
        <w:spacing w:before="100" w:beforeAutospacing="1" w:after="100" w:afterAutospacing="1" w:line="360" w:lineRule="auto"/>
        <w:ind w:left="720"/>
        <w:jc w:val="both"/>
        <w:rPr>
          <w:rFonts w:asciiTheme="majorBidi" w:hAnsiTheme="majorBidi" w:cstheme="majorBidi"/>
          <w:color w:val="000000" w:themeColor="text1"/>
          <w:szCs w:val="24"/>
          <w:rPrChange w:id="4354" w:author="Asad Shah" w:date="2025-01-07T02:03:00Z">
            <w:rPr/>
          </w:rPrChange>
        </w:rPr>
        <w:pPrChange w:id="4355" w:author="Asad Shah" w:date="2025-01-07T02:10:00Z">
          <w:pPr>
            <w:numPr>
              <w:numId w:val="108"/>
            </w:numPr>
            <w:tabs>
              <w:tab w:val="num" w:pos="720"/>
            </w:tabs>
            <w:spacing w:before="100" w:beforeAutospacing="1" w:after="100" w:afterAutospacing="1" w:line="240" w:lineRule="auto"/>
            <w:ind w:left="720" w:hanging="360"/>
          </w:pPr>
        </w:pPrChange>
      </w:pPr>
      <w:r w:rsidRPr="00F51114">
        <w:rPr>
          <w:rFonts w:asciiTheme="majorBidi" w:hAnsiTheme="majorBidi" w:cstheme="majorBidi"/>
          <w:color w:val="000000" w:themeColor="text1"/>
          <w:szCs w:val="24"/>
          <w:rPrChange w:id="4356" w:author="Asad Shah" w:date="2025-01-07T02:03:00Z">
            <w:rPr/>
          </w:rPrChange>
        </w:rPr>
        <w:t>Deliverables:</w:t>
      </w:r>
    </w:p>
    <w:p w14:paraId="761FDB77" w14:textId="77777777" w:rsidR="00F51114" w:rsidRPr="00F51114" w:rsidRDefault="00F51114">
      <w:pPr>
        <w:numPr>
          <w:ilvl w:val="1"/>
          <w:numId w:val="120"/>
        </w:numPr>
        <w:spacing w:before="100" w:beforeAutospacing="1" w:after="100" w:afterAutospacing="1" w:line="360" w:lineRule="auto"/>
        <w:jc w:val="both"/>
        <w:rPr>
          <w:rFonts w:asciiTheme="majorBidi" w:hAnsiTheme="majorBidi" w:cstheme="majorBidi"/>
          <w:color w:val="000000" w:themeColor="text1"/>
          <w:szCs w:val="24"/>
          <w:rPrChange w:id="4357" w:author="Asad Shah" w:date="2025-01-07T02:03:00Z">
            <w:rPr/>
          </w:rPrChange>
        </w:rPr>
        <w:pPrChange w:id="4358" w:author="Asad Shah" w:date="2025-01-07T02:10:00Z">
          <w:pPr>
            <w:numPr>
              <w:ilvl w:val="1"/>
              <w:numId w:val="108"/>
            </w:numPr>
            <w:tabs>
              <w:tab w:val="num" w:pos="1440"/>
            </w:tabs>
            <w:spacing w:before="100" w:beforeAutospacing="1" w:after="100" w:afterAutospacing="1" w:line="240" w:lineRule="auto"/>
            <w:ind w:left="1440" w:hanging="360"/>
          </w:pPr>
        </w:pPrChange>
      </w:pPr>
      <w:r w:rsidRPr="00F51114">
        <w:rPr>
          <w:rFonts w:asciiTheme="majorBidi" w:hAnsiTheme="majorBidi" w:cstheme="majorBidi"/>
          <w:color w:val="000000" w:themeColor="text1"/>
          <w:szCs w:val="24"/>
          <w:rPrChange w:id="4359" w:author="Asad Shah" w:date="2025-01-07T02:03:00Z">
            <w:rPr/>
          </w:rPrChange>
        </w:rPr>
        <w:t>Resolved issues and optimized system performance.</w:t>
      </w:r>
    </w:p>
    <w:p w14:paraId="3F336508" w14:textId="52710BE9" w:rsidR="00F51114" w:rsidRPr="00F51114" w:rsidRDefault="00F51114" w:rsidP="00EB1C15">
      <w:pPr>
        <w:pStyle w:val="Heading3"/>
        <w:rPr>
          <w:rPrChange w:id="4360" w:author="Asad Shah" w:date="2025-01-07T02:03:00Z">
            <w:rPr/>
          </w:rPrChange>
        </w:rPr>
        <w:pPrChange w:id="4361" w:author="Asad Shah" w:date="2025-01-13T02:15:00Z">
          <w:pPr>
            <w:spacing w:after="0"/>
          </w:pPr>
        </w:pPrChange>
      </w:pPr>
    </w:p>
    <w:p w14:paraId="31B7C70A" w14:textId="667B14C0" w:rsidR="00F51114" w:rsidRPr="00F51114" w:rsidRDefault="00EB1C15" w:rsidP="00EB1C15">
      <w:pPr>
        <w:pStyle w:val="Heading3"/>
        <w:rPr>
          <w:rPrChange w:id="4362" w:author="Asad Shah" w:date="2025-01-07T02:03:00Z">
            <w:rPr/>
          </w:rPrChange>
        </w:rPr>
        <w:pPrChange w:id="4363" w:author="Asad Shah" w:date="2025-01-13T02:15:00Z">
          <w:pPr>
            <w:pStyle w:val="Heading3"/>
          </w:pPr>
        </w:pPrChange>
      </w:pPr>
      <w:bookmarkStart w:id="4364" w:name="_Toc187627549"/>
      <w:ins w:id="4365" w:author="Asad Shah" w:date="2025-01-13T02:15:00Z">
        <w:r>
          <w:rPr>
            <w:rStyle w:val="Strong"/>
            <w:rFonts w:asciiTheme="majorBidi" w:hAnsiTheme="majorBidi"/>
            <w:b/>
            <w:bCs w:val="0"/>
            <w:color w:val="000000" w:themeColor="text1"/>
          </w:rPr>
          <w:t>7.2.</w:t>
        </w:r>
        <w:r>
          <w:rPr>
            <w:rStyle w:val="Strong"/>
            <w:rFonts w:asciiTheme="majorBidi" w:hAnsiTheme="majorBidi"/>
            <w:b/>
            <w:bCs w:val="0"/>
            <w:color w:val="000000" w:themeColor="text1"/>
          </w:rPr>
          <w:t>8</w:t>
        </w:r>
        <w:r>
          <w:rPr>
            <w:rStyle w:val="Strong"/>
            <w:rFonts w:asciiTheme="majorBidi" w:hAnsiTheme="majorBidi"/>
            <w:b/>
            <w:bCs w:val="0"/>
            <w:color w:val="000000" w:themeColor="text1"/>
          </w:rPr>
          <w:t xml:space="preserve"> </w:t>
        </w:r>
      </w:ins>
      <w:r w:rsidR="00F51114" w:rsidRPr="00F51114">
        <w:rPr>
          <w:rStyle w:val="Strong"/>
          <w:rFonts w:asciiTheme="majorBidi" w:hAnsiTheme="majorBidi"/>
          <w:b/>
          <w:bCs w:val="0"/>
          <w:color w:val="000000" w:themeColor="text1"/>
          <w:rPrChange w:id="4366" w:author="Asad Shah" w:date="2025-01-07T02:03:00Z">
            <w:rPr>
              <w:rStyle w:val="Strong"/>
              <w:b/>
              <w:bCs w:val="0"/>
            </w:rPr>
          </w:rPrChange>
        </w:rPr>
        <w:t>Milestone 8: Deployment and Launch</w:t>
      </w:r>
      <w:bookmarkEnd w:id="4364"/>
    </w:p>
    <w:p w14:paraId="725B8A05" w14:textId="77777777" w:rsidR="00F51114" w:rsidRPr="00EB1C15" w:rsidRDefault="00F51114">
      <w:pPr>
        <w:pStyle w:val="Heading4"/>
        <w:spacing w:line="360" w:lineRule="auto"/>
        <w:jc w:val="both"/>
        <w:rPr>
          <w:rFonts w:asciiTheme="majorBidi" w:hAnsiTheme="majorBidi"/>
          <w:b/>
          <w:bCs/>
          <w:i w:val="0"/>
          <w:iCs w:val="0"/>
          <w:color w:val="000000" w:themeColor="text1"/>
          <w:szCs w:val="24"/>
          <w:rPrChange w:id="4367" w:author="Asad Shah" w:date="2025-01-13T02:15:00Z">
            <w:rPr/>
          </w:rPrChange>
        </w:rPr>
        <w:pPrChange w:id="4368" w:author="Asad Shah" w:date="2025-01-07T02:10:00Z">
          <w:pPr>
            <w:pStyle w:val="Heading4"/>
          </w:pPr>
        </w:pPrChange>
      </w:pPr>
      <w:r w:rsidRPr="00EB1C15">
        <w:rPr>
          <w:rStyle w:val="Strong"/>
          <w:rFonts w:asciiTheme="majorBidi" w:hAnsiTheme="majorBidi"/>
          <w:i w:val="0"/>
          <w:iCs w:val="0"/>
          <w:color w:val="000000" w:themeColor="text1"/>
          <w:szCs w:val="24"/>
          <w:rPrChange w:id="4369" w:author="Asad Shah" w:date="2025-01-13T02:15:00Z">
            <w:rPr>
              <w:rStyle w:val="Strong"/>
              <w:b w:val="0"/>
              <w:bCs w:val="0"/>
            </w:rPr>
          </w:rPrChange>
        </w:rPr>
        <w:t>Sub-Milestone 8.1: Hosting and Deployment</w:t>
      </w:r>
    </w:p>
    <w:p w14:paraId="3CCAD548" w14:textId="77777777" w:rsidR="00F51114" w:rsidRPr="00F51114" w:rsidRDefault="00F51114">
      <w:pPr>
        <w:spacing w:before="100" w:beforeAutospacing="1" w:after="100" w:afterAutospacing="1" w:line="360" w:lineRule="auto"/>
        <w:ind w:left="720"/>
        <w:jc w:val="both"/>
        <w:rPr>
          <w:rFonts w:asciiTheme="majorBidi" w:hAnsiTheme="majorBidi" w:cstheme="majorBidi"/>
          <w:color w:val="000000" w:themeColor="text1"/>
          <w:szCs w:val="24"/>
          <w:rPrChange w:id="4370" w:author="Asad Shah" w:date="2025-01-07T02:03:00Z">
            <w:rPr/>
          </w:rPrChange>
        </w:rPr>
        <w:pPrChange w:id="4371" w:author="Asad Shah" w:date="2025-01-07T02:10:00Z">
          <w:pPr>
            <w:numPr>
              <w:numId w:val="109"/>
            </w:numPr>
            <w:tabs>
              <w:tab w:val="num" w:pos="720"/>
            </w:tabs>
            <w:spacing w:before="100" w:beforeAutospacing="1" w:after="100" w:afterAutospacing="1" w:line="240" w:lineRule="auto"/>
            <w:ind w:left="720" w:hanging="360"/>
          </w:pPr>
        </w:pPrChange>
      </w:pPr>
      <w:r w:rsidRPr="00F51114">
        <w:rPr>
          <w:rFonts w:asciiTheme="majorBidi" w:hAnsiTheme="majorBidi" w:cstheme="majorBidi"/>
          <w:color w:val="000000" w:themeColor="text1"/>
          <w:szCs w:val="24"/>
          <w:rPrChange w:id="4372" w:author="Asad Shah" w:date="2025-01-07T02:03:00Z">
            <w:rPr/>
          </w:rPrChange>
        </w:rPr>
        <w:t>Deliverables:</w:t>
      </w:r>
    </w:p>
    <w:p w14:paraId="4C65018C" w14:textId="77777777" w:rsidR="00F51114" w:rsidRPr="00F51114" w:rsidRDefault="00F51114">
      <w:pPr>
        <w:numPr>
          <w:ilvl w:val="1"/>
          <w:numId w:val="121"/>
        </w:numPr>
        <w:spacing w:before="100" w:beforeAutospacing="1" w:after="100" w:afterAutospacing="1" w:line="360" w:lineRule="auto"/>
        <w:jc w:val="both"/>
        <w:rPr>
          <w:rFonts w:asciiTheme="majorBidi" w:hAnsiTheme="majorBidi" w:cstheme="majorBidi"/>
          <w:color w:val="000000" w:themeColor="text1"/>
          <w:szCs w:val="24"/>
          <w:rPrChange w:id="4373" w:author="Asad Shah" w:date="2025-01-07T02:03:00Z">
            <w:rPr/>
          </w:rPrChange>
        </w:rPr>
        <w:pPrChange w:id="4374" w:author="Asad Shah" w:date="2025-01-07T02:10:00Z">
          <w:pPr>
            <w:numPr>
              <w:ilvl w:val="1"/>
              <w:numId w:val="109"/>
            </w:numPr>
            <w:tabs>
              <w:tab w:val="num" w:pos="1440"/>
            </w:tabs>
            <w:spacing w:before="100" w:beforeAutospacing="1" w:after="100" w:afterAutospacing="1" w:line="240" w:lineRule="auto"/>
            <w:ind w:left="1440" w:hanging="360"/>
          </w:pPr>
        </w:pPrChange>
      </w:pPr>
      <w:r w:rsidRPr="00F51114">
        <w:rPr>
          <w:rFonts w:asciiTheme="majorBidi" w:hAnsiTheme="majorBidi" w:cstheme="majorBidi"/>
          <w:color w:val="000000" w:themeColor="text1"/>
          <w:szCs w:val="24"/>
          <w:rPrChange w:id="4375" w:author="Asad Shah" w:date="2025-01-07T02:03:00Z">
            <w:rPr/>
          </w:rPrChange>
        </w:rPr>
        <w:t>Live website deployed to a hosting platform.</w:t>
      </w:r>
    </w:p>
    <w:p w14:paraId="59F94242" w14:textId="77777777" w:rsidR="00F51114" w:rsidRPr="00EB1C15" w:rsidRDefault="00F51114">
      <w:pPr>
        <w:pStyle w:val="Heading4"/>
        <w:spacing w:line="360" w:lineRule="auto"/>
        <w:jc w:val="both"/>
        <w:rPr>
          <w:rFonts w:asciiTheme="majorBidi" w:hAnsiTheme="majorBidi"/>
          <w:b/>
          <w:bCs/>
          <w:i w:val="0"/>
          <w:iCs w:val="0"/>
          <w:color w:val="000000" w:themeColor="text1"/>
          <w:szCs w:val="24"/>
          <w:rPrChange w:id="4376" w:author="Asad Shah" w:date="2025-01-13T02:15:00Z">
            <w:rPr/>
          </w:rPrChange>
        </w:rPr>
        <w:pPrChange w:id="4377" w:author="Asad Shah" w:date="2025-01-07T02:10:00Z">
          <w:pPr>
            <w:pStyle w:val="Heading4"/>
          </w:pPr>
        </w:pPrChange>
      </w:pPr>
      <w:r w:rsidRPr="00EB1C15">
        <w:rPr>
          <w:rStyle w:val="Strong"/>
          <w:rFonts w:asciiTheme="majorBidi" w:hAnsiTheme="majorBidi"/>
          <w:i w:val="0"/>
          <w:iCs w:val="0"/>
          <w:color w:val="000000" w:themeColor="text1"/>
          <w:szCs w:val="24"/>
          <w:rPrChange w:id="4378" w:author="Asad Shah" w:date="2025-01-13T02:15:00Z">
            <w:rPr>
              <w:rStyle w:val="Strong"/>
              <w:b w:val="0"/>
              <w:bCs w:val="0"/>
            </w:rPr>
          </w:rPrChange>
        </w:rPr>
        <w:t>Sub-Milestone 8.2: User Documentation</w:t>
      </w:r>
    </w:p>
    <w:p w14:paraId="4A6FB51E" w14:textId="77777777" w:rsidR="00F51114" w:rsidRPr="00F51114" w:rsidRDefault="00F51114">
      <w:pPr>
        <w:spacing w:before="100" w:beforeAutospacing="1" w:after="100" w:afterAutospacing="1" w:line="360" w:lineRule="auto"/>
        <w:ind w:left="720"/>
        <w:jc w:val="both"/>
        <w:rPr>
          <w:rFonts w:asciiTheme="majorBidi" w:hAnsiTheme="majorBidi" w:cstheme="majorBidi"/>
          <w:color w:val="000000" w:themeColor="text1"/>
          <w:szCs w:val="24"/>
          <w:rPrChange w:id="4379" w:author="Asad Shah" w:date="2025-01-07T02:03:00Z">
            <w:rPr/>
          </w:rPrChange>
        </w:rPr>
        <w:pPrChange w:id="4380" w:author="Asad Shah" w:date="2025-01-07T02:10:00Z">
          <w:pPr>
            <w:numPr>
              <w:numId w:val="110"/>
            </w:numPr>
            <w:tabs>
              <w:tab w:val="num" w:pos="720"/>
            </w:tabs>
            <w:spacing w:before="100" w:beforeAutospacing="1" w:after="100" w:afterAutospacing="1" w:line="240" w:lineRule="auto"/>
            <w:ind w:left="720" w:hanging="360"/>
          </w:pPr>
        </w:pPrChange>
      </w:pPr>
      <w:r w:rsidRPr="00F51114">
        <w:rPr>
          <w:rFonts w:asciiTheme="majorBidi" w:hAnsiTheme="majorBidi" w:cstheme="majorBidi"/>
          <w:color w:val="000000" w:themeColor="text1"/>
          <w:szCs w:val="24"/>
          <w:rPrChange w:id="4381" w:author="Asad Shah" w:date="2025-01-07T02:03:00Z">
            <w:rPr/>
          </w:rPrChange>
        </w:rPr>
        <w:t>Deliverables:</w:t>
      </w:r>
    </w:p>
    <w:p w14:paraId="3A842341" w14:textId="77777777" w:rsidR="00F51114" w:rsidRPr="00F51114" w:rsidRDefault="00F51114">
      <w:pPr>
        <w:numPr>
          <w:ilvl w:val="1"/>
          <w:numId w:val="122"/>
        </w:numPr>
        <w:spacing w:before="100" w:beforeAutospacing="1" w:after="100" w:afterAutospacing="1" w:line="360" w:lineRule="auto"/>
        <w:jc w:val="both"/>
        <w:rPr>
          <w:rFonts w:asciiTheme="majorBidi" w:hAnsiTheme="majorBidi" w:cstheme="majorBidi"/>
          <w:color w:val="000000" w:themeColor="text1"/>
          <w:szCs w:val="24"/>
          <w:rPrChange w:id="4382" w:author="Asad Shah" w:date="2025-01-07T02:03:00Z">
            <w:rPr/>
          </w:rPrChange>
        </w:rPr>
        <w:pPrChange w:id="4383" w:author="Asad Shah" w:date="2025-01-07T02:10:00Z">
          <w:pPr>
            <w:numPr>
              <w:ilvl w:val="1"/>
              <w:numId w:val="110"/>
            </w:numPr>
            <w:tabs>
              <w:tab w:val="num" w:pos="1440"/>
            </w:tabs>
            <w:spacing w:before="100" w:beforeAutospacing="1" w:after="100" w:afterAutospacing="1" w:line="240" w:lineRule="auto"/>
            <w:ind w:left="1440" w:hanging="360"/>
          </w:pPr>
        </w:pPrChange>
      </w:pPr>
      <w:r w:rsidRPr="00F51114">
        <w:rPr>
          <w:rFonts w:asciiTheme="majorBidi" w:hAnsiTheme="majorBidi" w:cstheme="majorBidi"/>
          <w:color w:val="000000" w:themeColor="text1"/>
          <w:szCs w:val="24"/>
          <w:rPrChange w:id="4384" w:author="Asad Shah" w:date="2025-01-07T02:03:00Z">
            <w:rPr/>
          </w:rPrChange>
        </w:rPr>
        <w:t>User guides and tutorials for using the platform.</w:t>
      </w:r>
    </w:p>
    <w:p w14:paraId="7A4948E8" w14:textId="08201923" w:rsidR="00F51114" w:rsidRPr="00F51114" w:rsidRDefault="00F51114">
      <w:pPr>
        <w:spacing w:after="0" w:line="360" w:lineRule="auto"/>
        <w:jc w:val="both"/>
        <w:rPr>
          <w:rFonts w:asciiTheme="majorBidi" w:hAnsiTheme="majorBidi" w:cstheme="majorBidi"/>
          <w:color w:val="000000" w:themeColor="text1"/>
          <w:szCs w:val="24"/>
          <w:rPrChange w:id="4385" w:author="Asad Shah" w:date="2025-01-07T02:03:00Z">
            <w:rPr/>
          </w:rPrChange>
        </w:rPr>
        <w:pPrChange w:id="4386" w:author="Asad Shah" w:date="2025-01-07T02:10:00Z">
          <w:pPr>
            <w:spacing w:after="0"/>
          </w:pPr>
        </w:pPrChange>
      </w:pPr>
    </w:p>
    <w:p w14:paraId="687ED361" w14:textId="0E14CBEA" w:rsidR="00F51114" w:rsidRPr="00AF017C" w:rsidRDefault="00EB1C15" w:rsidP="00AF017C">
      <w:pPr>
        <w:pStyle w:val="Heading3"/>
        <w:rPr>
          <w:rPrChange w:id="4387" w:author="Asad Shah" w:date="2025-01-13T02:15:00Z">
            <w:rPr/>
          </w:rPrChange>
        </w:rPr>
        <w:pPrChange w:id="4388" w:author="Asad Shah" w:date="2025-01-13T02:15:00Z">
          <w:pPr>
            <w:pStyle w:val="Heading3"/>
          </w:pPr>
        </w:pPrChange>
      </w:pPr>
      <w:bookmarkStart w:id="4389" w:name="_Toc187627550"/>
      <w:ins w:id="4390" w:author="Asad Shah" w:date="2025-01-13T02:15:00Z">
        <w:r w:rsidRPr="00AF017C">
          <w:rPr>
            <w:rStyle w:val="Strong"/>
            <w:b/>
            <w:bCs w:val="0"/>
            <w:rPrChange w:id="4391" w:author="Asad Shah" w:date="2025-01-13T02:15:00Z">
              <w:rPr>
                <w:rStyle w:val="Strong"/>
                <w:rFonts w:asciiTheme="majorBidi" w:hAnsiTheme="majorBidi"/>
                <w:b/>
                <w:bCs w:val="0"/>
                <w:color w:val="000000" w:themeColor="text1"/>
              </w:rPr>
            </w:rPrChange>
          </w:rPr>
          <w:lastRenderedPageBreak/>
          <w:t>7.2.</w:t>
        </w:r>
        <w:r w:rsidRPr="00AF017C">
          <w:rPr>
            <w:rStyle w:val="Strong"/>
            <w:b/>
            <w:bCs w:val="0"/>
            <w:rPrChange w:id="4392" w:author="Asad Shah" w:date="2025-01-13T02:15:00Z">
              <w:rPr>
                <w:rStyle w:val="Strong"/>
                <w:rFonts w:asciiTheme="majorBidi" w:hAnsiTheme="majorBidi"/>
                <w:b/>
                <w:bCs w:val="0"/>
                <w:color w:val="000000" w:themeColor="text1"/>
              </w:rPr>
            </w:rPrChange>
          </w:rPr>
          <w:t>9</w:t>
        </w:r>
        <w:r w:rsidRPr="00AF017C">
          <w:rPr>
            <w:rStyle w:val="Strong"/>
            <w:b/>
            <w:bCs w:val="0"/>
            <w:rPrChange w:id="4393" w:author="Asad Shah" w:date="2025-01-13T02:15:00Z">
              <w:rPr>
                <w:rStyle w:val="Strong"/>
                <w:rFonts w:asciiTheme="majorBidi" w:hAnsiTheme="majorBidi"/>
                <w:b/>
                <w:bCs w:val="0"/>
                <w:color w:val="000000" w:themeColor="text1"/>
              </w:rPr>
            </w:rPrChange>
          </w:rPr>
          <w:t xml:space="preserve"> </w:t>
        </w:r>
      </w:ins>
      <w:r w:rsidR="00F51114" w:rsidRPr="00AF017C">
        <w:rPr>
          <w:rStyle w:val="Strong"/>
          <w:b/>
          <w:bCs w:val="0"/>
          <w:rPrChange w:id="4394" w:author="Asad Shah" w:date="2025-01-13T02:15:00Z">
            <w:rPr>
              <w:rStyle w:val="Strong"/>
              <w:b/>
              <w:bCs w:val="0"/>
            </w:rPr>
          </w:rPrChange>
        </w:rPr>
        <w:t>Milestone 9: Post-Launch Activities</w:t>
      </w:r>
      <w:bookmarkEnd w:id="4389"/>
    </w:p>
    <w:p w14:paraId="64802E0A" w14:textId="77777777" w:rsidR="00F51114" w:rsidRPr="00F51114" w:rsidRDefault="00F51114">
      <w:pPr>
        <w:pStyle w:val="Heading4"/>
        <w:spacing w:line="360" w:lineRule="auto"/>
        <w:jc w:val="both"/>
        <w:rPr>
          <w:rFonts w:asciiTheme="majorBidi" w:hAnsiTheme="majorBidi"/>
          <w:i w:val="0"/>
          <w:iCs w:val="0"/>
          <w:color w:val="000000" w:themeColor="text1"/>
          <w:szCs w:val="24"/>
          <w:rPrChange w:id="4395" w:author="Asad Shah" w:date="2025-01-07T02:03:00Z">
            <w:rPr/>
          </w:rPrChange>
        </w:rPr>
        <w:pPrChange w:id="4396" w:author="Asad Shah" w:date="2025-01-07T02:10:00Z">
          <w:pPr>
            <w:pStyle w:val="Heading4"/>
          </w:pPr>
        </w:pPrChange>
      </w:pPr>
      <w:r w:rsidRPr="00F51114">
        <w:rPr>
          <w:rStyle w:val="Strong"/>
          <w:rFonts w:asciiTheme="majorBidi" w:hAnsiTheme="majorBidi"/>
          <w:b w:val="0"/>
          <w:bCs w:val="0"/>
          <w:i w:val="0"/>
          <w:iCs w:val="0"/>
          <w:color w:val="000000" w:themeColor="text1"/>
          <w:szCs w:val="24"/>
          <w:rPrChange w:id="4397" w:author="Asad Shah" w:date="2025-01-07T02:03:00Z">
            <w:rPr>
              <w:rStyle w:val="Strong"/>
              <w:b w:val="0"/>
              <w:bCs w:val="0"/>
            </w:rPr>
          </w:rPrChange>
        </w:rPr>
        <w:t>Sub-Milestone 9.1: Monitoring and Maintenance</w:t>
      </w:r>
    </w:p>
    <w:p w14:paraId="247334DD" w14:textId="77777777" w:rsidR="00F51114" w:rsidRPr="00F51114" w:rsidRDefault="00F51114">
      <w:pPr>
        <w:spacing w:before="100" w:beforeAutospacing="1" w:after="100" w:afterAutospacing="1" w:line="360" w:lineRule="auto"/>
        <w:ind w:left="720"/>
        <w:jc w:val="both"/>
        <w:rPr>
          <w:rFonts w:asciiTheme="majorBidi" w:hAnsiTheme="majorBidi" w:cstheme="majorBidi"/>
          <w:color w:val="000000" w:themeColor="text1"/>
          <w:szCs w:val="24"/>
          <w:rPrChange w:id="4398" w:author="Asad Shah" w:date="2025-01-07T02:03:00Z">
            <w:rPr/>
          </w:rPrChange>
        </w:rPr>
        <w:pPrChange w:id="4399" w:author="Asad Shah" w:date="2025-01-07T02:10:00Z">
          <w:pPr>
            <w:numPr>
              <w:numId w:val="111"/>
            </w:numPr>
            <w:tabs>
              <w:tab w:val="num" w:pos="720"/>
            </w:tabs>
            <w:spacing w:before="100" w:beforeAutospacing="1" w:after="100" w:afterAutospacing="1" w:line="240" w:lineRule="auto"/>
            <w:ind w:left="720" w:hanging="360"/>
          </w:pPr>
        </w:pPrChange>
      </w:pPr>
      <w:r w:rsidRPr="00F51114">
        <w:rPr>
          <w:rFonts w:asciiTheme="majorBidi" w:hAnsiTheme="majorBidi" w:cstheme="majorBidi"/>
          <w:color w:val="000000" w:themeColor="text1"/>
          <w:szCs w:val="24"/>
          <w:rPrChange w:id="4400" w:author="Asad Shah" w:date="2025-01-07T02:03:00Z">
            <w:rPr/>
          </w:rPrChange>
        </w:rPr>
        <w:t>Deliverables:</w:t>
      </w:r>
    </w:p>
    <w:p w14:paraId="72BFC618" w14:textId="77777777" w:rsidR="00F51114" w:rsidRPr="00F51114" w:rsidRDefault="00F51114">
      <w:pPr>
        <w:numPr>
          <w:ilvl w:val="1"/>
          <w:numId w:val="123"/>
        </w:numPr>
        <w:spacing w:before="100" w:beforeAutospacing="1" w:after="100" w:afterAutospacing="1" w:line="360" w:lineRule="auto"/>
        <w:jc w:val="both"/>
        <w:rPr>
          <w:rFonts w:asciiTheme="majorBidi" w:hAnsiTheme="majorBidi" w:cstheme="majorBidi"/>
          <w:color w:val="000000" w:themeColor="text1"/>
          <w:szCs w:val="24"/>
          <w:rPrChange w:id="4401" w:author="Asad Shah" w:date="2025-01-07T02:03:00Z">
            <w:rPr/>
          </w:rPrChange>
        </w:rPr>
        <w:pPrChange w:id="4402" w:author="Asad Shah" w:date="2025-01-07T02:10:00Z">
          <w:pPr>
            <w:numPr>
              <w:ilvl w:val="1"/>
              <w:numId w:val="111"/>
            </w:numPr>
            <w:tabs>
              <w:tab w:val="num" w:pos="1440"/>
            </w:tabs>
            <w:spacing w:before="100" w:beforeAutospacing="1" w:after="100" w:afterAutospacing="1" w:line="240" w:lineRule="auto"/>
            <w:ind w:left="1440" w:hanging="360"/>
          </w:pPr>
        </w:pPrChange>
      </w:pPr>
      <w:r w:rsidRPr="00F51114">
        <w:rPr>
          <w:rFonts w:asciiTheme="majorBidi" w:hAnsiTheme="majorBidi" w:cstheme="majorBidi"/>
          <w:color w:val="000000" w:themeColor="text1"/>
          <w:szCs w:val="24"/>
          <w:rPrChange w:id="4403" w:author="Asad Shah" w:date="2025-01-07T02:03:00Z">
            <w:rPr/>
          </w:rPrChange>
        </w:rPr>
        <w:t>Performance monitoring reports.</w:t>
      </w:r>
    </w:p>
    <w:p w14:paraId="421F6F52" w14:textId="77777777" w:rsidR="00F51114" w:rsidRPr="00F51114" w:rsidRDefault="00F51114">
      <w:pPr>
        <w:numPr>
          <w:ilvl w:val="1"/>
          <w:numId w:val="123"/>
        </w:numPr>
        <w:spacing w:before="100" w:beforeAutospacing="1" w:after="100" w:afterAutospacing="1" w:line="360" w:lineRule="auto"/>
        <w:jc w:val="both"/>
        <w:rPr>
          <w:rFonts w:asciiTheme="majorBidi" w:hAnsiTheme="majorBidi" w:cstheme="majorBidi"/>
          <w:color w:val="000000" w:themeColor="text1"/>
          <w:szCs w:val="24"/>
          <w:rPrChange w:id="4404" w:author="Asad Shah" w:date="2025-01-07T02:03:00Z">
            <w:rPr/>
          </w:rPrChange>
        </w:rPr>
        <w:pPrChange w:id="4405" w:author="Asad Shah" w:date="2025-01-07T02:10:00Z">
          <w:pPr>
            <w:numPr>
              <w:ilvl w:val="1"/>
              <w:numId w:val="111"/>
            </w:numPr>
            <w:tabs>
              <w:tab w:val="num" w:pos="1440"/>
            </w:tabs>
            <w:spacing w:before="100" w:beforeAutospacing="1" w:after="100" w:afterAutospacing="1" w:line="240" w:lineRule="auto"/>
            <w:ind w:left="1440" w:hanging="360"/>
          </w:pPr>
        </w:pPrChange>
      </w:pPr>
      <w:r w:rsidRPr="00F51114">
        <w:rPr>
          <w:rFonts w:asciiTheme="majorBidi" w:hAnsiTheme="majorBidi" w:cstheme="majorBidi"/>
          <w:color w:val="000000" w:themeColor="text1"/>
          <w:szCs w:val="24"/>
          <w:rPrChange w:id="4406" w:author="Asad Shah" w:date="2025-01-07T02:03:00Z">
            <w:rPr/>
          </w:rPrChange>
        </w:rPr>
        <w:t>Updates and improvements based on user feedback.</w:t>
      </w:r>
    </w:p>
    <w:p w14:paraId="4AFE6625" w14:textId="77777777" w:rsidR="00F51114" w:rsidRPr="00AF017C" w:rsidRDefault="00F51114">
      <w:pPr>
        <w:pStyle w:val="Heading4"/>
        <w:spacing w:line="360" w:lineRule="auto"/>
        <w:jc w:val="both"/>
        <w:rPr>
          <w:rFonts w:asciiTheme="majorBidi" w:hAnsiTheme="majorBidi"/>
          <w:b/>
          <w:bCs/>
          <w:i w:val="0"/>
          <w:iCs w:val="0"/>
          <w:color w:val="000000" w:themeColor="text1"/>
          <w:szCs w:val="24"/>
          <w:rPrChange w:id="4407" w:author="Asad Shah" w:date="2025-01-13T02:15:00Z">
            <w:rPr/>
          </w:rPrChange>
        </w:rPr>
        <w:pPrChange w:id="4408" w:author="Asad Shah" w:date="2025-01-07T02:10:00Z">
          <w:pPr>
            <w:pStyle w:val="Heading4"/>
          </w:pPr>
        </w:pPrChange>
      </w:pPr>
      <w:r w:rsidRPr="00AF017C">
        <w:rPr>
          <w:rStyle w:val="Strong"/>
          <w:rFonts w:asciiTheme="majorBidi" w:hAnsiTheme="majorBidi"/>
          <w:i w:val="0"/>
          <w:iCs w:val="0"/>
          <w:color w:val="000000" w:themeColor="text1"/>
          <w:szCs w:val="24"/>
          <w:rPrChange w:id="4409" w:author="Asad Shah" w:date="2025-01-13T02:15:00Z">
            <w:rPr>
              <w:rStyle w:val="Strong"/>
              <w:b w:val="0"/>
              <w:bCs w:val="0"/>
            </w:rPr>
          </w:rPrChange>
        </w:rPr>
        <w:t>Sub-Milestone 9.2: Promotion and Outreach</w:t>
      </w:r>
    </w:p>
    <w:p w14:paraId="1CA16C9D" w14:textId="77777777" w:rsidR="00F51114" w:rsidRPr="00F51114" w:rsidRDefault="00F51114">
      <w:pPr>
        <w:spacing w:before="100" w:beforeAutospacing="1" w:after="100" w:afterAutospacing="1" w:line="360" w:lineRule="auto"/>
        <w:ind w:left="720"/>
        <w:jc w:val="both"/>
        <w:rPr>
          <w:rFonts w:asciiTheme="majorBidi" w:hAnsiTheme="majorBidi" w:cstheme="majorBidi"/>
          <w:color w:val="000000" w:themeColor="text1"/>
          <w:szCs w:val="24"/>
          <w:rPrChange w:id="4410" w:author="Asad Shah" w:date="2025-01-07T02:03:00Z">
            <w:rPr/>
          </w:rPrChange>
        </w:rPr>
        <w:pPrChange w:id="4411" w:author="Asad Shah" w:date="2025-01-07T02:10:00Z">
          <w:pPr>
            <w:numPr>
              <w:numId w:val="112"/>
            </w:numPr>
            <w:tabs>
              <w:tab w:val="num" w:pos="720"/>
            </w:tabs>
            <w:spacing w:before="100" w:beforeAutospacing="1" w:after="100" w:afterAutospacing="1" w:line="240" w:lineRule="auto"/>
            <w:ind w:left="720" w:hanging="360"/>
          </w:pPr>
        </w:pPrChange>
      </w:pPr>
      <w:r w:rsidRPr="00F51114">
        <w:rPr>
          <w:rFonts w:asciiTheme="majorBidi" w:hAnsiTheme="majorBidi" w:cstheme="majorBidi"/>
          <w:color w:val="000000" w:themeColor="text1"/>
          <w:szCs w:val="24"/>
          <w:rPrChange w:id="4412" w:author="Asad Shah" w:date="2025-01-07T02:03:00Z">
            <w:rPr/>
          </w:rPrChange>
        </w:rPr>
        <w:t>Deliverables:</w:t>
      </w:r>
    </w:p>
    <w:p w14:paraId="77D08E56" w14:textId="77777777" w:rsidR="00F51114" w:rsidRPr="00F51114" w:rsidRDefault="00F51114">
      <w:pPr>
        <w:numPr>
          <w:ilvl w:val="1"/>
          <w:numId w:val="124"/>
        </w:numPr>
        <w:spacing w:before="100" w:beforeAutospacing="1" w:after="100" w:afterAutospacing="1" w:line="360" w:lineRule="auto"/>
        <w:jc w:val="both"/>
        <w:rPr>
          <w:rFonts w:asciiTheme="majorBidi" w:hAnsiTheme="majorBidi" w:cstheme="majorBidi"/>
          <w:color w:val="000000" w:themeColor="text1"/>
          <w:szCs w:val="24"/>
          <w:rPrChange w:id="4413" w:author="Asad Shah" w:date="2025-01-07T02:03:00Z">
            <w:rPr/>
          </w:rPrChange>
        </w:rPr>
        <w:pPrChange w:id="4414" w:author="Asad Shah" w:date="2025-01-07T02:10:00Z">
          <w:pPr>
            <w:numPr>
              <w:ilvl w:val="1"/>
              <w:numId w:val="112"/>
            </w:numPr>
            <w:tabs>
              <w:tab w:val="num" w:pos="1440"/>
            </w:tabs>
            <w:spacing w:before="100" w:beforeAutospacing="1" w:after="100" w:afterAutospacing="1" w:line="240" w:lineRule="auto"/>
            <w:ind w:left="1440" w:hanging="360"/>
          </w:pPr>
        </w:pPrChange>
      </w:pPr>
      <w:r w:rsidRPr="00F51114">
        <w:rPr>
          <w:rFonts w:asciiTheme="majorBidi" w:hAnsiTheme="majorBidi" w:cstheme="majorBidi"/>
          <w:color w:val="000000" w:themeColor="text1"/>
          <w:szCs w:val="24"/>
          <w:rPrChange w:id="4415" w:author="Asad Shah" w:date="2025-01-07T02:03:00Z">
            <w:rPr/>
          </w:rPrChange>
        </w:rPr>
        <w:t>Marketing materials (e.g., brochures, posters, social media campaigns).</w:t>
      </w:r>
    </w:p>
    <w:p w14:paraId="16F16824" w14:textId="77777777" w:rsidR="00F51114" w:rsidRPr="00F51114" w:rsidRDefault="00F51114">
      <w:pPr>
        <w:numPr>
          <w:ilvl w:val="1"/>
          <w:numId w:val="124"/>
        </w:numPr>
        <w:spacing w:before="100" w:beforeAutospacing="1" w:after="100" w:afterAutospacing="1" w:line="360" w:lineRule="auto"/>
        <w:jc w:val="both"/>
        <w:rPr>
          <w:rFonts w:asciiTheme="majorBidi" w:hAnsiTheme="majorBidi" w:cstheme="majorBidi"/>
          <w:color w:val="000000" w:themeColor="text1"/>
          <w:szCs w:val="24"/>
          <w:rPrChange w:id="4416" w:author="Asad Shah" w:date="2025-01-07T02:03:00Z">
            <w:rPr/>
          </w:rPrChange>
        </w:rPr>
        <w:pPrChange w:id="4417" w:author="Asad Shah" w:date="2025-01-07T02:10:00Z">
          <w:pPr>
            <w:numPr>
              <w:ilvl w:val="1"/>
              <w:numId w:val="112"/>
            </w:numPr>
            <w:tabs>
              <w:tab w:val="num" w:pos="1440"/>
            </w:tabs>
            <w:spacing w:before="100" w:beforeAutospacing="1" w:after="100" w:afterAutospacing="1" w:line="240" w:lineRule="auto"/>
            <w:ind w:left="1440" w:hanging="360"/>
          </w:pPr>
        </w:pPrChange>
      </w:pPr>
      <w:r w:rsidRPr="00F51114">
        <w:rPr>
          <w:rFonts w:asciiTheme="majorBidi" w:hAnsiTheme="majorBidi" w:cstheme="majorBidi"/>
          <w:color w:val="000000" w:themeColor="text1"/>
          <w:szCs w:val="24"/>
          <w:rPrChange w:id="4418" w:author="Asad Shah" w:date="2025-01-07T02:03:00Z">
            <w:rPr/>
          </w:rPrChange>
        </w:rPr>
        <w:t>Outreach program for schools.</w:t>
      </w:r>
    </w:p>
    <w:p w14:paraId="51A35AA3" w14:textId="1CC68EC2" w:rsidR="00F51114" w:rsidRDefault="00D40913">
      <w:pPr>
        <w:pStyle w:val="Heading2"/>
      </w:pPr>
      <w:bookmarkStart w:id="4419" w:name="_Toc187627551"/>
      <w:r>
        <w:t>7.3 Detailed Baseline Plan</w:t>
      </w:r>
      <w:bookmarkEnd w:id="4419"/>
    </w:p>
    <w:p w14:paraId="350B4A61" w14:textId="77777777" w:rsidR="00E44EF8" w:rsidRDefault="00E44EF8" w:rsidP="00E44EF8"/>
    <w:p w14:paraId="108339D6" w14:textId="47AFCBD4" w:rsidR="007B3C26" w:rsidRDefault="00E44EF8" w:rsidP="00AD21C9">
      <w:pPr>
        <w:pStyle w:val="Heading1"/>
        <w:numPr>
          <w:ilvl w:val="0"/>
          <w:numId w:val="2"/>
        </w:numPr>
        <w:shd w:val="clear" w:color="auto" w:fill="595959" w:themeFill="text1" w:themeFillTint="A6"/>
        <w:ind w:left="357" w:hanging="357"/>
        <w:jc w:val="center"/>
        <w:rPr>
          <w:color w:val="FFFFFF" w:themeColor="background1"/>
          <w:sz w:val="36"/>
          <w:szCs w:val="36"/>
        </w:rPr>
      </w:pPr>
      <w:bookmarkStart w:id="4420" w:name="_Toc187627552"/>
      <w:r>
        <w:rPr>
          <w:color w:val="FFFFFF" w:themeColor="background1"/>
          <w:sz w:val="36"/>
          <w:szCs w:val="36"/>
        </w:rPr>
        <w:t>Quality Assurance Plan</w:t>
      </w:r>
      <w:bookmarkEnd w:id="4420"/>
    </w:p>
    <w:p w14:paraId="3E2B55D6" w14:textId="68838A6A" w:rsidR="00E44EF8" w:rsidRDefault="00E44EF8">
      <w:pPr>
        <w:pStyle w:val="Heading2"/>
        <w:spacing w:line="360" w:lineRule="auto"/>
        <w:jc w:val="both"/>
        <w:pPrChange w:id="4421" w:author="Asad Shah" w:date="2025-01-08T21:36:00Z">
          <w:pPr>
            <w:pStyle w:val="Heading2"/>
          </w:pPr>
        </w:pPrChange>
      </w:pPr>
      <w:bookmarkStart w:id="4422" w:name="_Toc187627553"/>
      <w:r>
        <w:t>8.1 Testing Requirements</w:t>
      </w:r>
      <w:bookmarkEnd w:id="4422"/>
    </w:p>
    <w:p w14:paraId="36E4E474" w14:textId="7C1B82C5" w:rsidR="001E3AA1" w:rsidRDefault="001E3AA1">
      <w:pPr>
        <w:pStyle w:val="NormalWeb"/>
        <w:spacing w:line="360" w:lineRule="auto"/>
        <w:jc w:val="both"/>
        <w:pPrChange w:id="4423" w:author="Asad Shah" w:date="2025-01-08T21:36:00Z">
          <w:pPr>
            <w:pStyle w:val="NormalWeb"/>
          </w:pPr>
        </w:pPrChange>
      </w:pPr>
      <w:r>
        <w:t xml:space="preserve">The following are the detailed </w:t>
      </w:r>
      <w:r>
        <w:rPr>
          <w:rStyle w:val="Strong"/>
          <w:rFonts w:eastAsiaTheme="majorEastAsia"/>
        </w:rPr>
        <w:t>testing requirements</w:t>
      </w:r>
      <w:r>
        <w:t xml:space="preserve"> for the system, categorized based on various testing types to ensure its functionality, performance, security, usability and overall reliability.</w:t>
      </w:r>
    </w:p>
    <w:p w14:paraId="21296252" w14:textId="2A409827" w:rsidR="001E3AA1" w:rsidRPr="00963D16" w:rsidRDefault="001E3AA1">
      <w:pPr>
        <w:pStyle w:val="Heading3"/>
        <w:spacing w:line="360" w:lineRule="auto"/>
        <w:jc w:val="both"/>
        <w:pPrChange w:id="4424" w:author="Asad Shah" w:date="2025-01-08T21:36:00Z">
          <w:pPr>
            <w:pStyle w:val="Heading3"/>
          </w:pPr>
        </w:pPrChange>
      </w:pPr>
      <w:bookmarkStart w:id="4425" w:name="_Toc187627554"/>
      <w:r>
        <w:rPr>
          <w:rStyle w:val="Strong"/>
          <w:b/>
          <w:bCs w:val="0"/>
        </w:rPr>
        <w:t>8.1.1 Functional Testing</w:t>
      </w:r>
      <w:bookmarkEnd w:id="4425"/>
    </w:p>
    <w:p w14:paraId="54A92DFF" w14:textId="77777777" w:rsidR="001E3AA1" w:rsidRPr="001E3AA1" w:rsidRDefault="001E3AA1">
      <w:pPr>
        <w:numPr>
          <w:ilvl w:val="0"/>
          <w:numId w:val="125"/>
        </w:numPr>
        <w:spacing w:before="100" w:beforeAutospacing="1" w:after="100" w:afterAutospacing="1" w:line="360" w:lineRule="auto"/>
        <w:jc w:val="both"/>
        <w:rPr>
          <w:b/>
          <w:bCs/>
          <w:rPrChange w:id="4426" w:author="Asad Shah" w:date="2025-01-08T21:27:00Z">
            <w:rPr/>
          </w:rPrChange>
        </w:rPr>
        <w:pPrChange w:id="4427" w:author="Asad Shah" w:date="2025-01-08T21:36:00Z">
          <w:pPr>
            <w:numPr>
              <w:ilvl w:val="1"/>
              <w:numId w:val="125"/>
            </w:numPr>
            <w:tabs>
              <w:tab w:val="num" w:pos="1080"/>
            </w:tabs>
            <w:spacing w:before="100" w:beforeAutospacing="1" w:after="100" w:afterAutospacing="1" w:line="240" w:lineRule="auto"/>
            <w:ind w:left="1080" w:hanging="360"/>
          </w:pPr>
        </w:pPrChange>
      </w:pPr>
      <w:r w:rsidRPr="001E3AA1">
        <w:rPr>
          <w:b/>
          <w:bCs/>
          <w:rPrChange w:id="4428" w:author="Asad Shah" w:date="2025-01-08T21:27:00Z">
            <w:rPr/>
          </w:rPrChange>
        </w:rPr>
        <w:t xml:space="preserve">Verify user registration and login functionality: </w:t>
      </w:r>
    </w:p>
    <w:p w14:paraId="79567ADB" w14:textId="77777777" w:rsidR="001E3AA1" w:rsidRDefault="001E3AA1">
      <w:pPr>
        <w:numPr>
          <w:ilvl w:val="1"/>
          <w:numId w:val="125"/>
        </w:numPr>
        <w:spacing w:before="100" w:beforeAutospacing="1" w:after="100" w:afterAutospacing="1" w:line="360" w:lineRule="auto"/>
        <w:jc w:val="both"/>
        <w:pPrChange w:id="4429" w:author="Asad Shah" w:date="2025-01-08T21:36:00Z">
          <w:pPr>
            <w:numPr>
              <w:ilvl w:val="2"/>
              <w:numId w:val="125"/>
            </w:numPr>
            <w:tabs>
              <w:tab w:val="num" w:pos="1800"/>
            </w:tabs>
            <w:spacing w:before="100" w:beforeAutospacing="1" w:after="100" w:afterAutospacing="1" w:line="240" w:lineRule="auto"/>
            <w:ind w:left="1800" w:hanging="360"/>
          </w:pPr>
        </w:pPrChange>
      </w:pPr>
      <w:r>
        <w:t>Ensure successful account creation and secure authentication.</w:t>
      </w:r>
    </w:p>
    <w:p w14:paraId="05B420FE" w14:textId="77777777" w:rsidR="001E3AA1" w:rsidRDefault="001E3AA1">
      <w:pPr>
        <w:numPr>
          <w:ilvl w:val="1"/>
          <w:numId w:val="125"/>
        </w:numPr>
        <w:spacing w:before="100" w:beforeAutospacing="1" w:after="100" w:afterAutospacing="1" w:line="360" w:lineRule="auto"/>
        <w:jc w:val="both"/>
        <w:pPrChange w:id="4430" w:author="Asad Shah" w:date="2025-01-08T21:36:00Z">
          <w:pPr>
            <w:numPr>
              <w:ilvl w:val="2"/>
              <w:numId w:val="125"/>
            </w:numPr>
            <w:tabs>
              <w:tab w:val="num" w:pos="1800"/>
            </w:tabs>
            <w:spacing w:before="100" w:beforeAutospacing="1" w:after="100" w:afterAutospacing="1" w:line="240" w:lineRule="auto"/>
            <w:ind w:left="1800" w:hanging="360"/>
          </w:pPr>
        </w:pPrChange>
      </w:pPr>
      <w:r>
        <w:t>Validate Google OAuth integration.</w:t>
      </w:r>
    </w:p>
    <w:p w14:paraId="6A626672" w14:textId="77777777" w:rsidR="001E3AA1" w:rsidRPr="001E3AA1" w:rsidRDefault="001E3AA1">
      <w:pPr>
        <w:numPr>
          <w:ilvl w:val="0"/>
          <w:numId w:val="125"/>
        </w:numPr>
        <w:spacing w:before="100" w:beforeAutospacing="1" w:after="100" w:afterAutospacing="1" w:line="360" w:lineRule="auto"/>
        <w:jc w:val="both"/>
        <w:rPr>
          <w:b/>
          <w:bCs/>
          <w:rPrChange w:id="4431" w:author="Asad Shah" w:date="2025-01-08T21:27:00Z">
            <w:rPr/>
          </w:rPrChange>
        </w:rPr>
        <w:pPrChange w:id="4432" w:author="Asad Shah" w:date="2025-01-08T21:36:00Z">
          <w:pPr>
            <w:numPr>
              <w:ilvl w:val="1"/>
              <w:numId w:val="125"/>
            </w:numPr>
            <w:tabs>
              <w:tab w:val="num" w:pos="1080"/>
            </w:tabs>
            <w:spacing w:before="100" w:beforeAutospacing="1" w:after="100" w:afterAutospacing="1" w:line="240" w:lineRule="auto"/>
            <w:ind w:left="1080" w:hanging="360"/>
          </w:pPr>
        </w:pPrChange>
      </w:pPr>
      <w:r w:rsidRPr="001E3AA1">
        <w:rPr>
          <w:b/>
          <w:bCs/>
          <w:rPrChange w:id="4433" w:author="Asad Shah" w:date="2025-01-08T21:27:00Z">
            <w:rPr/>
          </w:rPrChange>
        </w:rPr>
        <w:t xml:space="preserve">Test data input forms: </w:t>
      </w:r>
    </w:p>
    <w:p w14:paraId="5C0109C4" w14:textId="5C222947" w:rsidR="001E3AA1" w:rsidRDefault="001E3AA1">
      <w:pPr>
        <w:numPr>
          <w:ilvl w:val="1"/>
          <w:numId w:val="125"/>
        </w:numPr>
        <w:spacing w:before="100" w:beforeAutospacing="1" w:after="100" w:afterAutospacing="1" w:line="360" w:lineRule="auto"/>
        <w:jc w:val="both"/>
        <w:pPrChange w:id="4434" w:author="Asad Shah" w:date="2025-01-08T21:36:00Z">
          <w:pPr>
            <w:numPr>
              <w:ilvl w:val="2"/>
              <w:numId w:val="125"/>
            </w:numPr>
            <w:tabs>
              <w:tab w:val="num" w:pos="1800"/>
            </w:tabs>
            <w:spacing w:before="100" w:beforeAutospacing="1" w:after="100" w:afterAutospacing="1" w:line="240" w:lineRule="auto"/>
            <w:ind w:left="1800" w:hanging="360"/>
          </w:pPr>
        </w:pPrChange>
      </w:pPr>
      <w:r>
        <w:t>Allow users to input academic marks, expected scores and preferences.</w:t>
      </w:r>
    </w:p>
    <w:p w14:paraId="2EE082B0" w14:textId="77777777" w:rsidR="001E3AA1" w:rsidRDefault="001E3AA1">
      <w:pPr>
        <w:numPr>
          <w:ilvl w:val="1"/>
          <w:numId w:val="125"/>
        </w:numPr>
        <w:spacing w:before="100" w:beforeAutospacing="1" w:after="100" w:afterAutospacing="1" w:line="360" w:lineRule="auto"/>
        <w:jc w:val="both"/>
        <w:pPrChange w:id="4435" w:author="Asad Shah" w:date="2025-01-08T21:36:00Z">
          <w:pPr>
            <w:numPr>
              <w:ilvl w:val="2"/>
              <w:numId w:val="125"/>
            </w:numPr>
            <w:tabs>
              <w:tab w:val="num" w:pos="1800"/>
            </w:tabs>
            <w:spacing w:before="100" w:beforeAutospacing="1" w:after="100" w:afterAutospacing="1" w:line="240" w:lineRule="auto"/>
            <w:ind w:left="1800" w:hanging="360"/>
          </w:pPr>
        </w:pPrChange>
      </w:pPr>
      <w:r>
        <w:t>Display error messages for invalid data entries.</w:t>
      </w:r>
    </w:p>
    <w:p w14:paraId="760275A6" w14:textId="77777777" w:rsidR="001E3AA1" w:rsidRPr="001E3AA1" w:rsidRDefault="001E3AA1">
      <w:pPr>
        <w:numPr>
          <w:ilvl w:val="0"/>
          <w:numId w:val="125"/>
        </w:numPr>
        <w:spacing w:before="100" w:beforeAutospacing="1" w:after="100" w:afterAutospacing="1" w:line="360" w:lineRule="auto"/>
        <w:jc w:val="both"/>
        <w:rPr>
          <w:b/>
          <w:bCs/>
          <w:rPrChange w:id="4436" w:author="Asad Shah" w:date="2025-01-08T21:27:00Z">
            <w:rPr/>
          </w:rPrChange>
        </w:rPr>
        <w:pPrChange w:id="4437" w:author="Asad Shah" w:date="2025-01-08T21:36:00Z">
          <w:pPr>
            <w:numPr>
              <w:ilvl w:val="1"/>
              <w:numId w:val="125"/>
            </w:numPr>
            <w:tabs>
              <w:tab w:val="num" w:pos="1080"/>
            </w:tabs>
            <w:spacing w:before="100" w:beforeAutospacing="1" w:after="100" w:afterAutospacing="1" w:line="240" w:lineRule="auto"/>
            <w:ind w:left="1080" w:hanging="360"/>
          </w:pPr>
        </w:pPrChange>
      </w:pPr>
      <w:r w:rsidRPr="001E3AA1">
        <w:rPr>
          <w:b/>
          <w:bCs/>
          <w:rPrChange w:id="4438" w:author="Asad Shah" w:date="2025-01-08T21:27:00Z">
            <w:rPr/>
          </w:rPrChange>
        </w:rPr>
        <w:t xml:space="preserve">Validate field recommendation system: </w:t>
      </w:r>
    </w:p>
    <w:p w14:paraId="576847BB" w14:textId="77777777" w:rsidR="001E3AA1" w:rsidRDefault="001E3AA1">
      <w:pPr>
        <w:numPr>
          <w:ilvl w:val="1"/>
          <w:numId w:val="125"/>
        </w:numPr>
        <w:spacing w:before="100" w:beforeAutospacing="1" w:after="100" w:afterAutospacing="1" w:line="360" w:lineRule="auto"/>
        <w:jc w:val="both"/>
        <w:pPrChange w:id="4439" w:author="Asad Shah" w:date="2025-01-08T21:36:00Z">
          <w:pPr>
            <w:numPr>
              <w:ilvl w:val="2"/>
              <w:numId w:val="125"/>
            </w:numPr>
            <w:tabs>
              <w:tab w:val="num" w:pos="1800"/>
            </w:tabs>
            <w:spacing w:before="100" w:beforeAutospacing="1" w:after="100" w:afterAutospacing="1" w:line="240" w:lineRule="auto"/>
            <w:ind w:left="1800" w:hanging="360"/>
          </w:pPr>
        </w:pPrChange>
      </w:pPr>
      <w:r>
        <w:lastRenderedPageBreak/>
        <w:t>Ensure recommendations align with user input (marks, streams, interests).</w:t>
      </w:r>
    </w:p>
    <w:p w14:paraId="5694B676" w14:textId="77777777" w:rsidR="001E3AA1" w:rsidRPr="001E3AA1" w:rsidRDefault="001E3AA1">
      <w:pPr>
        <w:numPr>
          <w:ilvl w:val="0"/>
          <w:numId w:val="125"/>
        </w:numPr>
        <w:spacing w:before="100" w:beforeAutospacing="1" w:after="100" w:afterAutospacing="1" w:line="360" w:lineRule="auto"/>
        <w:jc w:val="both"/>
        <w:rPr>
          <w:b/>
          <w:bCs/>
          <w:rPrChange w:id="4440" w:author="Asad Shah" w:date="2025-01-08T21:27:00Z">
            <w:rPr/>
          </w:rPrChange>
        </w:rPr>
        <w:pPrChange w:id="4441" w:author="Asad Shah" w:date="2025-01-08T21:36:00Z">
          <w:pPr>
            <w:numPr>
              <w:ilvl w:val="1"/>
              <w:numId w:val="125"/>
            </w:numPr>
            <w:tabs>
              <w:tab w:val="num" w:pos="1080"/>
            </w:tabs>
            <w:spacing w:before="100" w:beforeAutospacing="1" w:after="100" w:afterAutospacing="1" w:line="240" w:lineRule="auto"/>
            <w:ind w:left="1080" w:hanging="360"/>
          </w:pPr>
        </w:pPrChange>
      </w:pPr>
      <w:r w:rsidRPr="001E3AA1">
        <w:rPr>
          <w:b/>
          <w:bCs/>
          <w:rPrChange w:id="4442" w:author="Asad Shah" w:date="2025-01-08T21:27:00Z">
            <w:rPr/>
          </w:rPrChange>
        </w:rPr>
        <w:t xml:space="preserve">Validate university recommendation system: </w:t>
      </w:r>
    </w:p>
    <w:p w14:paraId="2228AB6E" w14:textId="77777777" w:rsidR="001E3AA1" w:rsidRDefault="001E3AA1">
      <w:pPr>
        <w:numPr>
          <w:ilvl w:val="1"/>
          <w:numId w:val="125"/>
        </w:numPr>
        <w:spacing w:before="100" w:beforeAutospacing="1" w:after="100" w:afterAutospacing="1" w:line="360" w:lineRule="auto"/>
        <w:jc w:val="both"/>
        <w:pPrChange w:id="4443" w:author="Asad Shah" w:date="2025-01-08T21:36:00Z">
          <w:pPr>
            <w:numPr>
              <w:ilvl w:val="2"/>
              <w:numId w:val="125"/>
            </w:numPr>
            <w:tabs>
              <w:tab w:val="num" w:pos="1800"/>
            </w:tabs>
            <w:spacing w:before="100" w:beforeAutospacing="1" w:after="100" w:afterAutospacing="1" w:line="240" w:lineRule="auto"/>
            <w:ind w:left="1800" w:hanging="360"/>
          </w:pPr>
        </w:pPrChange>
      </w:pPr>
      <w:r>
        <w:t>Ensure universities match calculated aggregates and eligibility criteria.</w:t>
      </w:r>
    </w:p>
    <w:p w14:paraId="0D455748" w14:textId="77777777" w:rsidR="001E3AA1" w:rsidRPr="001E3AA1" w:rsidRDefault="001E3AA1">
      <w:pPr>
        <w:numPr>
          <w:ilvl w:val="0"/>
          <w:numId w:val="125"/>
        </w:numPr>
        <w:spacing w:before="100" w:beforeAutospacing="1" w:after="100" w:afterAutospacing="1" w:line="360" w:lineRule="auto"/>
        <w:jc w:val="both"/>
        <w:rPr>
          <w:b/>
          <w:bCs/>
          <w:rPrChange w:id="4444" w:author="Asad Shah" w:date="2025-01-08T21:27:00Z">
            <w:rPr/>
          </w:rPrChange>
        </w:rPr>
        <w:pPrChange w:id="4445" w:author="Asad Shah" w:date="2025-01-08T21:36:00Z">
          <w:pPr>
            <w:numPr>
              <w:ilvl w:val="1"/>
              <w:numId w:val="125"/>
            </w:numPr>
            <w:tabs>
              <w:tab w:val="num" w:pos="1080"/>
            </w:tabs>
            <w:spacing w:before="100" w:beforeAutospacing="1" w:after="100" w:afterAutospacing="1" w:line="240" w:lineRule="auto"/>
            <w:ind w:left="1080" w:hanging="360"/>
          </w:pPr>
        </w:pPrChange>
      </w:pPr>
      <w:r w:rsidRPr="001E3AA1">
        <w:rPr>
          <w:b/>
          <w:bCs/>
          <w:rPrChange w:id="4446" w:author="Asad Shah" w:date="2025-01-08T21:27:00Z">
            <w:rPr/>
          </w:rPrChange>
        </w:rPr>
        <w:t xml:space="preserve">Test trend analysis and visualizations: </w:t>
      </w:r>
    </w:p>
    <w:p w14:paraId="3832211A" w14:textId="77777777" w:rsidR="001E3AA1" w:rsidRDefault="001E3AA1">
      <w:pPr>
        <w:numPr>
          <w:ilvl w:val="1"/>
          <w:numId w:val="125"/>
        </w:numPr>
        <w:spacing w:before="100" w:beforeAutospacing="1" w:after="100" w:afterAutospacing="1" w:line="360" w:lineRule="auto"/>
        <w:jc w:val="both"/>
        <w:pPrChange w:id="4447" w:author="Asad Shah" w:date="2025-01-08T21:36:00Z">
          <w:pPr>
            <w:numPr>
              <w:ilvl w:val="2"/>
              <w:numId w:val="125"/>
            </w:numPr>
            <w:tabs>
              <w:tab w:val="num" w:pos="1800"/>
            </w:tabs>
            <w:spacing w:before="100" w:beforeAutospacing="1" w:after="100" w:afterAutospacing="1" w:line="240" w:lineRule="auto"/>
            <w:ind w:left="1800" w:hanging="360"/>
          </w:pPr>
        </w:pPrChange>
      </w:pPr>
      <w:r>
        <w:t>Ensure trends in growing and declining fields are displayed accurately.</w:t>
      </w:r>
    </w:p>
    <w:p w14:paraId="762CA1E8" w14:textId="77777777" w:rsidR="001E3AA1" w:rsidRPr="001E3AA1" w:rsidRDefault="001E3AA1">
      <w:pPr>
        <w:numPr>
          <w:ilvl w:val="0"/>
          <w:numId w:val="125"/>
        </w:numPr>
        <w:spacing w:before="100" w:beforeAutospacing="1" w:after="100" w:afterAutospacing="1" w:line="360" w:lineRule="auto"/>
        <w:jc w:val="both"/>
        <w:rPr>
          <w:b/>
          <w:bCs/>
          <w:rPrChange w:id="4448" w:author="Asad Shah" w:date="2025-01-08T21:27:00Z">
            <w:rPr/>
          </w:rPrChange>
        </w:rPr>
        <w:pPrChange w:id="4449" w:author="Asad Shah" w:date="2025-01-08T21:36:00Z">
          <w:pPr>
            <w:numPr>
              <w:ilvl w:val="1"/>
              <w:numId w:val="125"/>
            </w:numPr>
            <w:tabs>
              <w:tab w:val="num" w:pos="1080"/>
            </w:tabs>
            <w:spacing w:before="100" w:beforeAutospacing="1" w:after="100" w:afterAutospacing="1" w:line="240" w:lineRule="auto"/>
            <w:ind w:left="1080" w:hanging="360"/>
          </w:pPr>
        </w:pPrChange>
      </w:pPr>
      <w:r w:rsidRPr="001E3AA1">
        <w:rPr>
          <w:b/>
          <w:bCs/>
          <w:rPrChange w:id="4450" w:author="Asad Shah" w:date="2025-01-08T21:27:00Z">
            <w:rPr/>
          </w:rPrChange>
        </w:rPr>
        <w:t xml:space="preserve">Validate comparison tools: </w:t>
      </w:r>
    </w:p>
    <w:p w14:paraId="294C3BB7" w14:textId="77777777" w:rsidR="001E3AA1" w:rsidRDefault="001E3AA1">
      <w:pPr>
        <w:numPr>
          <w:ilvl w:val="1"/>
          <w:numId w:val="125"/>
        </w:numPr>
        <w:spacing w:before="100" w:beforeAutospacing="1" w:after="100" w:afterAutospacing="1" w:line="360" w:lineRule="auto"/>
        <w:jc w:val="both"/>
        <w:pPrChange w:id="4451" w:author="Asad Shah" w:date="2025-01-08T21:36:00Z">
          <w:pPr>
            <w:numPr>
              <w:ilvl w:val="2"/>
              <w:numId w:val="125"/>
            </w:numPr>
            <w:tabs>
              <w:tab w:val="num" w:pos="1800"/>
            </w:tabs>
            <w:spacing w:before="100" w:beforeAutospacing="1" w:after="100" w:afterAutospacing="1" w:line="240" w:lineRule="auto"/>
            <w:ind w:left="1800" w:hanging="360"/>
          </w:pPr>
        </w:pPrChange>
      </w:pPr>
      <w:r>
        <w:t>Allow users to compare fields based on selected criteria.</w:t>
      </w:r>
    </w:p>
    <w:p w14:paraId="2B686965" w14:textId="4D64ACA8" w:rsidR="001E3AA1" w:rsidRPr="00963D16" w:rsidRDefault="00963D16">
      <w:pPr>
        <w:pStyle w:val="Heading3"/>
        <w:spacing w:line="360" w:lineRule="auto"/>
        <w:jc w:val="both"/>
        <w:pPrChange w:id="4452" w:author="Asad Shah" w:date="2025-01-08T21:36:00Z">
          <w:pPr>
            <w:pStyle w:val="Heading3"/>
          </w:pPr>
        </w:pPrChange>
      </w:pPr>
      <w:bookmarkStart w:id="4453" w:name="_Toc187627555"/>
      <w:r w:rsidRPr="00963D16">
        <w:rPr>
          <w:rStyle w:val="Strong"/>
          <w:b/>
          <w:bCs w:val="0"/>
        </w:rPr>
        <w:t>8.1.</w:t>
      </w:r>
      <w:r w:rsidR="001E3AA1" w:rsidRPr="00963D16">
        <w:rPr>
          <w:rStyle w:val="Strong"/>
          <w:b/>
          <w:bCs w:val="0"/>
        </w:rPr>
        <w:t>2 Performance Testing</w:t>
      </w:r>
      <w:bookmarkEnd w:id="4453"/>
    </w:p>
    <w:p w14:paraId="3A600787" w14:textId="77777777" w:rsidR="001E3AA1" w:rsidRDefault="001E3AA1">
      <w:pPr>
        <w:numPr>
          <w:ilvl w:val="0"/>
          <w:numId w:val="126"/>
        </w:numPr>
        <w:spacing w:before="100" w:beforeAutospacing="1" w:after="100" w:afterAutospacing="1" w:line="360" w:lineRule="auto"/>
        <w:jc w:val="both"/>
        <w:pPrChange w:id="4454" w:author="Asad Shah" w:date="2025-01-08T21:36:00Z">
          <w:pPr>
            <w:numPr>
              <w:ilvl w:val="1"/>
              <w:numId w:val="126"/>
            </w:numPr>
            <w:tabs>
              <w:tab w:val="num" w:pos="1080"/>
            </w:tabs>
            <w:spacing w:before="100" w:beforeAutospacing="1" w:after="100" w:afterAutospacing="1" w:line="240" w:lineRule="auto"/>
            <w:ind w:left="1080" w:hanging="360"/>
          </w:pPr>
        </w:pPrChange>
      </w:pPr>
      <w:r>
        <w:rPr>
          <w:rStyle w:val="Strong"/>
        </w:rPr>
        <w:t>Load Testing</w:t>
      </w:r>
      <w:r>
        <w:t xml:space="preserve">: </w:t>
      </w:r>
    </w:p>
    <w:p w14:paraId="110D87AF" w14:textId="77777777" w:rsidR="001E3AA1" w:rsidRDefault="001E3AA1">
      <w:pPr>
        <w:numPr>
          <w:ilvl w:val="1"/>
          <w:numId w:val="126"/>
        </w:numPr>
        <w:spacing w:before="100" w:beforeAutospacing="1" w:after="100" w:afterAutospacing="1" w:line="360" w:lineRule="auto"/>
        <w:jc w:val="both"/>
        <w:pPrChange w:id="4455" w:author="Asad Shah" w:date="2025-01-08T21:36:00Z">
          <w:pPr>
            <w:numPr>
              <w:ilvl w:val="2"/>
              <w:numId w:val="126"/>
            </w:numPr>
            <w:tabs>
              <w:tab w:val="num" w:pos="1800"/>
            </w:tabs>
            <w:spacing w:before="100" w:beforeAutospacing="1" w:after="100" w:afterAutospacing="1" w:line="240" w:lineRule="auto"/>
            <w:ind w:left="1800" w:hanging="360"/>
          </w:pPr>
        </w:pPrChange>
      </w:pPr>
      <w:r>
        <w:t xml:space="preserve">Ensure the system handles </w:t>
      </w:r>
      <w:r>
        <w:rPr>
          <w:rStyle w:val="Strong"/>
        </w:rPr>
        <w:t>1,000 concurrent users</w:t>
      </w:r>
      <w:r>
        <w:t xml:space="preserve"> without performance degradation.</w:t>
      </w:r>
    </w:p>
    <w:p w14:paraId="4F1AFC8C" w14:textId="77777777" w:rsidR="001E3AA1" w:rsidRDefault="001E3AA1">
      <w:pPr>
        <w:numPr>
          <w:ilvl w:val="0"/>
          <w:numId w:val="126"/>
        </w:numPr>
        <w:spacing w:before="100" w:beforeAutospacing="1" w:after="100" w:afterAutospacing="1" w:line="360" w:lineRule="auto"/>
        <w:jc w:val="both"/>
        <w:pPrChange w:id="4456" w:author="Asad Shah" w:date="2025-01-08T21:36:00Z">
          <w:pPr>
            <w:numPr>
              <w:ilvl w:val="1"/>
              <w:numId w:val="126"/>
            </w:numPr>
            <w:tabs>
              <w:tab w:val="num" w:pos="1080"/>
            </w:tabs>
            <w:spacing w:before="100" w:beforeAutospacing="1" w:after="100" w:afterAutospacing="1" w:line="240" w:lineRule="auto"/>
            <w:ind w:left="1080" w:hanging="360"/>
          </w:pPr>
        </w:pPrChange>
      </w:pPr>
      <w:r>
        <w:rPr>
          <w:rStyle w:val="Strong"/>
        </w:rPr>
        <w:t>Stress Testing</w:t>
      </w:r>
      <w:r>
        <w:t xml:space="preserve">: </w:t>
      </w:r>
    </w:p>
    <w:p w14:paraId="595754A2" w14:textId="77777777" w:rsidR="001E3AA1" w:rsidRDefault="001E3AA1">
      <w:pPr>
        <w:numPr>
          <w:ilvl w:val="1"/>
          <w:numId w:val="126"/>
        </w:numPr>
        <w:spacing w:before="100" w:beforeAutospacing="1" w:after="100" w:afterAutospacing="1" w:line="360" w:lineRule="auto"/>
        <w:jc w:val="both"/>
        <w:pPrChange w:id="4457" w:author="Asad Shah" w:date="2025-01-08T21:36:00Z">
          <w:pPr>
            <w:numPr>
              <w:ilvl w:val="2"/>
              <w:numId w:val="126"/>
            </w:numPr>
            <w:tabs>
              <w:tab w:val="num" w:pos="1800"/>
            </w:tabs>
            <w:spacing w:before="100" w:beforeAutospacing="1" w:after="100" w:afterAutospacing="1" w:line="240" w:lineRule="auto"/>
            <w:ind w:left="1800" w:hanging="360"/>
          </w:pPr>
        </w:pPrChange>
      </w:pPr>
      <w:r>
        <w:t>Determine system performance during peak usage (e.g., 5,000 users/hour).</w:t>
      </w:r>
    </w:p>
    <w:p w14:paraId="0656B986" w14:textId="77777777" w:rsidR="001E3AA1" w:rsidRDefault="001E3AA1">
      <w:pPr>
        <w:numPr>
          <w:ilvl w:val="0"/>
          <w:numId w:val="126"/>
        </w:numPr>
        <w:spacing w:before="100" w:beforeAutospacing="1" w:after="100" w:afterAutospacing="1" w:line="360" w:lineRule="auto"/>
        <w:jc w:val="both"/>
        <w:pPrChange w:id="4458" w:author="Asad Shah" w:date="2025-01-08T21:36:00Z">
          <w:pPr>
            <w:numPr>
              <w:ilvl w:val="1"/>
              <w:numId w:val="126"/>
            </w:numPr>
            <w:tabs>
              <w:tab w:val="num" w:pos="1080"/>
            </w:tabs>
            <w:spacing w:before="100" w:beforeAutospacing="1" w:after="100" w:afterAutospacing="1" w:line="240" w:lineRule="auto"/>
            <w:ind w:left="1080" w:hanging="360"/>
          </w:pPr>
        </w:pPrChange>
      </w:pPr>
      <w:r>
        <w:rPr>
          <w:rStyle w:val="Strong"/>
        </w:rPr>
        <w:t>Scalability Testing</w:t>
      </w:r>
      <w:r>
        <w:t xml:space="preserve">: </w:t>
      </w:r>
    </w:p>
    <w:p w14:paraId="48180805" w14:textId="77777777" w:rsidR="001E3AA1" w:rsidRDefault="001E3AA1">
      <w:pPr>
        <w:numPr>
          <w:ilvl w:val="1"/>
          <w:numId w:val="126"/>
        </w:numPr>
        <w:spacing w:before="100" w:beforeAutospacing="1" w:after="100" w:afterAutospacing="1" w:line="360" w:lineRule="auto"/>
        <w:jc w:val="both"/>
        <w:pPrChange w:id="4459" w:author="Asad Shah" w:date="2025-01-08T21:36:00Z">
          <w:pPr>
            <w:numPr>
              <w:ilvl w:val="2"/>
              <w:numId w:val="126"/>
            </w:numPr>
            <w:tabs>
              <w:tab w:val="num" w:pos="1800"/>
            </w:tabs>
            <w:spacing w:before="100" w:beforeAutospacing="1" w:after="100" w:afterAutospacing="1" w:line="240" w:lineRule="auto"/>
            <w:ind w:left="1800" w:hanging="360"/>
          </w:pPr>
        </w:pPrChange>
      </w:pPr>
      <w:r>
        <w:t xml:space="preserve">Test scalability for future growth up to </w:t>
      </w:r>
      <w:r>
        <w:rPr>
          <w:rStyle w:val="Strong"/>
        </w:rPr>
        <w:t>10,000 concurrent users</w:t>
      </w:r>
      <w:r>
        <w:t>.</w:t>
      </w:r>
    </w:p>
    <w:p w14:paraId="5CF88673" w14:textId="77777777" w:rsidR="001E3AA1" w:rsidRDefault="001E3AA1">
      <w:pPr>
        <w:numPr>
          <w:ilvl w:val="0"/>
          <w:numId w:val="126"/>
        </w:numPr>
        <w:spacing w:before="100" w:beforeAutospacing="1" w:after="100" w:afterAutospacing="1" w:line="360" w:lineRule="auto"/>
        <w:jc w:val="both"/>
        <w:pPrChange w:id="4460" w:author="Asad Shah" w:date="2025-01-08T21:36:00Z">
          <w:pPr>
            <w:numPr>
              <w:ilvl w:val="1"/>
              <w:numId w:val="126"/>
            </w:numPr>
            <w:tabs>
              <w:tab w:val="num" w:pos="1080"/>
            </w:tabs>
            <w:spacing w:before="100" w:beforeAutospacing="1" w:after="100" w:afterAutospacing="1" w:line="240" w:lineRule="auto"/>
            <w:ind w:left="1080" w:hanging="360"/>
          </w:pPr>
        </w:pPrChange>
      </w:pPr>
      <w:r>
        <w:rPr>
          <w:rStyle w:val="Strong"/>
        </w:rPr>
        <w:t>Response Time Testing</w:t>
      </w:r>
      <w:r>
        <w:t xml:space="preserve">: </w:t>
      </w:r>
    </w:p>
    <w:p w14:paraId="454AD36D" w14:textId="77777777" w:rsidR="001E3AA1" w:rsidRDefault="001E3AA1">
      <w:pPr>
        <w:numPr>
          <w:ilvl w:val="1"/>
          <w:numId w:val="126"/>
        </w:numPr>
        <w:spacing w:before="100" w:beforeAutospacing="1" w:after="100" w:afterAutospacing="1" w:line="360" w:lineRule="auto"/>
        <w:jc w:val="both"/>
        <w:pPrChange w:id="4461" w:author="Asad Shah" w:date="2025-01-08T21:36:00Z">
          <w:pPr>
            <w:numPr>
              <w:ilvl w:val="2"/>
              <w:numId w:val="126"/>
            </w:numPr>
            <w:tabs>
              <w:tab w:val="num" w:pos="1800"/>
            </w:tabs>
            <w:spacing w:before="100" w:beforeAutospacing="1" w:after="100" w:afterAutospacing="1" w:line="240" w:lineRule="auto"/>
            <w:ind w:left="1800" w:hanging="360"/>
          </w:pPr>
        </w:pPrChange>
      </w:pPr>
      <w:r>
        <w:t xml:space="preserve">Ensure recommendations and visualizations are displayed within </w:t>
      </w:r>
      <w:r>
        <w:rPr>
          <w:rStyle w:val="Strong"/>
        </w:rPr>
        <w:t>2 seconds</w:t>
      </w:r>
      <w:r>
        <w:t>.</w:t>
      </w:r>
    </w:p>
    <w:p w14:paraId="5CDF10DB" w14:textId="071F0DE5" w:rsidR="001E3AA1" w:rsidRPr="00963D16" w:rsidRDefault="00963D16">
      <w:pPr>
        <w:pStyle w:val="Heading3"/>
        <w:spacing w:line="360" w:lineRule="auto"/>
        <w:jc w:val="both"/>
        <w:pPrChange w:id="4462" w:author="Asad Shah" w:date="2025-01-08T21:36:00Z">
          <w:pPr>
            <w:pStyle w:val="Heading3"/>
          </w:pPr>
        </w:pPrChange>
      </w:pPr>
      <w:bookmarkStart w:id="4463" w:name="_Toc187627556"/>
      <w:r w:rsidRPr="00963D16">
        <w:rPr>
          <w:rStyle w:val="Strong"/>
          <w:b/>
          <w:bCs w:val="0"/>
        </w:rPr>
        <w:t>8.1.</w:t>
      </w:r>
      <w:r w:rsidR="001E3AA1" w:rsidRPr="00963D16">
        <w:rPr>
          <w:rStyle w:val="Strong"/>
          <w:b/>
          <w:bCs w:val="0"/>
        </w:rPr>
        <w:t>3 Security Testing</w:t>
      </w:r>
      <w:bookmarkEnd w:id="4463"/>
    </w:p>
    <w:p w14:paraId="2AE83BB0" w14:textId="77777777" w:rsidR="001E3AA1" w:rsidRPr="001E3AA1" w:rsidRDefault="001E3AA1">
      <w:pPr>
        <w:numPr>
          <w:ilvl w:val="0"/>
          <w:numId w:val="127"/>
        </w:numPr>
        <w:spacing w:before="100" w:beforeAutospacing="1" w:after="100" w:afterAutospacing="1" w:line="360" w:lineRule="auto"/>
        <w:jc w:val="both"/>
        <w:rPr>
          <w:b/>
          <w:bCs/>
          <w:rPrChange w:id="4464" w:author="Asad Shah" w:date="2025-01-08T21:29:00Z">
            <w:rPr/>
          </w:rPrChange>
        </w:rPr>
        <w:pPrChange w:id="4465" w:author="Asad Shah" w:date="2025-01-08T21:36:00Z">
          <w:pPr>
            <w:numPr>
              <w:ilvl w:val="1"/>
              <w:numId w:val="127"/>
            </w:numPr>
            <w:tabs>
              <w:tab w:val="num" w:pos="1080"/>
            </w:tabs>
            <w:spacing w:before="100" w:beforeAutospacing="1" w:after="100" w:afterAutospacing="1" w:line="240" w:lineRule="auto"/>
            <w:ind w:left="1080" w:hanging="360"/>
          </w:pPr>
        </w:pPrChange>
      </w:pPr>
      <w:r w:rsidRPr="001E3AA1">
        <w:rPr>
          <w:b/>
          <w:bCs/>
          <w:rPrChange w:id="4466" w:author="Asad Shah" w:date="2025-01-08T21:29:00Z">
            <w:rPr/>
          </w:rPrChange>
        </w:rPr>
        <w:t xml:space="preserve">Test authentication mechanisms: </w:t>
      </w:r>
    </w:p>
    <w:p w14:paraId="2A46A302" w14:textId="77777777" w:rsidR="001E3AA1" w:rsidRDefault="001E3AA1">
      <w:pPr>
        <w:numPr>
          <w:ilvl w:val="1"/>
          <w:numId w:val="127"/>
        </w:numPr>
        <w:spacing w:before="100" w:beforeAutospacing="1" w:after="100" w:afterAutospacing="1" w:line="360" w:lineRule="auto"/>
        <w:jc w:val="both"/>
        <w:pPrChange w:id="4467" w:author="Asad Shah" w:date="2025-01-08T21:36:00Z">
          <w:pPr>
            <w:numPr>
              <w:ilvl w:val="2"/>
              <w:numId w:val="127"/>
            </w:numPr>
            <w:tabs>
              <w:tab w:val="num" w:pos="1800"/>
            </w:tabs>
            <w:spacing w:before="100" w:beforeAutospacing="1" w:after="100" w:afterAutospacing="1" w:line="240" w:lineRule="auto"/>
            <w:ind w:left="1800" w:hanging="360"/>
          </w:pPr>
        </w:pPrChange>
      </w:pPr>
      <w:r>
        <w:t>Validate password encryption and secure storage.</w:t>
      </w:r>
    </w:p>
    <w:p w14:paraId="72E855EC" w14:textId="77777777" w:rsidR="001E3AA1" w:rsidRDefault="001E3AA1">
      <w:pPr>
        <w:numPr>
          <w:ilvl w:val="1"/>
          <w:numId w:val="127"/>
        </w:numPr>
        <w:spacing w:before="100" w:beforeAutospacing="1" w:after="100" w:afterAutospacing="1" w:line="360" w:lineRule="auto"/>
        <w:jc w:val="both"/>
        <w:pPrChange w:id="4468" w:author="Asad Shah" w:date="2025-01-08T21:36:00Z">
          <w:pPr>
            <w:numPr>
              <w:ilvl w:val="2"/>
              <w:numId w:val="127"/>
            </w:numPr>
            <w:tabs>
              <w:tab w:val="num" w:pos="1800"/>
            </w:tabs>
            <w:spacing w:before="100" w:beforeAutospacing="1" w:after="100" w:afterAutospacing="1" w:line="240" w:lineRule="auto"/>
            <w:ind w:left="1800" w:hanging="360"/>
          </w:pPr>
        </w:pPrChange>
      </w:pPr>
      <w:r>
        <w:t>Verify Google OAuth token handling.</w:t>
      </w:r>
    </w:p>
    <w:p w14:paraId="5635228A" w14:textId="77777777" w:rsidR="001E3AA1" w:rsidRDefault="001E3AA1">
      <w:pPr>
        <w:numPr>
          <w:ilvl w:val="0"/>
          <w:numId w:val="127"/>
        </w:numPr>
        <w:spacing w:before="100" w:beforeAutospacing="1" w:after="100" w:afterAutospacing="1" w:line="360" w:lineRule="auto"/>
        <w:jc w:val="both"/>
        <w:pPrChange w:id="4469" w:author="Asad Shah" w:date="2025-01-08T21:36:00Z">
          <w:pPr>
            <w:numPr>
              <w:ilvl w:val="1"/>
              <w:numId w:val="127"/>
            </w:numPr>
            <w:tabs>
              <w:tab w:val="num" w:pos="1080"/>
            </w:tabs>
            <w:spacing w:before="100" w:beforeAutospacing="1" w:after="100" w:afterAutospacing="1" w:line="240" w:lineRule="auto"/>
            <w:ind w:left="1080" w:hanging="360"/>
          </w:pPr>
        </w:pPrChange>
      </w:pPr>
      <w:r w:rsidRPr="001E3AA1">
        <w:rPr>
          <w:b/>
          <w:bCs/>
          <w:rPrChange w:id="4470" w:author="Asad Shah" w:date="2025-01-08T21:29:00Z">
            <w:rPr/>
          </w:rPrChange>
        </w:rPr>
        <w:t>Test data security</w:t>
      </w:r>
      <w:r>
        <w:t xml:space="preserve">: </w:t>
      </w:r>
    </w:p>
    <w:p w14:paraId="4F7ADFE0" w14:textId="77777777" w:rsidR="001E3AA1" w:rsidRDefault="001E3AA1">
      <w:pPr>
        <w:numPr>
          <w:ilvl w:val="1"/>
          <w:numId w:val="127"/>
        </w:numPr>
        <w:spacing w:before="100" w:beforeAutospacing="1" w:after="100" w:afterAutospacing="1" w:line="360" w:lineRule="auto"/>
        <w:jc w:val="both"/>
        <w:pPrChange w:id="4471" w:author="Asad Shah" w:date="2025-01-08T21:36:00Z">
          <w:pPr>
            <w:numPr>
              <w:ilvl w:val="2"/>
              <w:numId w:val="127"/>
            </w:numPr>
            <w:tabs>
              <w:tab w:val="num" w:pos="1800"/>
            </w:tabs>
            <w:spacing w:before="100" w:beforeAutospacing="1" w:after="100" w:afterAutospacing="1" w:line="240" w:lineRule="auto"/>
            <w:ind w:left="1800" w:hanging="360"/>
          </w:pPr>
        </w:pPrChange>
      </w:pPr>
      <w:r>
        <w:t xml:space="preserve">Ensure data in transit is encrypted with </w:t>
      </w:r>
      <w:r>
        <w:rPr>
          <w:rStyle w:val="Strong"/>
        </w:rPr>
        <w:t>SSL/TLS protocols</w:t>
      </w:r>
      <w:r>
        <w:t>.</w:t>
      </w:r>
    </w:p>
    <w:p w14:paraId="37EB62C0" w14:textId="77777777" w:rsidR="001E3AA1" w:rsidRDefault="001E3AA1">
      <w:pPr>
        <w:numPr>
          <w:ilvl w:val="1"/>
          <w:numId w:val="127"/>
        </w:numPr>
        <w:spacing w:before="100" w:beforeAutospacing="1" w:after="100" w:afterAutospacing="1" w:line="360" w:lineRule="auto"/>
        <w:jc w:val="both"/>
        <w:pPrChange w:id="4472" w:author="Asad Shah" w:date="2025-01-08T21:36:00Z">
          <w:pPr>
            <w:numPr>
              <w:ilvl w:val="2"/>
              <w:numId w:val="127"/>
            </w:numPr>
            <w:tabs>
              <w:tab w:val="num" w:pos="1800"/>
            </w:tabs>
            <w:spacing w:before="100" w:beforeAutospacing="1" w:after="100" w:afterAutospacing="1" w:line="240" w:lineRule="auto"/>
            <w:ind w:left="1800" w:hanging="360"/>
          </w:pPr>
        </w:pPrChange>
      </w:pPr>
      <w:r>
        <w:t xml:space="preserve">Verify sensitive data (e.g., user marks) is encrypted at rest using </w:t>
      </w:r>
      <w:r>
        <w:rPr>
          <w:rStyle w:val="Strong"/>
        </w:rPr>
        <w:t>AES-256</w:t>
      </w:r>
      <w:r>
        <w:t>.</w:t>
      </w:r>
    </w:p>
    <w:p w14:paraId="5C383970" w14:textId="77777777" w:rsidR="001E3AA1" w:rsidRPr="001E3AA1" w:rsidRDefault="001E3AA1">
      <w:pPr>
        <w:numPr>
          <w:ilvl w:val="0"/>
          <w:numId w:val="127"/>
        </w:numPr>
        <w:spacing w:before="100" w:beforeAutospacing="1" w:after="100" w:afterAutospacing="1" w:line="360" w:lineRule="auto"/>
        <w:jc w:val="both"/>
        <w:rPr>
          <w:b/>
          <w:bCs/>
          <w:rPrChange w:id="4473" w:author="Asad Shah" w:date="2025-01-08T21:29:00Z">
            <w:rPr/>
          </w:rPrChange>
        </w:rPr>
        <w:pPrChange w:id="4474" w:author="Asad Shah" w:date="2025-01-08T21:36:00Z">
          <w:pPr>
            <w:numPr>
              <w:ilvl w:val="1"/>
              <w:numId w:val="127"/>
            </w:numPr>
            <w:tabs>
              <w:tab w:val="num" w:pos="1080"/>
            </w:tabs>
            <w:spacing w:before="100" w:beforeAutospacing="1" w:after="100" w:afterAutospacing="1" w:line="240" w:lineRule="auto"/>
            <w:ind w:left="1080" w:hanging="360"/>
          </w:pPr>
        </w:pPrChange>
      </w:pPr>
      <w:r w:rsidRPr="001E3AA1">
        <w:rPr>
          <w:b/>
          <w:bCs/>
          <w:rPrChange w:id="4475" w:author="Asad Shah" w:date="2025-01-08T21:29:00Z">
            <w:rPr/>
          </w:rPrChange>
        </w:rPr>
        <w:t xml:space="preserve">Identify vulnerabilities to common attacks: </w:t>
      </w:r>
    </w:p>
    <w:p w14:paraId="740067C8" w14:textId="77777777" w:rsidR="001E3AA1" w:rsidRDefault="001E3AA1">
      <w:pPr>
        <w:numPr>
          <w:ilvl w:val="1"/>
          <w:numId w:val="127"/>
        </w:numPr>
        <w:spacing w:before="100" w:beforeAutospacing="1" w:after="100" w:afterAutospacing="1" w:line="360" w:lineRule="auto"/>
        <w:jc w:val="both"/>
        <w:pPrChange w:id="4476" w:author="Asad Shah" w:date="2025-01-08T21:36:00Z">
          <w:pPr>
            <w:numPr>
              <w:ilvl w:val="2"/>
              <w:numId w:val="127"/>
            </w:numPr>
            <w:tabs>
              <w:tab w:val="num" w:pos="1800"/>
            </w:tabs>
            <w:spacing w:before="100" w:beforeAutospacing="1" w:after="100" w:afterAutospacing="1" w:line="240" w:lineRule="auto"/>
            <w:ind w:left="1800" w:hanging="360"/>
          </w:pPr>
        </w:pPrChange>
      </w:pPr>
      <w:r>
        <w:t xml:space="preserve">Protect against </w:t>
      </w:r>
      <w:r>
        <w:rPr>
          <w:rStyle w:val="Strong"/>
        </w:rPr>
        <w:t>SQL injection</w:t>
      </w:r>
      <w:r>
        <w:t xml:space="preserve">, </w:t>
      </w:r>
      <w:r>
        <w:rPr>
          <w:rStyle w:val="Strong"/>
        </w:rPr>
        <w:t>XSS</w:t>
      </w:r>
      <w:r>
        <w:t xml:space="preserve">, </w:t>
      </w:r>
      <w:r>
        <w:rPr>
          <w:rStyle w:val="Strong"/>
        </w:rPr>
        <w:t>CSRF</w:t>
      </w:r>
      <w:r>
        <w:t xml:space="preserve">, and </w:t>
      </w:r>
      <w:r>
        <w:rPr>
          <w:rStyle w:val="Strong"/>
        </w:rPr>
        <w:t>DDoS</w:t>
      </w:r>
      <w:r>
        <w:t>.</w:t>
      </w:r>
    </w:p>
    <w:p w14:paraId="4E9A6BA7" w14:textId="77777777" w:rsidR="001E3AA1" w:rsidRPr="001E3AA1" w:rsidRDefault="001E3AA1">
      <w:pPr>
        <w:numPr>
          <w:ilvl w:val="0"/>
          <w:numId w:val="127"/>
        </w:numPr>
        <w:spacing w:before="100" w:beforeAutospacing="1" w:after="100" w:afterAutospacing="1" w:line="360" w:lineRule="auto"/>
        <w:jc w:val="both"/>
        <w:rPr>
          <w:b/>
          <w:bCs/>
          <w:rPrChange w:id="4477" w:author="Asad Shah" w:date="2025-01-08T21:29:00Z">
            <w:rPr/>
          </w:rPrChange>
        </w:rPr>
        <w:pPrChange w:id="4478" w:author="Asad Shah" w:date="2025-01-08T21:36:00Z">
          <w:pPr>
            <w:numPr>
              <w:ilvl w:val="1"/>
              <w:numId w:val="127"/>
            </w:numPr>
            <w:tabs>
              <w:tab w:val="num" w:pos="1080"/>
            </w:tabs>
            <w:spacing w:before="100" w:beforeAutospacing="1" w:after="100" w:afterAutospacing="1" w:line="240" w:lineRule="auto"/>
            <w:ind w:left="1080" w:hanging="360"/>
          </w:pPr>
        </w:pPrChange>
      </w:pPr>
      <w:r w:rsidRPr="001E3AA1">
        <w:rPr>
          <w:b/>
          <w:bCs/>
          <w:rPrChange w:id="4479" w:author="Asad Shah" w:date="2025-01-08T21:29:00Z">
            <w:rPr/>
          </w:rPrChange>
        </w:rPr>
        <w:t xml:space="preserve">Test role-based access control: </w:t>
      </w:r>
    </w:p>
    <w:p w14:paraId="1520B339" w14:textId="77777777" w:rsidR="001E3AA1" w:rsidRDefault="001E3AA1">
      <w:pPr>
        <w:numPr>
          <w:ilvl w:val="1"/>
          <w:numId w:val="127"/>
        </w:numPr>
        <w:spacing w:before="100" w:beforeAutospacing="1" w:after="100" w:afterAutospacing="1" w:line="360" w:lineRule="auto"/>
        <w:jc w:val="both"/>
        <w:pPrChange w:id="4480" w:author="Asad Shah" w:date="2025-01-08T21:36:00Z">
          <w:pPr>
            <w:numPr>
              <w:ilvl w:val="2"/>
              <w:numId w:val="127"/>
            </w:numPr>
            <w:tabs>
              <w:tab w:val="num" w:pos="1800"/>
            </w:tabs>
            <w:spacing w:before="100" w:beforeAutospacing="1" w:after="100" w:afterAutospacing="1" w:line="240" w:lineRule="auto"/>
            <w:ind w:left="1800" w:hanging="360"/>
          </w:pPr>
        </w:pPrChange>
      </w:pPr>
      <w:r>
        <w:t>Ensure only authorized users (e.g., admins) can access restricted areas.</w:t>
      </w:r>
    </w:p>
    <w:p w14:paraId="60D00DE0" w14:textId="6572FB49" w:rsidR="001E3AA1" w:rsidRPr="00963D16" w:rsidRDefault="00963D16">
      <w:pPr>
        <w:pStyle w:val="Heading3"/>
        <w:spacing w:line="360" w:lineRule="auto"/>
        <w:jc w:val="both"/>
        <w:pPrChange w:id="4481" w:author="Asad Shah" w:date="2025-01-08T21:36:00Z">
          <w:pPr>
            <w:pStyle w:val="Heading3"/>
          </w:pPr>
        </w:pPrChange>
      </w:pPr>
      <w:bookmarkStart w:id="4482" w:name="_Toc187627557"/>
      <w:r w:rsidRPr="00963D16">
        <w:rPr>
          <w:rStyle w:val="Strong"/>
          <w:b/>
          <w:bCs w:val="0"/>
        </w:rPr>
        <w:lastRenderedPageBreak/>
        <w:t>8.1.</w:t>
      </w:r>
      <w:r w:rsidR="001E3AA1" w:rsidRPr="00963D16">
        <w:rPr>
          <w:rStyle w:val="Strong"/>
          <w:b/>
          <w:bCs w:val="0"/>
        </w:rPr>
        <w:t>4 Usability Testing</w:t>
      </w:r>
      <w:bookmarkEnd w:id="4482"/>
    </w:p>
    <w:p w14:paraId="4429DBB3" w14:textId="77777777" w:rsidR="001E3AA1" w:rsidRPr="00963D16" w:rsidRDefault="001E3AA1">
      <w:pPr>
        <w:numPr>
          <w:ilvl w:val="0"/>
          <w:numId w:val="128"/>
        </w:numPr>
        <w:spacing w:before="100" w:beforeAutospacing="1" w:after="100" w:afterAutospacing="1" w:line="360" w:lineRule="auto"/>
        <w:jc w:val="both"/>
        <w:rPr>
          <w:b/>
          <w:bCs/>
          <w:rPrChange w:id="4483" w:author="Asad Shah" w:date="2025-01-08T21:30:00Z">
            <w:rPr/>
          </w:rPrChange>
        </w:rPr>
        <w:pPrChange w:id="4484" w:author="Asad Shah" w:date="2025-01-08T21:36:00Z">
          <w:pPr>
            <w:numPr>
              <w:ilvl w:val="1"/>
              <w:numId w:val="128"/>
            </w:numPr>
            <w:tabs>
              <w:tab w:val="num" w:pos="1080"/>
            </w:tabs>
            <w:spacing w:before="100" w:beforeAutospacing="1" w:after="100" w:afterAutospacing="1" w:line="240" w:lineRule="auto"/>
            <w:ind w:left="1080" w:hanging="360"/>
          </w:pPr>
        </w:pPrChange>
      </w:pPr>
      <w:r w:rsidRPr="00963D16">
        <w:rPr>
          <w:b/>
          <w:bCs/>
          <w:rPrChange w:id="4485" w:author="Asad Shah" w:date="2025-01-08T21:30:00Z">
            <w:rPr/>
          </w:rPrChange>
        </w:rPr>
        <w:t xml:space="preserve">Test navigation: </w:t>
      </w:r>
    </w:p>
    <w:p w14:paraId="14DE429D" w14:textId="77777777" w:rsidR="001E3AA1" w:rsidRDefault="001E3AA1">
      <w:pPr>
        <w:numPr>
          <w:ilvl w:val="1"/>
          <w:numId w:val="128"/>
        </w:numPr>
        <w:spacing w:before="100" w:beforeAutospacing="1" w:after="100" w:afterAutospacing="1" w:line="360" w:lineRule="auto"/>
        <w:jc w:val="both"/>
        <w:pPrChange w:id="4486" w:author="Asad Shah" w:date="2025-01-08T21:36:00Z">
          <w:pPr>
            <w:numPr>
              <w:ilvl w:val="2"/>
              <w:numId w:val="128"/>
            </w:numPr>
            <w:tabs>
              <w:tab w:val="num" w:pos="1800"/>
            </w:tabs>
            <w:spacing w:before="100" w:beforeAutospacing="1" w:after="100" w:afterAutospacing="1" w:line="240" w:lineRule="auto"/>
            <w:ind w:left="1800" w:hanging="360"/>
          </w:pPr>
        </w:pPrChange>
      </w:pPr>
      <w:r>
        <w:t>Verify all pages are easily accessible with a clear navigation flow.</w:t>
      </w:r>
    </w:p>
    <w:p w14:paraId="2DAE39AF" w14:textId="77777777" w:rsidR="001E3AA1" w:rsidRPr="00963D16" w:rsidRDefault="001E3AA1">
      <w:pPr>
        <w:numPr>
          <w:ilvl w:val="0"/>
          <w:numId w:val="128"/>
        </w:numPr>
        <w:spacing w:before="100" w:beforeAutospacing="1" w:after="100" w:afterAutospacing="1" w:line="360" w:lineRule="auto"/>
        <w:jc w:val="both"/>
        <w:rPr>
          <w:b/>
          <w:bCs/>
          <w:rPrChange w:id="4487" w:author="Asad Shah" w:date="2025-01-08T21:30:00Z">
            <w:rPr/>
          </w:rPrChange>
        </w:rPr>
        <w:pPrChange w:id="4488" w:author="Asad Shah" w:date="2025-01-08T21:36:00Z">
          <w:pPr>
            <w:numPr>
              <w:ilvl w:val="1"/>
              <w:numId w:val="128"/>
            </w:numPr>
            <w:tabs>
              <w:tab w:val="num" w:pos="1080"/>
            </w:tabs>
            <w:spacing w:before="100" w:beforeAutospacing="1" w:after="100" w:afterAutospacing="1" w:line="240" w:lineRule="auto"/>
            <w:ind w:left="1080" w:hanging="360"/>
          </w:pPr>
        </w:pPrChange>
      </w:pPr>
      <w:r w:rsidRPr="00963D16">
        <w:rPr>
          <w:b/>
          <w:bCs/>
          <w:rPrChange w:id="4489" w:author="Asad Shah" w:date="2025-01-08T21:30:00Z">
            <w:rPr/>
          </w:rPrChange>
        </w:rPr>
        <w:t xml:space="preserve">Test responsive design: </w:t>
      </w:r>
    </w:p>
    <w:p w14:paraId="0FE7AE57" w14:textId="77777777" w:rsidR="001E3AA1" w:rsidRDefault="001E3AA1">
      <w:pPr>
        <w:numPr>
          <w:ilvl w:val="1"/>
          <w:numId w:val="128"/>
        </w:numPr>
        <w:spacing w:before="100" w:beforeAutospacing="1" w:after="100" w:afterAutospacing="1" w:line="360" w:lineRule="auto"/>
        <w:jc w:val="both"/>
        <w:pPrChange w:id="4490" w:author="Asad Shah" w:date="2025-01-08T21:36:00Z">
          <w:pPr>
            <w:numPr>
              <w:ilvl w:val="2"/>
              <w:numId w:val="128"/>
            </w:numPr>
            <w:tabs>
              <w:tab w:val="num" w:pos="1800"/>
            </w:tabs>
            <w:spacing w:before="100" w:beforeAutospacing="1" w:after="100" w:afterAutospacing="1" w:line="240" w:lineRule="auto"/>
            <w:ind w:left="1800" w:hanging="360"/>
          </w:pPr>
        </w:pPrChange>
      </w:pPr>
      <w:r>
        <w:t>Ensure the platform works seamlessly across devices (mobile, tablet, desktop).</w:t>
      </w:r>
    </w:p>
    <w:p w14:paraId="4618092F" w14:textId="77777777" w:rsidR="001E3AA1" w:rsidRPr="00963D16" w:rsidRDefault="001E3AA1">
      <w:pPr>
        <w:numPr>
          <w:ilvl w:val="0"/>
          <w:numId w:val="128"/>
        </w:numPr>
        <w:spacing w:before="100" w:beforeAutospacing="1" w:after="100" w:afterAutospacing="1" w:line="360" w:lineRule="auto"/>
        <w:jc w:val="both"/>
        <w:rPr>
          <w:b/>
          <w:bCs/>
          <w:rPrChange w:id="4491" w:author="Asad Shah" w:date="2025-01-08T21:30:00Z">
            <w:rPr/>
          </w:rPrChange>
        </w:rPr>
        <w:pPrChange w:id="4492" w:author="Asad Shah" w:date="2025-01-08T21:36:00Z">
          <w:pPr>
            <w:numPr>
              <w:ilvl w:val="1"/>
              <w:numId w:val="128"/>
            </w:numPr>
            <w:tabs>
              <w:tab w:val="num" w:pos="1080"/>
            </w:tabs>
            <w:spacing w:before="100" w:beforeAutospacing="1" w:after="100" w:afterAutospacing="1" w:line="240" w:lineRule="auto"/>
            <w:ind w:left="1080" w:hanging="360"/>
          </w:pPr>
        </w:pPrChange>
      </w:pPr>
      <w:r w:rsidRPr="00963D16">
        <w:rPr>
          <w:b/>
          <w:bCs/>
          <w:rPrChange w:id="4493" w:author="Asad Shah" w:date="2025-01-08T21:30:00Z">
            <w:rPr/>
          </w:rPrChange>
        </w:rPr>
        <w:t xml:space="preserve">Conduct user testing: </w:t>
      </w:r>
    </w:p>
    <w:p w14:paraId="23253827" w14:textId="77777777" w:rsidR="001E3AA1" w:rsidRDefault="001E3AA1">
      <w:pPr>
        <w:numPr>
          <w:ilvl w:val="1"/>
          <w:numId w:val="128"/>
        </w:numPr>
        <w:spacing w:before="100" w:beforeAutospacing="1" w:after="100" w:afterAutospacing="1" w:line="360" w:lineRule="auto"/>
        <w:jc w:val="both"/>
        <w:pPrChange w:id="4494" w:author="Asad Shah" w:date="2025-01-08T21:36:00Z">
          <w:pPr>
            <w:numPr>
              <w:ilvl w:val="2"/>
              <w:numId w:val="128"/>
            </w:numPr>
            <w:tabs>
              <w:tab w:val="num" w:pos="1800"/>
            </w:tabs>
            <w:spacing w:before="100" w:beforeAutospacing="1" w:after="100" w:afterAutospacing="1" w:line="240" w:lineRule="auto"/>
            <w:ind w:left="1800" w:hanging="360"/>
          </w:pPr>
        </w:pPrChange>
      </w:pPr>
      <w:r>
        <w:t>Collect feedback from a focus group of students and educators.</w:t>
      </w:r>
    </w:p>
    <w:p w14:paraId="65E7EF1B" w14:textId="77777777" w:rsidR="001E3AA1" w:rsidRPr="00963D16" w:rsidRDefault="001E3AA1">
      <w:pPr>
        <w:numPr>
          <w:ilvl w:val="0"/>
          <w:numId w:val="128"/>
        </w:numPr>
        <w:spacing w:before="100" w:beforeAutospacing="1" w:after="100" w:afterAutospacing="1" w:line="360" w:lineRule="auto"/>
        <w:jc w:val="both"/>
        <w:rPr>
          <w:b/>
          <w:bCs/>
          <w:rPrChange w:id="4495" w:author="Asad Shah" w:date="2025-01-08T21:30:00Z">
            <w:rPr/>
          </w:rPrChange>
        </w:rPr>
        <w:pPrChange w:id="4496" w:author="Asad Shah" w:date="2025-01-08T21:36:00Z">
          <w:pPr>
            <w:numPr>
              <w:ilvl w:val="1"/>
              <w:numId w:val="128"/>
            </w:numPr>
            <w:tabs>
              <w:tab w:val="num" w:pos="1080"/>
            </w:tabs>
            <w:spacing w:before="100" w:beforeAutospacing="1" w:after="100" w:afterAutospacing="1" w:line="240" w:lineRule="auto"/>
            <w:ind w:left="1080" w:hanging="360"/>
          </w:pPr>
        </w:pPrChange>
      </w:pPr>
      <w:r w:rsidRPr="00963D16">
        <w:rPr>
          <w:b/>
          <w:bCs/>
          <w:rPrChange w:id="4497" w:author="Asad Shah" w:date="2025-01-08T21:30:00Z">
            <w:rPr/>
          </w:rPrChange>
        </w:rPr>
        <w:t xml:space="preserve">Ensure accessibility: </w:t>
      </w:r>
    </w:p>
    <w:p w14:paraId="0DCCCED4" w14:textId="77777777" w:rsidR="001E3AA1" w:rsidRDefault="001E3AA1">
      <w:pPr>
        <w:numPr>
          <w:ilvl w:val="1"/>
          <w:numId w:val="128"/>
        </w:numPr>
        <w:spacing w:before="100" w:beforeAutospacing="1" w:after="100" w:afterAutospacing="1" w:line="360" w:lineRule="auto"/>
        <w:jc w:val="both"/>
        <w:pPrChange w:id="4498" w:author="Asad Shah" w:date="2025-01-08T21:36:00Z">
          <w:pPr>
            <w:numPr>
              <w:ilvl w:val="2"/>
              <w:numId w:val="128"/>
            </w:numPr>
            <w:tabs>
              <w:tab w:val="num" w:pos="1800"/>
            </w:tabs>
            <w:spacing w:before="100" w:beforeAutospacing="1" w:after="100" w:afterAutospacing="1" w:line="240" w:lineRule="auto"/>
            <w:ind w:left="1800" w:hanging="360"/>
          </w:pPr>
        </w:pPrChange>
      </w:pPr>
      <w:r>
        <w:t xml:space="preserve">Follow </w:t>
      </w:r>
      <w:r>
        <w:rPr>
          <w:rStyle w:val="Strong"/>
        </w:rPr>
        <w:t>WCAG 2.1 guidelines</w:t>
      </w:r>
      <w:r>
        <w:t xml:space="preserve"> for accessibility.</w:t>
      </w:r>
    </w:p>
    <w:p w14:paraId="532884D8" w14:textId="558EE1A3" w:rsidR="001E3AA1" w:rsidRPr="00963D16" w:rsidRDefault="00963D16">
      <w:pPr>
        <w:pStyle w:val="Heading3"/>
        <w:spacing w:line="360" w:lineRule="auto"/>
        <w:jc w:val="both"/>
        <w:pPrChange w:id="4499" w:author="Asad Shah" w:date="2025-01-08T21:36:00Z">
          <w:pPr>
            <w:pStyle w:val="Heading3"/>
          </w:pPr>
        </w:pPrChange>
      </w:pPr>
      <w:bookmarkStart w:id="4500" w:name="_Toc187627558"/>
      <w:r w:rsidRPr="00963D16">
        <w:rPr>
          <w:rStyle w:val="Strong"/>
          <w:b/>
          <w:bCs w:val="0"/>
        </w:rPr>
        <w:t>8.1.</w:t>
      </w:r>
      <w:r w:rsidR="001E3AA1" w:rsidRPr="00963D16">
        <w:rPr>
          <w:rStyle w:val="Strong"/>
          <w:b/>
          <w:bCs w:val="0"/>
        </w:rPr>
        <w:t>5 Integration Testing</w:t>
      </w:r>
      <w:bookmarkEnd w:id="4500"/>
    </w:p>
    <w:p w14:paraId="588E2AFD" w14:textId="77777777" w:rsidR="001E3AA1" w:rsidRPr="00963D16" w:rsidRDefault="001E3AA1">
      <w:pPr>
        <w:numPr>
          <w:ilvl w:val="0"/>
          <w:numId w:val="129"/>
        </w:numPr>
        <w:spacing w:before="100" w:beforeAutospacing="1" w:after="100" w:afterAutospacing="1" w:line="360" w:lineRule="auto"/>
        <w:jc w:val="both"/>
        <w:rPr>
          <w:b/>
          <w:bCs/>
          <w:rPrChange w:id="4501" w:author="Asad Shah" w:date="2025-01-08T21:32:00Z">
            <w:rPr/>
          </w:rPrChange>
        </w:rPr>
        <w:pPrChange w:id="4502" w:author="Asad Shah" w:date="2025-01-08T21:36:00Z">
          <w:pPr>
            <w:numPr>
              <w:ilvl w:val="1"/>
              <w:numId w:val="129"/>
            </w:numPr>
            <w:tabs>
              <w:tab w:val="num" w:pos="1080"/>
            </w:tabs>
            <w:spacing w:before="100" w:beforeAutospacing="1" w:after="100" w:afterAutospacing="1" w:line="240" w:lineRule="auto"/>
            <w:ind w:left="1080" w:hanging="360"/>
          </w:pPr>
        </w:pPrChange>
      </w:pPr>
      <w:r w:rsidRPr="00963D16">
        <w:rPr>
          <w:b/>
          <w:bCs/>
          <w:rPrChange w:id="4503" w:author="Asad Shah" w:date="2025-01-08T21:32:00Z">
            <w:rPr/>
          </w:rPrChange>
        </w:rPr>
        <w:t xml:space="preserve">Test frontend-backend integration: </w:t>
      </w:r>
    </w:p>
    <w:p w14:paraId="61141E2D" w14:textId="77777777" w:rsidR="001E3AA1" w:rsidRDefault="001E3AA1">
      <w:pPr>
        <w:numPr>
          <w:ilvl w:val="1"/>
          <w:numId w:val="129"/>
        </w:numPr>
        <w:spacing w:before="100" w:beforeAutospacing="1" w:after="100" w:afterAutospacing="1" w:line="360" w:lineRule="auto"/>
        <w:jc w:val="both"/>
        <w:pPrChange w:id="4504" w:author="Asad Shah" w:date="2025-01-08T21:36:00Z">
          <w:pPr>
            <w:numPr>
              <w:ilvl w:val="2"/>
              <w:numId w:val="129"/>
            </w:numPr>
            <w:tabs>
              <w:tab w:val="num" w:pos="1800"/>
            </w:tabs>
            <w:spacing w:before="100" w:beforeAutospacing="1" w:after="100" w:afterAutospacing="1" w:line="240" w:lineRule="auto"/>
            <w:ind w:left="1800" w:hanging="360"/>
          </w:pPr>
        </w:pPrChange>
      </w:pPr>
      <w:r>
        <w:t>Ensure APIs correctly communicate with frontend components.</w:t>
      </w:r>
    </w:p>
    <w:p w14:paraId="5BD67E43" w14:textId="77777777" w:rsidR="001E3AA1" w:rsidRPr="00963D16" w:rsidRDefault="001E3AA1">
      <w:pPr>
        <w:numPr>
          <w:ilvl w:val="0"/>
          <w:numId w:val="129"/>
        </w:numPr>
        <w:spacing w:before="100" w:beforeAutospacing="1" w:after="100" w:afterAutospacing="1" w:line="360" w:lineRule="auto"/>
        <w:jc w:val="both"/>
        <w:rPr>
          <w:b/>
          <w:bCs/>
          <w:rPrChange w:id="4505" w:author="Asad Shah" w:date="2025-01-08T21:32:00Z">
            <w:rPr/>
          </w:rPrChange>
        </w:rPr>
        <w:pPrChange w:id="4506" w:author="Asad Shah" w:date="2025-01-08T21:36:00Z">
          <w:pPr>
            <w:numPr>
              <w:ilvl w:val="1"/>
              <w:numId w:val="129"/>
            </w:numPr>
            <w:tabs>
              <w:tab w:val="num" w:pos="1080"/>
            </w:tabs>
            <w:spacing w:before="100" w:beforeAutospacing="1" w:after="100" w:afterAutospacing="1" w:line="240" w:lineRule="auto"/>
            <w:ind w:left="1080" w:hanging="360"/>
          </w:pPr>
        </w:pPrChange>
      </w:pPr>
      <w:r w:rsidRPr="00963D16">
        <w:rPr>
          <w:b/>
          <w:bCs/>
          <w:rPrChange w:id="4507" w:author="Asad Shah" w:date="2025-01-08T21:32:00Z">
            <w:rPr/>
          </w:rPrChange>
        </w:rPr>
        <w:t xml:space="preserve">Validate API functionality: </w:t>
      </w:r>
    </w:p>
    <w:p w14:paraId="4EB6A8FB" w14:textId="77777777" w:rsidR="001E3AA1" w:rsidRDefault="001E3AA1">
      <w:pPr>
        <w:numPr>
          <w:ilvl w:val="1"/>
          <w:numId w:val="129"/>
        </w:numPr>
        <w:spacing w:before="100" w:beforeAutospacing="1" w:after="100" w:afterAutospacing="1" w:line="360" w:lineRule="auto"/>
        <w:jc w:val="both"/>
        <w:pPrChange w:id="4508" w:author="Asad Shah" w:date="2025-01-08T21:36:00Z">
          <w:pPr>
            <w:numPr>
              <w:ilvl w:val="2"/>
              <w:numId w:val="129"/>
            </w:numPr>
            <w:tabs>
              <w:tab w:val="num" w:pos="1800"/>
            </w:tabs>
            <w:spacing w:before="100" w:beforeAutospacing="1" w:after="100" w:afterAutospacing="1" w:line="240" w:lineRule="auto"/>
            <w:ind w:left="1800" w:hanging="360"/>
          </w:pPr>
        </w:pPrChange>
      </w:pPr>
      <w:r>
        <w:t>Test API responses for recommendations, trends, and comparisons.</w:t>
      </w:r>
    </w:p>
    <w:p w14:paraId="507D7A74" w14:textId="77777777" w:rsidR="001E3AA1" w:rsidRPr="00963D16" w:rsidRDefault="001E3AA1">
      <w:pPr>
        <w:numPr>
          <w:ilvl w:val="0"/>
          <w:numId w:val="129"/>
        </w:numPr>
        <w:spacing w:before="100" w:beforeAutospacing="1" w:after="100" w:afterAutospacing="1" w:line="360" w:lineRule="auto"/>
        <w:jc w:val="both"/>
        <w:rPr>
          <w:b/>
          <w:bCs/>
          <w:rPrChange w:id="4509" w:author="Asad Shah" w:date="2025-01-08T21:32:00Z">
            <w:rPr/>
          </w:rPrChange>
        </w:rPr>
        <w:pPrChange w:id="4510" w:author="Asad Shah" w:date="2025-01-08T21:36:00Z">
          <w:pPr>
            <w:numPr>
              <w:ilvl w:val="1"/>
              <w:numId w:val="129"/>
            </w:numPr>
            <w:tabs>
              <w:tab w:val="num" w:pos="1080"/>
            </w:tabs>
            <w:spacing w:before="100" w:beforeAutospacing="1" w:after="100" w:afterAutospacing="1" w:line="240" w:lineRule="auto"/>
            <w:ind w:left="1080" w:hanging="360"/>
          </w:pPr>
        </w:pPrChange>
      </w:pPr>
      <w:r w:rsidRPr="00963D16">
        <w:rPr>
          <w:b/>
          <w:bCs/>
          <w:rPrChange w:id="4511" w:author="Asad Shah" w:date="2025-01-08T21:32:00Z">
            <w:rPr/>
          </w:rPrChange>
        </w:rPr>
        <w:t xml:space="preserve">Test external API integration: </w:t>
      </w:r>
    </w:p>
    <w:p w14:paraId="78CF82BD" w14:textId="77777777" w:rsidR="001E3AA1" w:rsidRDefault="001E3AA1">
      <w:pPr>
        <w:numPr>
          <w:ilvl w:val="1"/>
          <w:numId w:val="129"/>
        </w:numPr>
        <w:spacing w:before="100" w:beforeAutospacing="1" w:after="100" w:afterAutospacing="1" w:line="360" w:lineRule="auto"/>
        <w:jc w:val="both"/>
        <w:pPrChange w:id="4512" w:author="Asad Shah" w:date="2025-01-08T21:36:00Z">
          <w:pPr>
            <w:numPr>
              <w:ilvl w:val="2"/>
              <w:numId w:val="129"/>
            </w:numPr>
            <w:tabs>
              <w:tab w:val="num" w:pos="1800"/>
            </w:tabs>
            <w:spacing w:before="100" w:beforeAutospacing="1" w:after="100" w:afterAutospacing="1" w:line="240" w:lineRule="auto"/>
            <w:ind w:left="1800" w:hanging="360"/>
          </w:pPr>
        </w:pPrChange>
      </w:pPr>
      <w:r>
        <w:t>Verify Google OAuth and external university data API connections.</w:t>
      </w:r>
    </w:p>
    <w:p w14:paraId="26890445" w14:textId="24290AC5" w:rsidR="001E3AA1" w:rsidRPr="00963D16" w:rsidRDefault="00963D16">
      <w:pPr>
        <w:pStyle w:val="Heading3"/>
        <w:spacing w:line="360" w:lineRule="auto"/>
        <w:jc w:val="both"/>
        <w:rPr>
          <w:rPrChange w:id="4513" w:author="Asad Shah" w:date="2025-01-08T21:35:00Z">
            <w:rPr/>
          </w:rPrChange>
        </w:rPr>
        <w:pPrChange w:id="4514" w:author="Asad Shah" w:date="2025-01-08T21:36:00Z">
          <w:pPr>
            <w:numPr>
              <w:numId w:val="130"/>
            </w:numPr>
            <w:tabs>
              <w:tab w:val="num" w:pos="360"/>
            </w:tabs>
            <w:spacing w:before="100" w:beforeAutospacing="1" w:after="100" w:afterAutospacing="1" w:line="240" w:lineRule="auto"/>
            <w:ind w:left="360" w:hanging="360"/>
          </w:pPr>
        </w:pPrChange>
      </w:pPr>
      <w:bookmarkStart w:id="4515" w:name="_Toc187627559"/>
      <w:r w:rsidRPr="00963D16">
        <w:rPr>
          <w:rStyle w:val="Strong"/>
          <w:b/>
          <w:bCs w:val="0"/>
          <w:rPrChange w:id="4516" w:author="Asad Shah" w:date="2025-01-08T21:35:00Z">
            <w:rPr>
              <w:rStyle w:val="Strong"/>
              <w:b w:val="0"/>
              <w:bCs w:val="0"/>
            </w:rPr>
          </w:rPrChange>
        </w:rPr>
        <w:t>8.1.</w:t>
      </w:r>
      <w:r w:rsidR="001E3AA1" w:rsidRPr="00963D16">
        <w:rPr>
          <w:rStyle w:val="Strong"/>
          <w:b/>
          <w:bCs w:val="0"/>
          <w:rPrChange w:id="4517" w:author="Asad Shah" w:date="2025-01-08T21:35:00Z">
            <w:rPr>
              <w:rStyle w:val="Strong"/>
              <w:b w:val="0"/>
              <w:bCs w:val="0"/>
            </w:rPr>
          </w:rPrChange>
        </w:rPr>
        <w:t>6 System Testing</w:t>
      </w:r>
      <w:bookmarkEnd w:id="4515"/>
      <w:r w:rsidR="001E3AA1" w:rsidRPr="00963D16">
        <w:rPr>
          <w:rPrChange w:id="4518" w:author="Asad Shah" w:date="2025-01-08T21:35:00Z">
            <w:rPr/>
          </w:rPrChange>
        </w:rPr>
        <w:t xml:space="preserve"> </w:t>
      </w:r>
    </w:p>
    <w:p w14:paraId="71758668" w14:textId="77777777" w:rsidR="001E3AA1" w:rsidRPr="00963D16" w:rsidRDefault="001E3AA1">
      <w:pPr>
        <w:numPr>
          <w:ilvl w:val="0"/>
          <w:numId w:val="130"/>
        </w:numPr>
        <w:spacing w:before="100" w:beforeAutospacing="1" w:after="100" w:afterAutospacing="1" w:line="360" w:lineRule="auto"/>
        <w:jc w:val="both"/>
        <w:rPr>
          <w:b/>
          <w:bCs/>
          <w:rPrChange w:id="4519" w:author="Asad Shah" w:date="2025-01-08T21:33:00Z">
            <w:rPr/>
          </w:rPrChange>
        </w:rPr>
        <w:pPrChange w:id="4520" w:author="Asad Shah" w:date="2025-01-08T21:36:00Z">
          <w:pPr>
            <w:numPr>
              <w:ilvl w:val="1"/>
              <w:numId w:val="130"/>
            </w:numPr>
            <w:tabs>
              <w:tab w:val="num" w:pos="1080"/>
            </w:tabs>
            <w:spacing w:before="100" w:beforeAutospacing="1" w:after="100" w:afterAutospacing="1" w:line="240" w:lineRule="auto"/>
            <w:ind w:left="1080" w:hanging="360"/>
          </w:pPr>
        </w:pPrChange>
      </w:pPr>
      <w:r w:rsidRPr="00963D16">
        <w:rPr>
          <w:b/>
          <w:bCs/>
          <w:rPrChange w:id="4521" w:author="Asad Shah" w:date="2025-01-08T21:33:00Z">
            <w:rPr/>
          </w:rPrChange>
        </w:rPr>
        <w:t xml:space="preserve">Test complete user workflows: </w:t>
      </w:r>
    </w:p>
    <w:p w14:paraId="44B23E97" w14:textId="4DCEA7CA" w:rsidR="001E3AA1" w:rsidRDefault="001E3AA1">
      <w:pPr>
        <w:numPr>
          <w:ilvl w:val="1"/>
          <w:numId w:val="130"/>
        </w:numPr>
        <w:spacing w:before="100" w:beforeAutospacing="1" w:after="100" w:afterAutospacing="1" w:line="360" w:lineRule="auto"/>
        <w:jc w:val="both"/>
        <w:pPrChange w:id="4522" w:author="Asad Shah" w:date="2025-01-08T21:36:00Z">
          <w:pPr>
            <w:numPr>
              <w:ilvl w:val="2"/>
              <w:numId w:val="130"/>
            </w:numPr>
            <w:tabs>
              <w:tab w:val="num" w:pos="1800"/>
            </w:tabs>
            <w:spacing w:before="100" w:beforeAutospacing="1" w:after="100" w:afterAutospacing="1" w:line="240" w:lineRule="auto"/>
            <w:ind w:left="1800" w:hanging="360"/>
          </w:pPr>
        </w:pPrChange>
      </w:pPr>
      <w:r>
        <w:t>Registration → Data Input → Recommendations → Visualizations</w:t>
      </w:r>
      <w:r w:rsidR="00963D16">
        <w:t>.</w:t>
      </w:r>
    </w:p>
    <w:p w14:paraId="0517F59C" w14:textId="77777777" w:rsidR="001E3AA1" w:rsidRPr="00963D16" w:rsidRDefault="001E3AA1">
      <w:pPr>
        <w:numPr>
          <w:ilvl w:val="0"/>
          <w:numId w:val="130"/>
        </w:numPr>
        <w:spacing w:before="100" w:beforeAutospacing="1" w:after="100" w:afterAutospacing="1" w:line="360" w:lineRule="auto"/>
        <w:jc w:val="both"/>
        <w:rPr>
          <w:b/>
          <w:bCs/>
          <w:rPrChange w:id="4523" w:author="Asad Shah" w:date="2025-01-08T21:33:00Z">
            <w:rPr/>
          </w:rPrChange>
        </w:rPr>
        <w:pPrChange w:id="4524" w:author="Asad Shah" w:date="2025-01-08T21:36:00Z">
          <w:pPr>
            <w:numPr>
              <w:ilvl w:val="1"/>
              <w:numId w:val="130"/>
            </w:numPr>
            <w:tabs>
              <w:tab w:val="num" w:pos="1080"/>
            </w:tabs>
            <w:spacing w:before="100" w:beforeAutospacing="1" w:after="100" w:afterAutospacing="1" w:line="240" w:lineRule="auto"/>
            <w:ind w:left="1080" w:hanging="360"/>
          </w:pPr>
        </w:pPrChange>
      </w:pPr>
      <w:r w:rsidRPr="00963D16">
        <w:rPr>
          <w:b/>
          <w:bCs/>
          <w:rPrChange w:id="4525" w:author="Asad Shah" w:date="2025-01-08T21:33:00Z">
            <w:rPr/>
          </w:rPrChange>
        </w:rPr>
        <w:t xml:space="preserve">Verify system requirements: </w:t>
      </w:r>
    </w:p>
    <w:p w14:paraId="0336117B" w14:textId="77777777" w:rsidR="001E3AA1" w:rsidRDefault="001E3AA1">
      <w:pPr>
        <w:numPr>
          <w:ilvl w:val="1"/>
          <w:numId w:val="130"/>
        </w:numPr>
        <w:spacing w:before="100" w:beforeAutospacing="1" w:after="100" w:afterAutospacing="1" w:line="360" w:lineRule="auto"/>
        <w:jc w:val="both"/>
        <w:pPrChange w:id="4526" w:author="Asad Shah" w:date="2025-01-08T21:36:00Z">
          <w:pPr>
            <w:numPr>
              <w:ilvl w:val="2"/>
              <w:numId w:val="130"/>
            </w:numPr>
            <w:tabs>
              <w:tab w:val="num" w:pos="1800"/>
            </w:tabs>
            <w:spacing w:before="100" w:beforeAutospacing="1" w:after="100" w:afterAutospacing="1" w:line="240" w:lineRule="auto"/>
            <w:ind w:left="1800" w:hanging="360"/>
          </w:pPr>
        </w:pPrChange>
      </w:pPr>
      <w:r>
        <w:t>Ensure recommendations and visualizations align with project goals.</w:t>
      </w:r>
    </w:p>
    <w:p w14:paraId="4C494AD0" w14:textId="77777777" w:rsidR="001E3AA1" w:rsidRPr="00963D16" w:rsidRDefault="001E3AA1">
      <w:pPr>
        <w:numPr>
          <w:ilvl w:val="0"/>
          <w:numId w:val="130"/>
        </w:numPr>
        <w:spacing w:before="100" w:beforeAutospacing="1" w:after="100" w:afterAutospacing="1" w:line="360" w:lineRule="auto"/>
        <w:jc w:val="both"/>
        <w:rPr>
          <w:b/>
          <w:bCs/>
          <w:rPrChange w:id="4527" w:author="Asad Shah" w:date="2025-01-08T21:33:00Z">
            <w:rPr/>
          </w:rPrChange>
        </w:rPr>
        <w:pPrChange w:id="4528" w:author="Asad Shah" w:date="2025-01-08T21:36:00Z">
          <w:pPr>
            <w:numPr>
              <w:ilvl w:val="1"/>
              <w:numId w:val="130"/>
            </w:numPr>
            <w:tabs>
              <w:tab w:val="num" w:pos="1080"/>
            </w:tabs>
            <w:spacing w:before="100" w:beforeAutospacing="1" w:after="100" w:afterAutospacing="1" w:line="240" w:lineRule="auto"/>
            <w:ind w:left="1080" w:hanging="360"/>
          </w:pPr>
        </w:pPrChange>
      </w:pPr>
      <w:r w:rsidRPr="00963D16">
        <w:rPr>
          <w:b/>
          <w:bCs/>
          <w:rPrChange w:id="4529" w:author="Asad Shah" w:date="2025-01-08T21:33:00Z">
            <w:rPr/>
          </w:rPrChange>
        </w:rPr>
        <w:t xml:space="preserve">Perform boundary testing: </w:t>
      </w:r>
    </w:p>
    <w:p w14:paraId="32C7F112" w14:textId="77777777" w:rsidR="001E3AA1" w:rsidRDefault="001E3AA1">
      <w:pPr>
        <w:numPr>
          <w:ilvl w:val="1"/>
          <w:numId w:val="130"/>
        </w:numPr>
        <w:spacing w:before="100" w:beforeAutospacing="1" w:after="100" w:afterAutospacing="1" w:line="360" w:lineRule="auto"/>
        <w:jc w:val="both"/>
        <w:pPrChange w:id="4530" w:author="Asad Shah" w:date="2025-01-08T21:36:00Z">
          <w:pPr>
            <w:numPr>
              <w:ilvl w:val="2"/>
              <w:numId w:val="130"/>
            </w:numPr>
            <w:tabs>
              <w:tab w:val="num" w:pos="1800"/>
            </w:tabs>
            <w:spacing w:before="100" w:beforeAutospacing="1" w:after="100" w:afterAutospacing="1" w:line="240" w:lineRule="auto"/>
            <w:ind w:left="1800" w:hanging="360"/>
          </w:pPr>
        </w:pPrChange>
      </w:pPr>
      <w:r>
        <w:t>Test the system with minimum and maximum data inputs.</w:t>
      </w:r>
    </w:p>
    <w:p w14:paraId="08671BF1" w14:textId="74CAD3B7" w:rsidR="001E3AA1" w:rsidRPr="00963D16" w:rsidRDefault="00963D16">
      <w:pPr>
        <w:pStyle w:val="Heading3"/>
        <w:spacing w:line="360" w:lineRule="auto"/>
        <w:jc w:val="both"/>
        <w:pPrChange w:id="4531" w:author="Asad Shah" w:date="2025-01-08T21:36:00Z">
          <w:pPr>
            <w:pStyle w:val="Heading3"/>
          </w:pPr>
        </w:pPrChange>
      </w:pPr>
      <w:bookmarkStart w:id="4532" w:name="_Toc187627560"/>
      <w:r w:rsidRPr="00963D16">
        <w:rPr>
          <w:rStyle w:val="Strong"/>
          <w:b/>
          <w:bCs w:val="0"/>
        </w:rPr>
        <w:t>8.1.</w:t>
      </w:r>
      <w:r w:rsidR="001E3AA1" w:rsidRPr="00963D16">
        <w:rPr>
          <w:rStyle w:val="Strong"/>
          <w:b/>
          <w:bCs w:val="0"/>
        </w:rPr>
        <w:t>7 Regression Testing</w:t>
      </w:r>
      <w:bookmarkEnd w:id="4532"/>
    </w:p>
    <w:p w14:paraId="0BC8D0A7" w14:textId="77777777" w:rsidR="001E3AA1" w:rsidRDefault="001E3AA1">
      <w:pPr>
        <w:numPr>
          <w:ilvl w:val="0"/>
          <w:numId w:val="131"/>
        </w:numPr>
        <w:spacing w:before="100" w:beforeAutospacing="1" w:after="100" w:afterAutospacing="1" w:line="360" w:lineRule="auto"/>
        <w:jc w:val="both"/>
        <w:pPrChange w:id="4533" w:author="Asad Shah" w:date="2025-01-08T21:36:00Z">
          <w:pPr>
            <w:numPr>
              <w:ilvl w:val="1"/>
              <w:numId w:val="131"/>
            </w:numPr>
            <w:tabs>
              <w:tab w:val="num" w:pos="1080"/>
            </w:tabs>
            <w:spacing w:before="100" w:beforeAutospacing="1" w:after="100" w:afterAutospacing="1" w:line="240" w:lineRule="auto"/>
            <w:ind w:left="1080" w:hanging="360"/>
          </w:pPr>
        </w:pPrChange>
      </w:pPr>
      <w:r>
        <w:t>Retest all workflows after updates.</w:t>
      </w:r>
    </w:p>
    <w:p w14:paraId="424DEE3F" w14:textId="2B9D834C" w:rsidR="001E3AA1" w:rsidRDefault="001E3AA1">
      <w:pPr>
        <w:numPr>
          <w:ilvl w:val="0"/>
          <w:numId w:val="131"/>
        </w:numPr>
        <w:spacing w:before="100" w:beforeAutospacing="1" w:after="100" w:afterAutospacing="1" w:line="360" w:lineRule="auto"/>
        <w:jc w:val="both"/>
        <w:pPrChange w:id="4534" w:author="Asad Shah" w:date="2025-01-08T21:36:00Z">
          <w:pPr>
            <w:spacing w:after="0"/>
          </w:pPr>
        </w:pPrChange>
      </w:pPr>
      <w:r>
        <w:t>Maintain automated regression test scripts for critical features.</w:t>
      </w:r>
    </w:p>
    <w:p w14:paraId="74F84708" w14:textId="2E860382" w:rsidR="001E3AA1" w:rsidRDefault="001E3AA1">
      <w:pPr>
        <w:spacing w:after="0" w:line="360" w:lineRule="auto"/>
        <w:jc w:val="both"/>
        <w:pPrChange w:id="4535" w:author="Asad Shah" w:date="2025-01-08T21:36:00Z">
          <w:pPr>
            <w:spacing w:after="0"/>
          </w:pPr>
        </w:pPrChange>
      </w:pPr>
    </w:p>
    <w:p w14:paraId="73C9F56A" w14:textId="15A4F800" w:rsidR="001E3AA1" w:rsidRPr="00963D16" w:rsidRDefault="00963D16">
      <w:pPr>
        <w:pStyle w:val="Heading3"/>
        <w:spacing w:line="360" w:lineRule="auto"/>
        <w:jc w:val="both"/>
        <w:pPrChange w:id="4536" w:author="Asad Shah" w:date="2025-01-08T21:36:00Z">
          <w:pPr>
            <w:pStyle w:val="Heading3"/>
          </w:pPr>
        </w:pPrChange>
      </w:pPr>
      <w:bookmarkStart w:id="4537" w:name="_Toc187627561"/>
      <w:r w:rsidRPr="00963D16">
        <w:rPr>
          <w:rStyle w:val="Strong"/>
          <w:b/>
          <w:bCs w:val="0"/>
        </w:rPr>
        <w:t>8.1.8</w:t>
      </w:r>
      <w:r w:rsidR="001E3AA1" w:rsidRPr="00963D16">
        <w:rPr>
          <w:rStyle w:val="Strong"/>
          <w:b/>
          <w:bCs w:val="0"/>
        </w:rPr>
        <w:t xml:space="preserve"> User Acceptance Testing (UAT)</w:t>
      </w:r>
      <w:bookmarkEnd w:id="4537"/>
    </w:p>
    <w:p w14:paraId="186E0464" w14:textId="77777777" w:rsidR="001E3AA1" w:rsidRPr="00963D16" w:rsidRDefault="001E3AA1">
      <w:pPr>
        <w:numPr>
          <w:ilvl w:val="0"/>
          <w:numId w:val="133"/>
        </w:numPr>
        <w:spacing w:before="100" w:beforeAutospacing="1" w:after="100" w:afterAutospacing="1" w:line="360" w:lineRule="auto"/>
        <w:jc w:val="both"/>
        <w:rPr>
          <w:b/>
          <w:bCs/>
          <w:rPrChange w:id="4538" w:author="Asad Shah" w:date="2025-01-08T21:34:00Z">
            <w:rPr/>
          </w:rPrChange>
        </w:rPr>
        <w:pPrChange w:id="4539" w:author="Asad Shah" w:date="2025-01-08T21:36:00Z">
          <w:pPr>
            <w:numPr>
              <w:ilvl w:val="1"/>
              <w:numId w:val="133"/>
            </w:numPr>
            <w:tabs>
              <w:tab w:val="num" w:pos="1080"/>
            </w:tabs>
            <w:spacing w:before="100" w:beforeAutospacing="1" w:after="100" w:afterAutospacing="1" w:line="240" w:lineRule="auto"/>
            <w:ind w:left="1080" w:hanging="360"/>
          </w:pPr>
        </w:pPrChange>
      </w:pPr>
      <w:r w:rsidRPr="00963D16">
        <w:rPr>
          <w:b/>
          <w:bCs/>
          <w:rPrChange w:id="4540" w:author="Asad Shah" w:date="2025-01-08T21:34:00Z">
            <w:rPr/>
          </w:rPrChange>
        </w:rPr>
        <w:t xml:space="preserve">Conduct beta testing: </w:t>
      </w:r>
    </w:p>
    <w:p w14:paraId="4FAB2AD9" w14:textId="77777777" w:rsidR="001E3AA1" w:rsidRDefault="001E3AA1">
      <w:pPr>
        <w:numPr>
          <w:ilvl w:val="1"/>
          <w:numId w:val="133"/>
        </w:numPr>
        <w:spacing w:before="100" w:beforeAutospacing="1" w:after="100" w:afterAutospacing="1" w:line="360" w:lineRule="auto"/>
        <w:jc w:val="both"/>
        <w:pPrChange w:id="4541" w:author="Asad Shah" w:date="2025-01-08T21:36:00Z">
          <w:pPr>
            <w:numPr>
              <w:ilvl w:val="2"/>
              <w:numId w:val="133"/>
            </w:numPr>
            <w:tabs>
              <w:tab w:val="num" w:pos="1800"/>
            </w:tabs>
            <w:spacing w:before="100" w:beforeAutospacing="1" w:after="100" w:afterAutospacing="1" w:line="240" w:lineRule="auto"/>
            <w:ind w:left="1800" w:hanging="360"/>
          </w:pPr>
        </w:pPrChange>
      </w:pPr>
      <w:r>
        <w:t>Invite students and educators to use the platform and provide feedback.</w:t>
      </w:r>
    </w:p>
    <w:p w14:paraId="74979B59" w14:textId="77777777" w:rsidR="001E3AA1" w:rsidRPr="00963D16" w:rsidRDefault="001E3AA1">
      <w:pPr>
        <w:numPr>
          <w:ilvl w:val="0"/>
          <w:numId w:val="133"/>
        </w:numPr>
        <w:spacing w:before="100" w:beforeAutospacing="1" w:after="100" w:afterAutospacing="1" w:line="360" w:lineRule="auto"/>
        <w:jc w:val="both"/>
        <w:rPr>
          <w:b/>
          <w:bCs/>
          <w:rPrChange w:id="4542" w:author="Asad Shah" w:date="2025-01-08T21:34:00Z">
            <w:rPr/>
          </w:rPrChange>
        </w:rPr>
        <w:pPrChange w:id="4543" w:author="Asad Shah" w:date="2025-01-08T21:36:00Z">
          <w:pPr>
            <w:numPr>
              <w:ilvl w:val="1"/>
              <w:numId w:val="133"/>
            </w:numPr>
            <w:tabs>
              <w:tab w:val="num" w:pos="1080"/>
            </w:tabs>
            <w:spacing w:before="100" w:beforeAutospacing="1" w:after="100" w:afterAutospacing="1" w:line="240" w:lineRule="auto"/>
            <w:ind w:left="1080" w:hanging="360"/>
          </w:pPr>
        </w:pPrChange>
      </w:pPr>
      <w:r w:rsidRPr="00963D16">
        <w:rPr>
          <w:b/>
          <w:bCs/>
          <w:rPrChange w:id="4544" w:author="Asad Shah" w:date="2025-01-08T21:34:00Z">
            <w:rPr/>
          </w:rPrChange>
        </w:rPr>
        <w:t xml:space="preserve">Validate user experience: </w:t>
      </w:r>
    </w:p>
    <w:p w14:paraId="31D135FD" w14:textId="2BE3E165" w:rsidR="00D228A5" w:rsidRDefault="001E3AA1">
      <w:pPr>
        <w:numPr>
          <w:ilvl w:val="1"/>
          <w:numId w:val="133"/>
        </w:numPr>
        <w:spacing w:before="100" w:beforeAutospacing="1" w:after="100" w:afterAutospacing="1" w:line="360" w:lineRule="auto"/>
        <w:jc w:val="both"/>
        <w:pPrChange w:id="4545" w:author="Asad Shah" w:date="2025-01-08T21:37:00Z">
          <w:pPr/>
        </w:pPrChange>
      </w:pPr>
      <w:r>
        <w:t>Test ease of use, accuracy of recommendations, and clarity of insights.</w:t>
      </w:r>
    </w:p>
    <w:p w14:paraId="21940F90" w14:textId="74F23DBB" w:rsidR="00D228A5" w:rsidRDefault="00D228A5">
      <w:pPr>
        <w:pStyle w:val="Heading2"/>
        <w:spacing w:line="360" w:lineRule="auto"/>
        <w:jc w:val="both"/>
        <w:pPrChange w:id="4546" w:author="Asad Shah" w:date="2025-01-08T22:34:00Z">
          <w:pPr>
            <w:pStyle w:val="Heading2"/>
          </w:pPr>
        </w:pPrChange>
      </w:pPr>
      <w:bookmarkStart w:id="4547" w:name="_Toc187627562"/>
      <w:r>
        <w:t>8.2 Acceptance Criteria</w:t>
      </w:r>
      <w:bookmarkEnd w:id="4547"/>
    </w:p>
    <w:p w14:paraId="2E023290" w14:textId="36A06AB6" w:rsidR="00CD180E" w:rsidRDefault="00CD180E">
      <w:pPr>
        <w:pStyle w:val="NormalWeb"/>
        <w:spacing w:line="360" w:lineRule="auto"/>
        <w:jc w:val="both"/>
        <w:pPrChange w:id="4548" w:author="Asad Shah" w:date="2025-01-08T22:34:00Z">
          <w:pPr/>
        </w:pPrChange>
      </w:pPr>
      <w:r>
        <w:t>Acceptance criteria define the specific conditions that must be met for the system to be considered complete, functional and acceptable to the stakeholders (students and educators). Below are the key acceptance criteria categorized by system features and functionalities</w:t>
      </w:r>
    </w:p>
    <w:p w14:paraId="255A8D10" w14:textId="33A680B9" w:rsidR="00CD180E" w:rsidRPr="00066B64" w:rsidRDefault="00066B64">
      <w:pPr>
        <w:pStyle w:val="Heading3"/>
        <w:spacing w:line="360" w:lineRule="auto"/>
        <w:jc w:val="both"/>
        <w:pPrChange w:id="4549" w:author="Asad Shah" w:date="2025-01-08T22:34:00Z">
          <w:pPr>
            <w:pStyle w:val="Heading3"/>
          </w:pPr>
        </w:pPrChange>
      </w:pPr>
      <w:bookmarkStart w:id="4550" w:name="_Toc187627563"/>
      <w:r>
        <w:rPr>
          <w:rStyle w:val="Strong"/>
          <w:b/>
          <w:bCs w:val="0"/>
        </w:rPr>
        <w:t>8.2.</w:t>
      </w:r>
      <w:r w:rsidR="00CD180E">
        <w:rPr>
          <w:rStyle w:val="Strong"/>
          <w:b/>
          <w:bCs w:val="0"/>
        </w:rPr>
        <w:t>1 User Registration and Login</w:t>
      </w:r>
      <w:bookmarkEnd w:id="4550"/>
    </w:p>
    <w:p w14:paraId="1DE274FC" w14:textId="77777777" w:rsidR="00CD180E" w:rsidRDefault="00CD180E">
      <w:pPr>
        <w:numPr>
          <w:ilvl w:val="0"/>
          <w:numId w:val="149"/>
        </w:numPr>
        <w:spacing w:before="100" w:beforeAutospacing="1" w:after="100" w:afterAutospacing="1" w:line="360" w:lineRule="auto"/>
        <w:jc w:val="both"/>
        <w:pPrChange w:id="4551" w:author="Asad Shah" w:date="2025-01-08T22:34:00Z">
          <w:pPr>
            <w:numPr>
              <w:numId w:val="135"/>
            </w:numPr>
            <w:tabs>
              <w:tab w:val="num" w:pos="720"/>
            </w:tabs>
            <w:spacing w:before="100" w:beforeAutospacing="1" w:after="100" w:afterAutospacing="1" w:line="240" w:lineRule="auto"/>
            <w:ind w:left="720" w:hanging="360"/>
          </w:pPr>
        </w:pPrChange>
      </w:pPr>
      <w:r>
        <w:t>Users must be able to create an account using their email and password.</w:t>
      </w:r>
    </w:p>
    <w:p w14:paraId="13AE96AE" w14:textId="77777777" w:rsidR="00CD180E" w:rsidRDefault="00CD180E">
      <w:pPr>
        <w:numPr>
          <w:ilvl w:val="0"/>
          <w:numId w:val="149"/>
        </w:numPr>
        <w:spacing w:before="100" w:beforeAutospacing="1" w:after="100" w:afterAutospacing="1" w:line="360" w:lineRule="auto"/>
        <w:jc w:val="both"/>
        <w:pPrChange w:id="4552" w:author="Asad Shah" w:date="2025-01-08T22:34:00Z">
          <w:pPr>
            <w:numPr>
              <w:numId w:val="135"/>
            </w:numPr>
            <w:tabs>
              <w:tab w:val="num" w:pos="720"/>
            </w:tabs>
            <w:spacing w:before="100" w:beforeAutospacing="1" w:after="100" w:afterAutospacing="1" w:line="240" w:lineRule="auto"/>
            <w:ind w:left="720" w:hanging="360"/>
          </w:pPr>
        </w:pPrChange>
      </w:pPr>
      <w:r>
        <w:t>Google OAuth integration must allow users to log in seamlessly.</w:t>
      </w:r>
    </w:p>
    <w:p w14:paraId="2BD74E5B" w14:textId="3E06DE3B" w:rsidR="00CD180E" w:rsidRDefault="00CD180E">
      <w:pPr>
        <w:numPr>
          <w:ilvl w:val="0"/>
          <w:numId w:val="149"/>
        </w:numPr>
        <w:spacing w:before="100" w:beforeAutospacing="1" w:after="100" w:afterAutospacing="1" w:line="360" w:lineRule="auto"/>
        <w:jc w:val="both"/>
        <w:pPrChange w:id="4553" w:author="Asad Shah" w:date="2025-01-08T22:34:00Z">
          <w:pPr>
            <w:numPr>
              <w:numId w:val="135"/>
            </w:numPr>
            <w:tabs>
              <w:tab w:val="num" w:pos="720"/>
            </w:tabs>
            <w:spacing w:before="100" w:beforeAutospacing="1" w:after="100" w:afterAutospacing="1" w:line="240" w:lineRule="auto"/>
            <w:ind w:left="720" w:hanging="360"/>
          </w:pPr>
        </w:pPrChange>
      </w:pPr>
      <w:r>
        <w:t>Validation</w:t>
      </w:r>
      <w:r w:rsidR="002B773A">
        <w:t xml:space="preserve"> </w:t>
      </w:r>
      <w:r>
        <w:t xml:space="preserve"> </w:t>
      </w:r>
    </w:p>
    <w:p w14:paraId="7DE5B4EC" w14:textId="77777777" w:rsidR="00CD180E" w:rsidRDefault="00CD180E">
      <w:pPr>
        <w:numPr>
          <w:ilvl w:val="1"/>
          <w:numId w:val="150"/>
        </w:numPr>
        <w:spacing w:before="100" w:beforeAutospacing="1" w:after="100" w:afterAutospacing="1" w:line="360" w:lineRule="auto"/>
        <w:jc w:val="both"/>
        <w:pPrChange w:id="4554" w:author="Asad Shah" w:date="2025-01-08T22:34:00Z">
          <w:pPr>
            <w:numPr>
              <w:ilvl w:val="1"/>
              <w:numId w:val="135"/>
            </w:numPr>
            <w:tabs>
              <w:tab w:val="num" w:pos="1440"/>
            </w:tabs>
            <w:spacing w:before="100" w:beforeAutospacing="1" w:after="100" w:afterAutospacing="1" w:line="240" w:lineRule="auto"/>
            <w:ind w:left="1440" w:hanging="360"/>
          </w:pPr>
        </w:pPrChange>
      </w:pPr>
      <w:r>
        <w:t>Invalid email or password should prompt an appropriate error message.</w:t>
      </w:r>
    </w:p>
    <w:p w14:paraId="705AC6F4" w14:textId="77777777" w:rsidR="00CD180E" w:rsidRDefault="00CD180E">
      <w:pPr>
        <w:numPr>
          <w:ilvl w:val="1"/>
          <w:numId w:val="150"/>
        </w:numPr>
        <w:spacing w:before="100" w:beforeAutospacing="1" w:after="100" w:afterAutospacing="1" w:line="360" w:lineRule="auto"/>
        <w:jc w:val="both"/>
        <w:pPrChange w:id="4555" w:author="Asad Shah" w:date="2025-01-08T22:34:00Z">
          <w:pPr>
            <w:numPr>
              <w:ilvl w:val="1"/>
              <w:numId w:val="135"/>
            </w:numPr>
            <w:tabs>
              <w:tab w:val="num" w:pos="1440"/>
            </w:tabs>
            <w:spacing w:before="100" w:beforeAutospacing="1" w:after="100" w:afterAutospacing="1" w:line="240" w:lineRule="auto"/>
            <w:ind w:left="1440" w:hanging="360"/>
          </w:pPr>
        </w:pPrChange>
      </w:pPr>
      <w:r>
        <w:t>Secure password storage using encryption must be implemented.</w:t>
      </w:r>
    </w:p>
    <w:p w14:paraId="658F7D58" w14:textId="7C508590" w:rsidR="00CD180E" w:rsidRDefault="00CD180E">
      <w:pPr>
        <w:numPr>
          <w:ilvl w:val="0"/>
          <w:numId w:val="149"/>
        </w:numPr>
        <w:spacing w:before="100" w:beforeAutospacing="1" w:after="100" w:afterAutospacing="1" w:line="360" w:lineRule="auto"/>
        <w:jc w:val="both"/>
        <w:pPrChange w:id="4556" w:author="Asad Shah" w:date="2025-01-08T22:34:00Z">
          <w:pPr>
            <w:numPr>
              <w:numId w:val="135"/>
            </w:numPr>
            <w:tabs>
              <w:tab w:val="num" w:pos="720"/>
            </w:tabs>
            <w:spacing w:before="100" w:beforeAutospacing="1" w:after="100" w:afterAutospacing="1" w:line="240" w:lineRule="auto"/>
            <w:ind w:left="720" w:hanging="360"/>
          </w:pPr>
        </w:pPrChange>
      </w:pPr>
      <w:r>
        <w:t xml:space="preserve">Success Criteria </w:t>
      </w:r>
    </w:p>
    <w:p w14:paraId="41CF3686" w14:textId="740FCFF9" w:rsidR="00CD180E" w:rsidRDefault="00CD180E">
      <w:pPr>
        <w:pStyle w:val="ListParagraph"/>
        <w:numPr>
          <w:ilvl w:val="1"/>
          <w:numId w:val="149"/>
        </w:numPr>
        <w:spacing w:before="100" w:beforeAutospacing="1" w:after="100" w:afterAutospacing="1" w:line="360" w:lineRule="auto"/>
        <w:jc w:val="both"/>
        <w:pPrChange w:id="4557" w:author="Asad Shah" w:date="2025-01-08T22:34:00Z">
          <w:pPr>
            <w:spacing w:after="0"/>
          </w:pPr>
        </w:pPrChange>
      </w:pPr>
      <w:r>
        <w:t>User successfully logs in and is redirected to their personalized dashboard.</w:t>
      </w:r>
    </w:p>
    <w:p w14:paraId="456B9BA7" w14:textId="0576A50C" w:rsidR="00CD180E" w:rsidRPr="00066B64" w:rsidRDefault="00066B64">
      <w:pPr>
        <w:pStyle w:val="Heading3"/>
        <w:spacing w:line="360" w:lineRule="auto"/>
        <w:jc w:val="both"/>
        <w:pPrChange w:id="4558" w:author="Asad Shah" w:date="2025-01-08T22:34:00Z">
          <w:pPr>
            <w:pStyle w:val="Heading3"/>
          </w:pPr>
        </w:pPrChange>
      </w:pPr>
      <w:bookmarkStart w:id="4559" w:name="_Toc187627564"/>
      <w:r w:rsidRPr="00066B64">
        <w:rPr>
          <w:rStyle w:val="Strong"/>
          <w:b/>
          <w:bCs w:val="0"/>
        </w:rPr>
        <w:t>8.2.</w:t>
      </w:r>
      <w:r w:rsidR="00CD180E" w:rsidRPr="00066B64">
        <w:rPr>
          <w:rStyle w:val="Strong"/>
          <w:b/>
          <w:bCs w:val="0"/>
        </w:rPr>
        <w:t>2 Data Input and Validation</w:t>
      </w:r>
      <w:bookmarkEnd w:id="4559"/>
    </w:p>
    <w:p w14:paraId="4C3F41DD" w14:textId="77777777" w:rsidR="00CD180E" w:rsidRDefault="00CD180E">
      <w:pPr>
        <w:numPr>
          <w:ilvl w:val="0"/>
          <w:numId w:val="151"/>
        </w:numPr>
        <w:spacing w:before="100" w:beforeAutospacing="1" w:after="100" w:afterAutospacing="1" w:line="360" w:lineRule="auto"/>
        <w:jc w:val="both"/>
        <w:pPrChange w:id="4560" w:author="Asad Shah" w:date="2025-01-08T22:34:00Z">
          <w:pPr>
            <w:numPr>
              <w:numId w:val="136"/>
            </w:numPr>
            <w:tabs>
              <w:tab w:val="num" w:pos="720"/>
            </w:tabs>
            <w:spacing w:before="100" w:beforeAutospacing="1" w:after="100" w:afterAutospacing="1" w:line="240" w:lineRule="auto"/>
            <w:ind w:left="720" w:hanging="360"/>
          </w:pPr>
        </w:pPrChange>
      </w:pPr>
      <w:r>
        <w:t xml:space="preserve">The system must allow users to input their </w:t>
      </w:r>
      <w:r>
        <w:rPr>
          <w:rStyle w:val="Strong"/>
        </w:rPr>
        <w:t>Matric</w:t>
      </w:r>
      <w:r>
        <w:t xml:space="preserve">, </w:t>
      </w:r>
      <w:r>
        <w:rPr>
          <w:rStyle w:val="Strong"/>
        </w:rPr>
        <w:t>FSC</w:t>
      </w:r>
      <w:r>
        <w:t xml:space="preserve">, and </w:t>
      </w:r>
      <w:r>
        <w:rPr>
          <w:rStyle w:val="Strong"/>
        </w:rPr>
        <w:t>NTS</w:t>
      </w:r>
      <w:r>
        <w:t xml:space="preserve"> or </w:t>
      </w:r>
      <w:r>
        <w:rPr>
          <w:rStyle w:val="Strong"/>
        </w:rPr>
        <w:t>NET</w:t>
      </w:r>
      <w:r>
        <w:t xml:space="preserve"> scores.</w:t>
      </w:r>
    </w:p>
    <w:p w14:paraId="31CEA037" w14:textId="77777777" w:rsidR="00CD180E" w:rsidRDefault="00CD180E">
      <w:pPr>
        <w:numPr>
          <w:ilvl w:val="0"/>
          <w:numId w:val="151"/>
        </w:numPr>
        <w:spacing w:before="100" w:beforeAutospacing="1" w:after="100" w:afterAutospacing="1" w:line="360" w:lineRule="auto"/>
        <w:jc w:val="both"/>
        <w:pPrChange w:id="4561" w:author="Asad Shah" w:date="2025-01-08T22:34:00Z">
          <w:pPr>
            <w:numPr>
              <w:numId w:val="136"/>
            </w:numPr>
            <w:tabs>
              <w:tab w:val="num" w:pos="720"/>
            </w:tabs>
            <w:spacing w:before="100" w:beforeAutospacing="1" w:after="100" w:afterAutospacing="1" w:line="240" w:lineRule="auto"/>
            <w:ind w:left="720" w:hanging="360"/>
          </w:pPr>
        </w:pPrChange>
      </w:pPr>
      <w:r>
        <w:t xml:space="preserve">Users must have the option to enter </w:t>
      </w:r>
      <w:r>
        <w:rPr>
          <w:rStyle w:val="Strong"/>
        </w:rPr>
        <w:t>expected marks</w:t>
      </w:r>
      <w:r>
        <w:t xml:space="preserve"> if their results are pending.</w:t>
      </w:r>
    </w:p>
    <w:p w14:paraId="5EE52B28" w14:textId="4A0D53B1" w:rsidR="00CD180E" w:rsidRDefault="00CD180E">
      <w:pPr>
        <w:numPr>
          <w:ilvl w:val="0"/>
          <w:numId w:val="151"/>
        </w:numPr>
        <w:spacing w:before="100" w:beforeAutospacing="1" w:after="100" w:afterAutospacing="1" w:line="360" w:lineRule="auto"/>
        <w:jc w:val="both"/>
        <w:pPrChange w:id="4562" w:author="Asad Shah" w:date="2025-01-08T22:34:00Z">
          <w:pPr>
            <w:numPr>
              <w:numId w:val="136"/>
            </w:numPr>
            <w:tabs>
              <w:tab w:val="num" w:pos="720"/>
            </w:tabs>
            <w:spacing w:before="100" w:beforeAutospacing="1" w:after="100" w:afterAutospacing="1" w:line="240" w:lineRule="auto"/>
            <w:ind w:left="720" w:hanging="360"/>
          </w:pPr>
        </w:pPrChange>
      </w:pPr>
      <w:r>
        <w:t>Validation</w:t>
      </w:r>
      <w:r w:rsidR="002B773A">
        <w:t xml:space="preserve"> to</w:t>
      </w:r>
      <w:r>
        <w:t xml:space="preserve"> </w:t>
      </w:r>
    </w:p>
    <w:p w14:paraId="18B57AD2" w14:textId="77777777" w:rsidR="00CD180E" w:rsidRDefault="00CD180E">
      <w:pPr>
        <w:numPr>
          <w:ilvl w:val="1"/>
          <w:numId w:val="152"/>
        </w:numPr>
        <w:spacing w:before="100" w:beforeAutospacing="1" w:after="100" w:afterAutospacing="1" w:line="360" w:lineRule="auto"/>
        <w:jc w:val="both"/>
        <w:pPrChange w:id="4563" w:author="Asad Shah" w:date="2025-01-08T22:34:00Z">
          <w:pPr>
            <w:numPr>
              <w:ilvl w:val="1"/>
              <w:numId w:val="136"/>
            </w:numPr>
            <w:tabs>
              <w:tab w:val="num" w:pos="1440"/>
            </w:tabs>
            <w:spacing w:before="100" w:beforeAutospacing="1" w:after="100" w:afterAutospacing="1" w:line="240" w:lineRule="auto"/>
            <w:ind w:left="1440" w:hanging="360"/>
          </w:pPr>
        </w:pPrChange>
      </w:pPr>
      <w:r>
        <w:t>Ensure only numeric values are accepted for marks.</w:t>
      </w:r>
    </w:p>
    <w:p w14:paraId="0535833D" w14:textId="77777777" w:rsidR="00CD180E" w:rsidRDefault="00CD180E">
      <w:pPr>
        <w:numPr>
          <w:ilvl w:val="1"/>
          <w:numId w:val="152"/>
        </w:numPr>
        <w:spacing w:before="100" w:beforeAutospacing="1" w:after="100" w:afterAutospacing="1" w:line="360" w:lineRule="auto"/>
        <w:jc w:val="both"/>
        <w:pPrChange w:id="4564" w:author="Asad Shah" w:date="2025-01-08T22:34:00Z">
          <w:pPr>
            <w:numPr>
              <w:ilvl w:val="1"/>
              <w:numId w:val="136"/>
            </w:numPr>
            <w:tabs>
              <w:tab w:val="num" w:pos="1440"/>
            </w:tabs>
            <w:spacing w:before="100" w:beforeAutospacing="1" w:after="100" w:afterAutospacing="1" w:line="240" w:lineRule="auto"/>
            <w:ind w:left="1440" w:hanging="360"/>
          </w:pPr>
        </w:pPrChange>
      </w:pPr>
      <w:r>
        <w:lastRenderedPageBreak/>
        <w:t>Notify users if any required fields are missing or invalid.</w:t>
      </w:r>
    </w:p>
    <w:p w14:paraId="70F8706E" w14:textId="3499DBA5" w:rsidR="00CD180E" w:rsidRDefault="00CD180E">
      <w:pPr>
        <w:numPr>
          <w:ilvl w:val="0"/>
          <w:numId w:val="151"/>
        </w:numPr>
        <w:spacing w:before="100" w:beforeAutospacing="1" w:after="100" w:afterAutospacing="1" w:line="360" w:lineRule="auto"/>
        <w:jc w:val="both"/>
        <w:pPrChange w:id="4565" w:author="Asad Shah" w:date="2025-01-08T22:34:00Z">
          <w:pPr>
            <w:numPr>
              <w:numId w:val="136"/>
            </w:numPr>
            <w:tabs>
              <w:tab w:val="num" w:pos="720"/>
            </w:tabs>
            <w:spacing w:before="100" w:beforeAutospacing="1" w:after="100" w:afterAutospacing="1" w:line="240" w:lineRule="auto"/>
            <w:ind w:left="720" w:hanging="360"/>
          </w:pPr>
        </w:pPrChange>
      </w:pPr>
      <w:r>
        <w:t xml:space="preserve">Success Criteria </w:t>
      </w:r>
    </w:p>
    <w:p w14:paraId="05FE31C9" w14:textId="77777777" w:rsidR="00CD180E" w:rsidRDefault="00CD180E">
      <w:pPr>
        <w:numPr>
          <w:ilvl w:val="1"/>
          <w:numId w:val="153"/>
        </w:numPr>
        <w:spacing w:before="100" w:beforeAutospacing="1" w:after="100" w:afterAutospacing="1" w:line="360" w:lineRule="auto"/>
        <w:jc w:val="both"/>
        <w:pPrChange w:id="4566" w:author="Asad Shah" w:date="2025-01-08T22:34:00Z">
          <w:pPr>
            <w:numPr>
              <w:ilvl w:val="1"/>
              <w:numId w:val="136"/>
            </w:numPr>
            <w:tabs>
              <w:tab w:val="num" w:pos="1440"/>
            </w:tabs>
            <w:spacing w:before="100" w:beforeAutospacing="1" w:after="100" w:afterAutospacing="1" w:line="240" w:lineRule="auto"/>
            <w:ind w:left="1440" w:hanging="360"/>
          </w:pPr>
        </w:pPrChange>
      </w:pPr>
      <w:r>
        <w:t>User data is saved successfully, and validated input is processed without errors.</w:t>
      </w:r>
    </w:p>
    <w:p w14:paraId="44FD0164" w14:textId="71A2968D" w:rsidR="00CD180E" w:rsidRPr="00066B64" w:rsidRDefault="00066B64">
      <w:pPr>
        <w:pStyle w:val="Heading3"/>
        <w:spacing w:line="360" w:lineRule="auto"/>
        <w:jc w:val="both"/>
        <w:pPrChange w:id="4567" w:author="Asad Shah" w:date="2025-01-08T22:34:00Z">
          <w:pPr>
            <w:pStyle w:val="Heading3"/>
          </w:pPr>
        </w:pPrChange>
      </w:pPr>
      <w:bookmarkStart w:id="4568" w:name="_Toc187627565"/>
      <w:r w:rsidRPr="00066B64">
        <w:rPr>
          <w:rStyle w:val="Strong"/>
          <w:b/>
          <w:bCs w:val="0"/>
        </w:rPr>
        <w:t>8.2.</w:t>
      </w:r>
      <w:r w:rsidR="00CD180E" w:rsidRPr="00066B64">
        <w:rPr>
          <w:rStyle w:val="Strong"/>
          <w:b/>
          <w:bCs w:val="0"/>
        </w:rPr>
        <w:t>3 Field Recommendation</w:t>
      </w:r>
      <w:bookmarkEnd w:id="4568"/>
    </w:p>
    <w:p w14:paraId="392B3B69" w14:textId="04E3DCCA" w:rsidR="00CD180E" w:rsidRDefault="00CD180E">
      <w:pPr>
        <w:numPr>
          <w:ilvl w:val="0"/>
          <w:numId w:val="154"/>
        </w:numPr>
        <w:spacing w:before="100" w:beforeAutospacing="1" w:after="100" w:afterAutospacing="1" w:line="360" w:lineRule="auto"/>
        <w:jc w:val="both"/>
        <w:pPrChange w:id="4569" w:author="Asad Shah" w:date="2025-01-08T22:34:00Z">
          <w:pPr>
            <w:numPr>
              <w:numId w:val="137"/>
            </w:numPr>
            <w:tabs>
              <w:tab w:val="num" w:pos="720"/>
            </w:tabs>
            <w:spacing w:before="100" w:beforeAutospacing="1" w:after="100" w:afterAutospacing="1" w:line="240" w:lineRule="auto"/>
            <w:ind w:left="720" w:hanging="360"/>
          </w:pPr>
        </w:pPrChange>
      </w:pPr>
      <w:r>
        <w:t xml:space="preserve">The system must provide a list of potential fields based on </w:t>
      </w:r>
    </w:p>
    <w:p w14:paraId="4A92FC11" w14:textId="77777777" w:rsidR="00CD180E" w:rsidRDefault="00CD180E">
      <w:pPr>
        <w:numPr>
          <w:ilvl w:val="1"/>
          <w:numId w:val="155"/>
        </w:numPr>
        <w:spacing w:before="100" w:beforeAutospacing="1" w:after="100" w:afterAutospacing="1" w:line="360" w:lineRule="auto"/>
        <w:jc w:val="both"/>
        <w:pPrChange w:id="4570" w:author="Asad Shah" w:date="2025-01-08T22:34:00Z">
          <w:pPr>
            <w:numPr>
              <w:ilvl w:val="1"/>
              <w:numId w:val="137"/>
            </w:numPr>
            <w:tabs>
              <w:tab w:val="num" w:pos="1440"/>
            </w:tabs>
            <w:spacing w:before="100" w:beforeAutospacing="1" w:after="100" w:afterAutospacing="1" w:line="240" w:lineRule="auto"/>
            <w:ind w:left="1440" w:hanging="360"/>
          </w:pPr>
        </w:pPrChange>
      </w:pPr>
      <w:r>
        <w:t>Marks entered by the user.</w:t>
      </w:r>
    </w:p>
    <w:p w14:paraId="03DCF89D" w14:textId="77777777" w:rsidR="00CD180E" w:rsidRDefault="00CD180E">
      <w:pPr>
        <w:numPr>
          <w:ilvl w:val="1"/>
          <w:numId w:val="155"/>
        </w:numPr>
        <w:spacing w:before="100" w:beforeAutospacing="1" w:after="100" w:afterAutospacing="1" w:line="360" w:lineRule="auto"/>
        <w:jc w:val="both"/>
        <w:pPrChange w:id="4571" w:author="Asad Shah" w:date="2025-01-08T22:34:00Z">
          <w:pPr>
            <w:numPr>
              <w:ilvl w:val="1"/>
              <w:numId w:val="137"/>
            </w:numPr>
            <w:tabs>
              <w:tab w:val="num" w:pos="1440"/>
            </w:tabs>
            <w:spacing w:before="100" w:beforeAutospacing="1" w:after="100" w:afterAutospacing="1" w:line="240" w:lineRule="auto"/>
            <w:ind w:left="1440" w:hanging="360"/>
          </w:pPr>
        </w:pPrChange>
      </w:pPr>
      <w:r>
        <w:t>Selected study stream (e.g., Pre-Medical, Pre-Engineering).</w:t>
      </w:r>
    </w:p>
    <w:p w14:paraId="4F3A49BE" w14:textId="77777777" w:rsidR="00CD180E" w:rsidRDefault="00CD180E">
      <w:pPr>
        <w:numPr>
          <w:ilvl w:val="1"/>
          <w:numId w:val="155"/>
        </w:numPr>
        <w:spacing w:before="100" w:beforeAutospacing="1" w:after="100" w:afterAutospacing="1" w:line="360" w:lineRule="auto"/>
        <w:jc w:val="both"/>
        <w:pPrChange w:id="4572" w:author="Asad Shah" w:date="2025-01-08T22:34:00Z">
          <w:pPr>
            <w:numPr>
              <w:ilvl w:val="1"/>
              <w:numId w:val="137"/>
            </w:numPr>
            <w:tabs>
              <w:tab w:val="num" w:pos="1440"/>
            </w:tabs>
            <w:spacing w:before="100" w:beforeAutospacing="1" w:after="100" w:afterAutospacing="1" w:line="240" w:lineRule="auto"/>
            <w:ind w:left="1440" w:hanging="360"/>
          </w:pPr>
        </w:pPrChange>
      </w:pPr>
      <w:r>
        <w:t>Stated interests (if provided via chatbot interaction).</w:t>
      </w:r>
    </w:p>
    <w:p w14:paraId="0A2BEC65" w14:textId="08B78E89" w:rsidR="00CD180E" w:rsidRDefault="00CD180E">
      <w:pPr>
        <w:numPr>
          <w:ilvl w:val="0"/>
          <w:numId w:val="154"/>
        </w:numPr>
        <w:spacing w:before="100" w:beforeAutospacing="1" w:after="100" w:afterAutospacing="1" w:line="360" w:lineRule="auto"/>
        <w:jc w:val="both"/>
        <w:pPrChange w:id="4573" w:author="Asad Shah" w:date="2025-01-08T22:34:00Z">
          <w:pPr>
            <w:numPr>
              <w:numId w:val="137"/>
            </w:numPr>
            <w:tabs>
              <w:tab w:val="num" w:pos="720"/>
            </w:tabs>
            <w:spacing w:before="100" w:beforeAutospacing="1" w:after="100" w:afterAutospacing="1" w:line="240" w:lineRule="auto"/>
            <w:ind w:left="720" w:hanging="360"/>
          </w:pPr>
        </w:pPrChange>
      </w:pPr>
      <w:r>
        <w:t xml:space="preserve">Success Criteria </w:t>
      </w:r>
    </w:p>
    <w:p w14:paraId="5218A785" w14:textId="77777777" w:rsidR="00CD180E" w:rsidRDefault="00CD180E">
      <w:pPr>
        <w:numPr>
          <w:ilvl w:val="1"/>
          <w:numId w:val="154"/>
        </w:numPr>
        <w:spacing w:before="100" w:beforeAutospacing="1" w:after="100" w:afterAutospacing="1" w:line="360" w:lineRule="auto"/>
        <w:jc w:val="both"/>
        <w:pPrChange w:id="4574" w:author="Asad Shah" w:date="2025-01-08T22:34:00Z">
          <w:pPr>
            <w:numPr>
              <w:ilvl w:val="1"/>
              <w:numId w:val="137"/>
            </w:numPr>
            <w:tabs>
              <w:tab w:val="num" w:pos="1440"/>
            </w:tabs>
            <w:spacing w:before="100" w:beforeAutospacing="1" w:after="100" w:afterAutospacing="1" w:line="240" w:lineRule="auto"/>
            <w:ind w:left="1440" w:hanging="360"/>
          </w:pPr>
        </w:pPrChange>
      </w:pPr>
      <w:r>
        <w:t>Recommendations align with user inputs and expected trends.</w:t>
      </w:r>
    </w:p>
    <w:p w14:paraId="1881F27A" w14:textId="1933C1E8" w:rsidR="00CD180E" w:rsidRPr="00066B64" w:rsidRDefault="00066B64">
      <w:pPr>
        <w:pStyle w:val="Heading3"/>
        <w:spacing w:line="360" w:lineRule="auto"/>
        <w:jc w:val="both"/>
        <w:pPrChange w:id="4575" w:author="Asad Shah" w:date="2025-01-08T22:34:00Z">
          <w:pPr>
            <w:pStyle w:val="Heading3"/>
          </w:pPr>
        </w:pPrChange>
      </w:pPr>
      <w:bookmarkStart w:id="4576" w:name="_Toc187627566"/>
      <w:r w:rsidRPr="00066B64">
        <w:rPr>
          <w:rStyle w:val="Strong"/>
          <w:b/>
          <w:bCs w:val="0"/>
        </w:rPr>
        <w:t>8.2.</w:t>
      </w:r>
      <w:r w:rsidR="00CD180E" w:rsidRPr="00066B64">
        <w:rPr>
          <w:rStyle w:val="Strong"/>
          <w:b/>
          <w:bCs w:val="0"/>
        </w:rPr>
        <w:t>4 University Recommendation</w:t>
      </w:r>
      <w:bookmarkEnd w:id="4576"/>
    </w:p>
    <w:p w14:paraId="4C3FF83A" w14:textId="25033FE9" w:rsidR="00CD180E" w:rsidRDefault="00CD180E">
      <w:pPr>
        <w:numPr>
          <w:ilvl w:val="0"/>
          <w:numId w:val="156"/>
        </w:numPr>
        <w:spacing w:before="100" w:beforeAutospacing="1" w:after="100" w:afterAutospacing="1" w:line="360" w:lineRule="auto"/>
        <w:jc w:val="both"/>
        <w:pPrChange w:id="4577" w:author="Asad Shah" w:date="2025-01-08T22:34:00Z">
          <w:pPr>
            <w:numPr>
              <w:numId w:val="138"/>
            </w:numPr>
            <w:tabs>
              <w:tab w:val="num" w:pos="720"/>
            </w:tabs>
            <w:spacing w:before="100" w:beforeAutospacing="1" w:after="100" w:afterAutospacing="1" w:line="240" w:lineRule="auto"/>
            <w:ind w:left="720" w:hanging="360"/>
          </w:pPr>
        </w:pPrChange>
      </w:pPr>
      <w:r>
        <w:t xml:space="preserve">The system must recommend universities based on </w:t>
      </w:r>
    </w:p>
    <w:p w14:paraId="4D22B4F7" w14:textId="77777777" w:rsidR="00CD180E" w:rsidRDefault="00CD180E">
      <w:pPr>
        <w:numPr>
          <w:ilvl w:val="1"/>
          <w:numId w:val="157"/>
        </w:numPr>
        <w:spacing w:before="100" w:beforeAutospacing="1" w:after="100" w:afterAutospacing="1" w:line="360" w:lineRule="auto"/>
        <w:jc w:val="both"/>
        <w:pPrChange w:id="4578" w:author="Asad Shah" w:date="2025-01-08T22:34:00Z">
          <w:pPr>
            <w:numPr>
              <w:ilvl w:val="1"/>
              <w:numId w:val="138"/>
            </w:numPr>
            <w:tabs>
              <w:tab w:val="num" w:pos="1440"/>
            </w:tabs>
            <w:spacing w:before="100" w:beforeAutospacing="1" w:after="100" w:afterAutospacing="1" w:line="240" w:lineRule="auto"/>
            <w:ind w:left="1440" w:hanging="360"/>
          </w:pPr>
        </w:pPrChange>
      </w:pPr>
      <w:r>
        <w:t>Calculated aggregate scores.</w:t>
      </w:r>
    </w:p>
    <w:p w14:paraId="47855726" w14:textId="77777777" w:rsidR="00CD180E" w:rsidRDefault="00CD180E">
      <w:pPr>
        <w:numPr>
          <w:ilvl w:val="1"/>
          <w:numId w:val="157"/>
        </w:numPr>
        <w:spacing w:before="100" w:beforeAutospacing="1" w:after="100" w:afterAutospacing="1" w:line="360" w:lineRule="auto"/>
        <w:jc w:val="both"/>
        <w:pPrChange w:id="4579" w:author="Asad Shah" w:date="2025-01-08T22:34:00Z">
          <w:pPr>
            <w:numPr>
              <w:ilvl w:val="1"/>
              <w:numId w:val="138"/>
            </w:numPr>
            <w:tabs>
              <w:tab w:val="num" w:pos="1440"/>
            </w:tabs>
            <w:spacing w:before="100" w:beforeAutospacing="1" w:after="100" w:afterAutospacing="1" w:line="240" w:lineRule="auto"/>
            <w:ind w:left="1440" w:hanging="360"/>
          </w:pPr>
        </w:pPrChange>
      </w:pPr>
      <w:r>
        <w:t>University admission criteria and eligibility.</w:t>
      </w:r>
    </w:p>
    <w:p w14:paraId="616D2A77" w14:textId="060C6820" w:rsidR="00CD180E" w:rsidRDefault="00CD180E">
      <w:pPr>
        <w:numPr>
          <w:ilvl w:val="0"/>
          <w:numId w:val="156"/>
        </w:numPr>
        <w:spacing w:before="100" w:beforeAutospacing="1" w:after="100" w:afterAutospacing="1" w:line="360" w:lineRule="auto"/>
        <w:jc w:val="both"/>
        <w:pPrChange w:id="4580" w:author="Asad Shah" w:date="2025-01-08T22:34:00Z">
          <w:pPr>
            <w:numPr>
              <w:numId w:val="138"/>
            </w:numPr>
            <w:tabs>
              <w:tab w:val="num" w:pos="720"/>
            </w:tabs>
            <w:spacing w:before="100" w:beforeAutospacing="1" w:after="100" w:afterAutospacing="1" w:line="240" w:lineRule="auto"/>
            <w:ind w:left="720" w:hanging="360"/>
          </w:pPr>
        </w:pPrChange>
      </w:pPr>
      <w:r>
        <w:t xml:space="preserve">Recommendations must include </w:t>
      </w:r>
    </w:p>
    <w:p w14:paraId="3402F305" w14:textId="77777777" w:rsidR="00CD180E" w:rsidRDefault="00CD180E">
      <w:pPr>
        <w:numPr>
          <w:ilvl w:val="1"/>
          <w:numId w:val="158"/>
        </w:numPr>
        <w:spacing w:before="100" w:beforeAutospacing="1" w:after="100" w:afterAutospacing="1" w:line="360" w:lineRule="auto"/>
        <w:jc w:val="both"/>
        <w:pPrChange w:id="4581" w:author="Asad Shah" w:date="2025-01-08T22:34:00Z">
          <w:pPr>
            <w:numPr>
              <w:ilvl w:val="1"/>
              <w:numId w:val="138"/>
            </w:numPr>
            <w:tabs>
              <w:tab w:val="num" w:pos="1440"/>
            </w:tabs>
            <w:spacing w:before="100" w:beforeAutospacing="1" w:after="100" w:afterAutospacing="1" w:line="240" w:lineRule="auto"/>
            <w:ind w:left="1440" w:hanging="360"/>
          </w:pPr>
        </w:pPrChange>
      </w:pPr>
      <w:r>
        <w:t>Admission deadlines.</w:t>
      </w:r>
    </w:p>
    <w:p w14:paraId="7031CDD9" w14:textId="77777777" w:rsidR="00CD180E" w:rsidRDefault="00CD180E">
      <w:pPr>
        <w:numPr>
          <w:ilvl w:val="1"/>
          <w:numId w:val="158"/>
        </w:numPr>
        <w:spacing w:before="100" w:beforeAutospacing="1" w:after="100" w:afterAutospacing="1" w:line="360" w:lineRule="auto"/>
        <w:jc w:val="both"/>
        <w:pPrChange w:id="4582" w:author="Asad Shah" w:date="2025-01-08T22:34:00Z">
          <w:pPr>
            <w:numPr>
              <w:ilvl w:val="1"/>
              <w:numId w:val="138"/>
            </w:numPr>
            <w:tabs>
              <w:tab w:val="num" w:pos="1440"/>
            </w:tabs>
            <w:spacing w:before="100" w:beforeAutospacing="1" w:after="100" w:afterAutospacing="1" w:line="240" w:lineRule="auto"/>
            <w:ind w:left="1440" w:hanging="360"/>
          </w:pPr>
        </w:pPrChange>
      </w:pPr>
      <w:r>
        <w:t>Links to online application portals.</w:t>
      </w:r>
    </w:p>
    <w:p w14:paraId="41B2DF2A" w14:textId="77777777" w:rsidR="00CD180E" w:rsidRDefault="00CD180E">
      <w:pPr>
        <w:numPr>
          <w:ilvl w:val="1"/>
          <w:numId w:val="158"/>
        </w:numPr>
        <w:spacing w:before="100" w:beforeAutospacing="1" w:after="100" w:afterAutospacing="1" w:line="360" w:lineRule="auto"/>
        <w:jc w:val="both"/>
        <w:pPrChange w:id="4583" w:author="Asad Shah" w:date="2025-01-08T22:34:00Z">
          <w:pPr>
            <w:numPr>
              <w:ilvl w:val="1"/>
              <w:numId w:val="138"/>
            </w:numPr>
            <w:tabs>
              <w:tab w:val="num" w:pos="1440"/>
            </w:tabs>
            <w:spacing w:before="100" w:beforeAutospacing="1" w:after="100" w:afterAutospacing="1" w:line="240" w:lineRule="auto"/>
            <w:ind w:left="1440" w:hanging="360"/>
          </w:pPr>
        </w:pPrChange>
      </w:pPr>
      <w:r>
        <w:t>Information on university locations.</w:t>
      </w:r>
    </w:p>
    <w:p w14:paraId="0628264D" w14:textId="32D08F0B" w:rsidR="00CD180E" w:rsidRDefault="00CD180E">
      <w:pPr>
        <w:numPr>
          <w:ilvl w:val="0"/>
          <w:numId w:val="156"/>
        </w:numPr>
        <w:spacing w:before="100" w:beforeAutospacing="1" w:after="100" w:afterAutospacing="1" w:line="360" w:lineRule="auto"/>
        <w:jc w:val="both"/>
        <w:pPrChange w:id="4584" w:author="Asad Shah" w:date="2025-01-08T22:34:00Z">
          <w:pPr>
            <w:numPr>
              <w:numId w:val="138"/>
            </w:numPr>
            <w:tabs>
              <w:tab w:val="num" w:pos="720"/>
            </w:tabs>
            <w:spacing w:before="100" w:beforeAutospacing="1" w:after="100" w:afterAutospacing="1" w:line="240" w:lineRule="auto"/>
            <w:ind w:left="720" w:hanging="360"/>
          </w:pPr>
        </w:pPrChange>
      </w:pPr>
      <w:r>
        <w:t xml:space="preserve">Success Criteria </w:t>
      </w:r>
    </w:p>
    <w:p w14:paraId="4D521BDB" w14:textId="3BBAA5FA" w:rsidR="00CD180E" w:rsidRDefault="00CD180E">
      <w:pPr>
        <w:numPr>
          <w:ilvl w:val="1"/>
          <w:numId w:val="159"/>
        </w:numPr>
        <w:spacing w:before="100" w:beforeAutospacing="1" w:after="100" w:afterAutospacing="1" w:line="360" w:lineRule="auto"/>
        <w:jc w:val="both"/>
        <w:pPrChange w:id="4585" w:author="Asad Shah" w:date="2025-01-08T22:34:00Z">
          <w:pPr>
            <w:numPr>
              <w:ilvl w:val="1"/>
              <w:numId w:val="138"/>
            </w:numPr>
            <w:tabs>
              <w:tab w:val="num" w:pos="1440"/>
            </w:tabs>
            <w:spacing w:before="100" w:beforeAutospacing="1" w:after="100" w:afterAutospacing="1" w:line="240" w:lineRule="auto"/>
            <w:ind w:left="1440" w:hanging="360"/>
          </w:pPr>
        </w:pPrChange>
      </w:pPr>
      <w:r>
        <w:t>Recommendations are accurate, personalized and relevant.</w:t>
      </w:r>
    </w:p>
    <w:p w14:paraId="62039020" w14:textId="7A01B303" w:rsidR="00CD180E" w:rsidRDefault="00CD180E">
      <w:pPr>
        <w:spacing w:after="0" w:line="360" w:lineRule="auto"/>
        <w:jc w:val="both"/>
        <w:pPrChange w:id="4586" w:author="Asad Shah" w:date="2025-01-08T22:34:00Z">
          <w:pPr>
            <w:spacing w:after="0"/>
          </w:pPr>
        </w:pPrChange>
      </w:pPr>
    </w:p>
    <w:p w14:paraId="3DBD0739" w14:textId="76183199" w:rsidR="00CD180E" w:rsidRPr="00066B64" w:rsidRDefault="00066B64">
      <w:pPr>
        <w:pStyle w:val="Heading3"/>
        <w:spacing w:line="360" w:lineRule="auto"/>
        <w:jc w:val="both"/>
        <w:pPrChange w:id="4587" w:author="Asad Shah" w:date="2025-01-08T22:34:00Z">
          <w:pPr>
            <w:pStyle w:val="Heading3"/>
          </w:pPr>
        </w:pPrChange>
      </w:pPr>
      <w:bookmarkStart w:id="4588" w:name="_Toc187627567"/>
      <w:r w:rsidRPr="00066B64">
        <w:rPr>
          <w:rStyle w:val="Strong"/>
          <w:b/>
          <w:bCs w:val="0"/>
        </w:rPr>
        <w:lastRenderedPageBreak/>
        <w:t>8.2.</w:t>
      </w:r>
      <w:r w:rsidR="00CD180E" w:rsidRPr="00066B64">
        <w:rPr>
          <w:rStyle w:val="Strong"/>
          <w:b/>
          <w:bCs w:val="0"/>
        </w:rPr>
        <w:t>5 Trend Analysis and Visualization</w:t>
      </w:r>
      <w:bookmarkEnd w:id="4588"/>
    </w:p>
    <w:p w14:paraId="17CAE941" w14:textId="24DC4F07" w:rsidR="00CD180E" w:rsidRDefault="00CD180E">
      <w:pPr>
        <w:numPr>
          <w:ilvl w:val="0"/>
          <w:numId w:val="160"/>
        </w:numPr>
        <w:spacing w:before="100" w:beforeAutospacing="1" w:after="100" w:afterAutospacing="1" w:line="360" w:lineRule="auto"/>
        <w:jc w:val="both"/>
        <w:pPrChange w:id="4589" w:author="Asad Shah" w:date="2025-01-08T22:34:00Z">
          <w:pPr>
            <w:numPr>
              <w:numId w:val="139"/>
            </w:numPr>
            <w:tabs>
              <w:tab w:val="num" w:pos="720"/>
            </w:tabs>
            <w:spacing w:before="100" w:beforeAutospacing="1" w:after="100" w:afterAutospacing="1" w:line="240" w:lineRule="auto"/>
            <w:ind w:left="720" w:hanging="360"/>
          </w:pPr>
        </w:pPrChange>
      </w:pPr>
      <w:r>
        <w:t xml:space="preserve">The dashboard must display visualizations showing </w:t>
      </w:r>
    </w:p>
    <w:p w14:paraId="5E632A65" w14:textId="77777777" w:rsidR="00CD180E" w:rsidRDefault="00CD180E">
      <w:pPr>
        <w:numPr>
          <w:ilvl w:val="1"/>
          <w:numId w:val="161"/>
        </w:numPr>
        <w:spacing w:before="100" w:beforeAutospacing="1" w:after="100" w:afterAutospacing="1" w:line="360" w:lineRule="auto"/>
        <w:jc w:val="both"/>
        <w:pPrChange w:id="4590" w:author="Asad Shah" w:date="2025-01-08T22:34:00Z">
          <w:pPr>
            <w:numPr>
              <w:ilvl w:val="1"/>
              <w:numId w:val="139"/>
            </w:numPr>
            <w:tabs>
              <w:tab w:val="num" w:pos="1440"/>
            </w:tabs>
            <w:spacing w:before="100" w:beforeAutospacing="1" w:after="100" w:afterAutospacing="1" w:line="240" w:lineRule="auto"/>
            <w:ind w:left="1440" w:hanging="360"/>
          </w:pPr>
        </w:pPrChange>
      </w:pPr>
      <w:r>
        <w:t>Trends for growing and declining fields based on historical data.</w:t>
      </w:r>
    </w:p>
    <w:p w14:paraId="1D5E3EFC" w14:textId="77777777" w:rsidR="00CD180E" w:rsidRDefault="00CD180E">
      <w:pPr>
        <w:numPr>
          <w:ilvl w:val="1"/>
          <w:numId w:val="161"/>
        </w:numPr>
        <w:spacing w:before="100" w:beforeAutospacing="1" w:after="100" w:afterAutospacing="1" w:line="360" w:lineRule="auto"/>
        <w:jc w:val="both"/>
        <w:pPrChange w:id="4591" w:author="Asad Shah" w:date="2025-01-08T22:34:00Z">
          <w:pPr>
            <w:numPr>
              <w:ilvl w:val="1"/>
              <w:numId w:val="139"/>
            </w:numPr>
            <w:tabs>
              <w:tab w:val="num" w:pos="1440"/>
            </w:tabs>
            <w:spacing w:before="100" w:beforeAutospacing="1" w:after="100" w:afterAutospacing="1" w:line="240" w:lineRule="auto"/>
            <w:ind w:left="1440" w:hanging="360"/>
          </w:pPr>
        </w:pPrChange>
      </w:pPr>
      <w:r>
        <w:t>Global demand for respective fields.</w:t>
      </w:r>
    </w:p>
    <w:p w14:paraId="43A2F84D" w14:textId="6BFB5AEE" w:rsidR="00CD180E" w:rsidRDefault="00CD180E">
      <w:pPr>
        <w:numPr>
          <w:ilvl w:val="0"/>
          <w:numId w:val="160"/>
        </w:numPr>
        <w:spacing w:before="100" w:beforeAutospacing="1" w:after="100" w:afterAutospacing="1" w:line="360" w:lineRule="auto"/>
        <w:jc w:val="both"/>
        <w:pPrChange w:id="4592" w:author="Asad Shah" w:date="2025-01-08T22:34:00Z">
          <w:pPr>
            <w:numPr>
              <w:numId w:val="139"/>
            </w:numPr>
            <w:tabs>
              <w:tab w:val="num" w:pos="720"/>
            </w:tabs>
            <w:spacing w:before="100" w:beforeAutospacing="1" w:after="100" w:afterAutospacing="1" w:line="240" w:lineRule="auto"/>
            <w:ind w:left="720" w:hanging="360"/>
          </w:pPr>
        </w:pPrChange>
      </w:pPr>
      <w:r>
        <w:t xml:space="preserve">Success Criteria </w:t>
      </w:r>
    </w:p>
    <w:p w14:paraId="5E1C88FF" w14:textId="77777777" w:rsidR="00CD180E" w:rsidRDefault="00CD180E">
      <w:pPr>
        <w:numPr>
          <w:ilvl w:val="1"/>
          <w:numId w:val="160"/>
        </w:numPr>
        <w:spacing w:before="100" w:beforeAutospacing="1" w:after="100" w:afterAutospacing="1" w:line="360" w:lineRule="auto"/>
        <w:jc w:val="both"/>
        <w:pPrChange w:id="4593" w:author="Asad Shah" w:date="2025-01-08T22:34:00Z">
          <w:pPr>
            <w:numPr>
              <w:ilvl w:val="1"/>
              <w:numId w:val="139"/>
            </w:numPr>
            <w:tabs>
              <w:tab w:val="num" w:pos="1440"/>
            </w:tabs>
            <w:spacing w:before="100" w:beforeAutospacing="1" w:after="100" w:afterAutospacing="1" w:line="240" w:lineRule="auto"/>
            <w:ind w:left="1440" w:hanging="360"/>
          </w:pPr>
        </w:pPrChange>
      </w:pPr>
      <w:r>
        <w:t>Graphs and charts are interactive, clear, and provide meaningful insights to users.</w:t>
      </w:r>
    </w:p>
    <w:p w14:paraId="02331FF2" w14:textId="4D6D530E" w:rsidR="00CD180E" w:rsidRPr="00066B64" w:rsidRDefault="00066B64">
      <w:pPr>
        <w:pStyle w:val="Heading3"/>
        <w:spacing w:line="360" w:lineRule="auto"/>
        <w:jc w:val="both"/>
        <w:pPrChange w:id="4594" w:author="Asad Shah" w:date="2025-01-08T22:34:00Z">
          <w:pPr>
            <w:pStyle w:val="Heading3"/>
          </w:pPr>
        </w:pPrChange>
      </w:pPr>
      <w:bookmarkStart w:id="4595" w:name="_Toc187627568"/>
      <w:r w:rsidRPr="00066B64">
        <w:rPr>
          <w:rStyle w:val="Strong"/>
          <w:b/>
          <w:bCs w:val="0"/>
        </w:rPr>
        <w:t>8.2.</w:t>
      </w:r>
      <w:r w:rsidR="00CD180E" w:rsidRPr="00066B64">
        <w:rPr>
          <w:rStyle w:val="Strong"/>
          <w:b/>
          <w:bCs w:val="0"/>
        </w:rPr>
        <w:t>6 Comparison Tools</w:t>
      </w:r>
      <w:bookmarkEnd w:id="4595"/>
    </w:p>
    <w:p w14:paraId="7E5D4A59" w14:textId="10D58FD3" w:rsidR="00CD180E" w:rsidRDefault="00CD180E">
      <w:pPr>
        <w:numPr>
          <w:ilvl w:val="0"/>
          <w:numId w:val="162"/>
        </w:numPr>
        <w:spacing w:before="100" w:beforeAutospacing="1" w:after="100" w:afterAutospacing="1" w:line="360" w:lineRule="auto"/>
        <w:jc w:val="both"/>
        <w:pPrChange w:id="4596" w:author="Asad Shah" w:date="2025-01-08T22:34:00Z">
          <w:pPr>
            <w:numPr>
              <w:numId w:val="140"/>
            </w:numPr>
            <w:tabs>
              <w:tab w:val="num" w:pos="720"/>
            </w:tabs>
            <w:spacing w:before="100" w:beforeAutospacing="1" w:after="100" w:afterAutospacing="1" w:line="240" w:lineRule="auto"/>
            <w:ind w:left="720" w:hanging="360"/>
          </w:pPr>
        </w:pPrChange>
      </w:pPr>
      <w:r>
        <w:t xml:space="preserve">Users must be able to compare multiple fields of study based on </w:t>
      </w:r>
    </w:p>
    <w:p w14:paraId="5BFA2474" w14:textId="77777777" w:rsidR="00CD180E" w:rsidRDefault="00CD180E">
      <w:pPr>
        <w:numPr>
          <w:ilvl w:val="1"/>
          <w:numId w:val="163"/>
        </w:numPr>
        <w:spacing w:before="100" w:beforeAutospacing="1" w:after="100" w:afterAutospacing="1" w:line="360" w:lineRule="auto"/>
        <w:jc w:val="both"/>
        <w:pPrChange w:id="4597" w:author="Asad Shah" w:date="2025-01-08T22:34:00Z">
          <w:pPr>
            <w:numPr>
              <w:ilvl w:val="1"/>
              <w:numId w:val="140"/>
            </w:numPr>
            <w:tabs>
              <w:tab w:val="num" w:pos="1440"/>
            </w:tabs>
            <w:spacing w:before="100" w:beforeAutospacing="1" w:after="100" w:afterAutospacing="1" w:line="240" w:lineRule="auto"/>
            <w:ind w:left="1440" w:hanging="360"/>
          </w:pPr>
        </w:pPrChange>
      </w:pPr>
      <w:r>
        <w:t>Growth trends.</w:t>
      </w:r>
    </w:p>
    <w:p w14:paraId="6DB3645E" w14:textId="42534D9E" w:rsidR="00CD180E" w:rsidRDefault="00CD180E">
      <w:pPr>
        <w:numPr>
          <w:ilvl w:val="0"/>
          <w:numId w:val="162"/>
        </w:numPr>
        <w:spacing w:before="100" w:beforeAutospacing="1" w:after="100" w:afterAutospacing="1" w:line="360" w:lineRule="auto"/>
        <w:jc w:val="both"/>
        <w:pPrChange w:id="4598" w:author="Asad Shah" w:date="2025-01-08T22:34:00Z">
          <w:pPr>
            <w:numPr>
              <w:numId w:val="140"/>
            </w:numPr>
            <w:tabs>
              <w:tab w:val="num" w:pos="720"/>
            </w:tabs>
            <w:spacing w:before="100" w:beforeAutospacing="1" w:after="100" w:afterAutospacing="1" w:line="240" w:lineRule="auto"/>
            <w:ind w:left="720" w:hanging="360"/>
          </w:pPr>
        </w:pPrChange>
      </w:pPr>
      <w:r>
        <w:t xml:space="preserve">Success Criteria </w:t>
      </w:r>
    </w:p>
    <w:p w14:paraId="161E4CE8" w14:textId="77777777" w:rsidR="00CD180E" w:rsidRDefault="00CD180E">
      <w:pPr>
        <w:numPr>
          <w:ilvl w:val="1"/>
          <w:numId w:val="164"/>
        </w:numPr>
        <w:spacing w:before="100" w:beforeAutospacing="1" w:after="100" w:afterAutospacing="1" w:line="360" w:lineRule="auto"/>
        <w:jc w:val="both"/>
        <w:pPrChange w:id="4599" w:author="Asad Shah" w:date="2025-01-08T22:34:00Z">
          <w:pPr>
            <w:numPr>
              <w:ilvl w:val="1"/>
              <w:numId w:val="140"/>
            </w:numPr>
            <w:tabs>
              <w:tab w:val="num" w:pos="1440"/>
            </w:tabs>
            <w:spacing w:before="100" w:beforeAutospacing="1" w:after="100" w:afterAutospacing="1" w:line="240" w:lineRule="auto"/>
            <w:ind w:left="1440" w:hanging="360"/>
          </w:pPr>
        </w:pPrChange>
      </w:pPr>
      <w:r>
        <w:t>Users can easily select fields to compare, and the system provides accurate results with visual aids.</w:t>
      </w:r>
    </w:p>
    <w:p w14:paraId="794DB03F" w14:textId="7F571B25" w:rsidR="00CD180E" w:rsidRPr="00066B64" w:rsidRDefault="00066B64">
      <w:pPr>
        <w:pStyle w:val="Heading3"/>
        <w:spacing w:line="360" w:lineRule="auto"/>
        <w:jc w:val="both"/>
        <w:pPrChange w:id="4600" w:author="Asad Shah" w:date="2025-01-08T22:34:00Z">
          <w:pPr>
            <w:pStyle w:val="Heading3"/>
          </w:pPr>
        </w:pPrChange>
      </w:pPr>
      <w:bookmarkStart w:id="4601" w:name="_Toc187627569"/>
      <w:r w:rsidRPr="00066B64">
        <w:rPr>
          <w:rStyle w:val="Strong"/>
          <w:b/>
          <w:bCs w:val="0"/>
        </w:rPr>
        <w:t>8.2.</w:t>
      </w:r>
      <w:r w:rsidR="00CD180E" w:rsidRPr="00066B64">
        <w:rPr>
          <w:rStyle w:val="Strong"/>
          <w:b/>
          <w:bCs w:val="0"/>
        </w:rPr>
        <w:t>7 Chatbot Interaction</w:t>
      </w:r>
      <w:bookmarkEnd w:id="4601"/>
    </w:p>
    <w:p w14:paraId="346F5374" w14:textId="73E20E81" w:rsidR="00CD180E" w:rsidRDefault="00CD180E">
      <w:pPr>
        <w:numPr>
          <w:ilvl w:val="0"/>
          <w:numId w:val="165"/>
        </w:numPr>
        <w:spacing w:before="100" w:beforeAutospacing="1" w:after="100" w:afterAutospacing="1" w:line="360" w:lineRule="auto"/>
        <w:jc w:val="both"/>
        <w:pPrChange w:id="4602" w:author="Asad Shah" w:date="2025-01-08T22:34:00Z">
          <w:pPr>
            <w:numPr>
              <w:numId w:val="141"/>
            </w:numPr>
            <w:tabs>
              <w:tab w:val="num" w:pos="720"/>
            </w:tabs>
            <w:spacing w:before="100" w:beforeAutospacing="1" w:after="100" w:afterAutospacing="1" w:line="240" w:lineRule="auto"/>
            <w:ind w:left="720" w:hanging="360"/>
          </w:pPr>
        </w:pPrChange>
      </w:pPr>
      <w:r>
        <w:t xml:space="preserve">The chatbot must allow users to </w:t>
      </w:r>
    </w:p>
    <w:p w14:paraId="2DE158A4" w14:textId="77777777" w:rsidR="00CD180E" w:rsidRDefault="00CD180E">
      <w:pPr>
        <w:numPr>
          <w:ilvl w:val="1"/>
          <w:numId w:val="166"/>
        </w:numPr>
        <w:spacing w:before="100" w:beforeAutospacing="1" w:after="100" w:afterAutospacing="1" w:line="360" w:lineRule="auto"/>
        <w:jc w:val="both"/>
        <w:pPrChange w:id="4603" w:author="Asad Shah" w:date="2025-01-08T22:34:00Z">
          <w:pPr>
            <w:numPr>
              <w:ilvl w:val="1"/>
              <w:numId w:val="141"/>
            </w:numPr>
            <w:tabs>
              <w:tab w:val="num" w:pos="1440"/>
            </w:tabs>
            <w:spacing w:before="100" w:beforeAutospacing="1" w:after="100" w:afterAutospacing="1" w:line="240" w:lineRule="auto"/>
            <w:ind w:left="1440" w:hanging="360"/>
          </w:pPr>
        </w:pPrChange>
      </w:pPr>
      <w:r>
        <w:t>Discover their interests through guided questions.</w:t>
      </w:r>
    </w:p>
    <w:p w14:paraId="39125AB4" w14:textId="77777777" w:rsidR="00CD180E" w:rsidRDefault="00CD180E">
      <w:pPr>
        <w:numPr>
          <w:ilvl w:val="1"/>
          <w:numId w:val="166"/>
        </w:numPr>
        <w:spacing w:before="100" w:beforeAutospacing="1" w:after="100" w:afterAutospacing="1" w:line="360" w:lineRule="auto"/>
        <w:jc w:val="both"/>
        <w:pPrChange w:id="4604" w:author="Asad Shah" w:date="2025-01-08T22:34:00Z">
          <w:pPr>
            <w:numPr>
              <w:ilvl w:val="1"/>
              <w:numId w:val="141"/>
            </w:numPr>
            <w:tabs>
              <w:tab w:val="num" w:pos="1440"/>
            </w:tabs>
            <w:spacing w:before="100" w:beforeAutospacing="1" w:after="100" w:afterAutospacing="1" w:line="240" w:lineRule="auto"/>
            <w:ind w:left="1440" w:hanging="360"/>
          </w:pPr>
        </w:pPrChange>
      </w:pPr>
      <w:r>
        <w:t>Receive recommendations based on their stated preferences.</w:t>
      </w:r>
    </w:p>
    <w:p w14:paraId="102E7E0A" w14:textId="4B46BD89" w:rsidR="00CD180E" w:rsidRDefault="00CD180E">
      <w:pPr>
        <w:numPr>
          <w:ilvl w:val="0"/>
          <w:numId w:val="165"/>
        </w:numPr>
        <w:spacing w:before="100" w:beforeAutospacing="1" w:after="100" w:afterAutospacing="1" w:line="360" w:lineRule="auto"/>
        <w:jc w:val="both"/>
        <w:pPrChange w:id="4605" w:author="Asad Shah" w:date="2025-01-08T22:34:00Z">
          <w:pPr>
            <w:numPr>
              <w:numId w:val="141"/>
            </w:numPr>
            <w:tabs>
              <w:tab w:val="num" w:pos="720"/>
            </w:tabs>
            <w:spacing w:before="100" w:beforeAutospacing="1" w:after="100" w:afterAutospacing="1" w:line="240" w:lineRule="auto"/>
            <w:ind w:left="720" w:hanging="360"/>
          </w:pPr>
        </w:pPrChange>
      </w:pPr>
      <w:r>
        <w:t xml:space="preserve">Success Criteria </w:t>
      </w:r>
    </w:p>
    <w:p w14:paraId="62A60685" w14:textId="77777777" w:rsidR="00CD180E" w:rsidRDefault="00CD180E">
      <w:pPr>
        <w:numPr>
          <w:ilvl w:val="1"/>
          <w:numId w:val="165"/>
        </w:numPr>
        <w:spacing w:before="100" w:beforeAutospacing="1" w:after="100" w:afterAutospacing="1" w:line="360" w:lineRule="auto"/>
        <w:jc w:val="both"/>
        <w:pPrChange w:id="4606" w:author="Asad Shah" w:date="2025-01-08T22:34:00Z">
          <w:pPr>
            <w:numPr>
              <w:ilvl w:val="1"/>
              <w:numId w:val="141"/>
            </w:numPr>
            <w:tabs>
              <w:tab w:val="num" w:pos="1440"/>
            </w:tabs>
            <w:spacing w:before="100" w:beforeAutospacing="1" w:after="100" w:afterAutospacing="1" w:line="240" w:lineRule="auto"/>
            <w:ind w:left="1440" w:hanging="360"/>
          </w:pPr>
        </w:pPrChange>
      </w:pPr>
      <w:r>
        <w:t>Chatbot interactions are seamless, with relevant and meaningful responses provided.</w:t>
      </w:r>
    </w:p>
    <w:p w14:paraId="562EDA49" w14:textId="390E942B" w:rsidR="00CD180E" w:rsidRPr="00066B64" w:rsidRDefault="00066B64">
      <w:pPr>
        <w:pStyle w:val="Heading3"/>
        <w:spacing w:line="360" w:lineRule="auto"/>
        <w:jc w:val="both"/>
        <w:pPrChange w:id="4607" w:author="Asad Shah" w:date="2025-01-08T22:34:00Z">
          <w:pPr>
            <w:pStyle w:val="Heading3"/>
          </w:pPr>
        </w:pPrChange>
      </w:pPr>
      <w:bookmarkStart w:id="4608" w:name="_Toc187627570"/>
      <w:r w:rsidRPr="00066B64">
        <w:rPr>
          <w:rStyle w:val="Strong"/>
          <w:b/>
          <w:bCs w:val="0"/>
        </w:rPr>
        <w:t>8.2.</w:t>
      </w:r>
      <w:r w:rsidR="00CD180E" w:rsidRPr="00066B64">
        <w:rPr>
          <w:rStyle w:val="Strong"/>
          <w:b/>
          <w:bCs w:val="0"/>
        </w:rPr>
        <w:t>8 Usability</w:t>
      </w:r>
      <w:bookmarkEnd w:id="4608"/>
    </w:p>
    <w:p w14:paraId="5E790D71" w14:textId="1059FC57" w:rsidR="00CD180E" w:rsidRDefault="00CD180E">
      <w:pPr>
        <w:numPr>
          <w:ilvl w:val="0"/>
          <w:numId w:val="167"/>
        </w:numPr>
        <w:spacing w:before="100" w:beforeAutospacing="1" w:after="100" w:afterAutospacing="1" w:line="360" w:lineRule="auto"/>
        <w:jc w:val="both"/>
        <w:pPrChange w:id="4609" w:author="Asad Shah" w:date="2025-01-08T22:34:00Z">
          <w:pPr>
            <w:numPr>
              <w:numId w:val="142"/>
            </w:numPr>
            <w:tabs>
              <w:tab w:val="num" w:pos="720"/>
            </w:tabs>
            <w:spacing w:before="100" w:beforeAutospacing="1" w:after="100" w:afterAutospacing="1" w:line="240" w:lineRule="auto"/>
            <w:ind w:left="720" w:hanging="360"/>
          </w:pPr>
        </w:pPrChange>
      </w:pPr>
      <w:r>
        <w:t>The platform must be user-friendly and accessible o</w:t>
      </w:r>
      <w:r w:rsidR="002C010D">
        <w:t>n</w:t>
      </w:r>
    </w:p>
    <w:p w14:paraId="6505899B" w14:textId="77777777" w:rsidR="00CD180E" w:rsidRDefault="00CD180E">
      <w:pPr>
        <w:numPr>
          <w:ilvl w:val="1"/>
          <w:numId w:val="168"/>
        </w:numPr>
        <w:spacing w:before="100" w:beforeAutospacing="1" w:after="100" w:afterAutospacing="1" w:line="360" w:lineRule="auto"/>
        <w:jc w:val="both"/>
        <w:pPrChange w:id="4610" w:author="Asad Shah" w:date="2025-01-08T22:34:00Z">
          <w:pPr>
            <w:numPr>
              <w:ilvl w:val="1"/>
              <w:numId w:val="142"/>
            </w:numPr>
            <w:tabs>
              <w:tab w:val="num" w:pos="1440"/>
            </w:tabs>
            <w:spacing w:before="100" w:beforeAutospacing="1" w:after="100" w:afterAutospacing="1" w:line="240" w:lineRule="auto"/>
            <w:ind w:left="1440" w:hanging="360"/>
          </w:pPr>
        </w:pPrChange>
      </w:pPr>
      <w:r>
        <w:t>Desktop.</w:t>
      </w:r>
    </w:p>
    <w:p w14:paraId="207CEC2F" w14:textId="77777777" w:rsidR="00CD180E" w:rsidRDefault="00CD180E">
      <w:pPr>
        <w:numPr>
          <w:ilvl w:val="1"/>
          <w:numId w:val="168"/>
        </w:numPr>
        <w:spacing w:before="100" w:beforeAutospacing="1" w:after="100" w:afterAutospacing="1" w:line="360" w:lineRule="auto"/>
        <w:jc w:val="both"/>
        <w:pPrChange w:id="4611" w:author="Asad Shah" w:date="2025-01-08T22:34:00Z">
          <w:pPr>
            <w:numPr>
              <w:ilvl w:val="1"/>
              <w:numId w:val="142"/>
            </w:numPr>
            <w:tabs>
              <w:tab w:val="num" w:pos="1440"/>
            </w:tabs>
            <w:spacing w:before="100" w:beforeAutospacing="1" w:after="100" w:afterAutospacing="1" w:line="240" w:lineRule="auto"/>
            <w:ind w:left="1440" w:hanging="360"/>
          </w:pPr>
        </w:pPrChange>
      </w:pPr>
      <w:r>
        <w:lastRenderedPageBreak/>
        <w:t>Mobile.</w:t>
      </w:r>
    </w:p>
    <w:p w14:paraId="737D77A0" w14:textId="77777777" w:rsidR="00CD180E" w:rsidRDefault="00CD180E">
      <w:pPr>
        <w:numPr>
          <w:ilvl w:val="1"/>
          <w:numId w:val="168"/>
        </w:numPr>
        <w:spacing w:before="100" w:beforeAutospacing="1" w:after="100" w:afterAutospacing="1" w:line="360" w:lineRule="auto"/>
        <w:jc w:val="both"/>
        <w:pPrChange w:id="4612" w:author="Asad Shah" w:date="2025-01-08T22:34:00Z">
          <w:pPr>
            <w:numPr>
              <w:ilvl w:val="1"/>
              <w:numId w:val="142"/>
            </w:numPr>
            <w:tabs>
              <w:tab w:val="num" w:pos="1440"/>
            </w:tabs>
            <w:spacing w:before="100" w:beforeAutospacing="1" w:after="100" w:afterAutospacing="1" w:line="240" w:lineRule="auto"/>
            <w:ind w:left="1440" w:hanging="360"/>
          </w:pPr>
        </w:pPrChange>
      </w:pPr>
      <w:r>
        <w:t>Tablet.</w:t>
      </w:r>
    </w:p>
    <w:p w14:paraId="0A4CBCEC" w14:textId="70A028B6" w:rsidR="00CD180E" w:rsidRDefault="00CD180E">
      <w:pPr>
        <w:numPr>
          <w:ilvl w:val="0"/>
          <w:numId w:val="167"/>
        </w:numPr>
        <w:spacing w:before="100" w:beforeAutospacing="1" w:after="100" w:afterAutospacing="1" w:line="360" w:lineRule="auto"/>
        <w:jc w:val="both"/>
        <w:pPrChange w:id="4613" w:author="Asad Shah" w:date="2025-01-08T22:34:00Z">
          <w:pPr>
            <w:numPr>
              <w:numId w:val="142"/>
            </w:numPr>
            <w:tabs>
              <w:tab w:val="num" w:pos="720"/>
            </w:tabs>
            <w:spacing w:before="100" w:beforeAutospacing="1" w:after="100" w:afterAutospacing="1" w:line="240" w:lineRule="auto"/>
            <w:ind w:left="720" w:hanging="360"/>
          </w:pPr>
        </w:pPrChange>
      </w:pPr>
      <w:r>
        <w:t xml:space="preserve">Success Criteria </w:t>
      </w:r>
    </w:p>
    <w:p w14:paraId="3CF87051" w14:textId="77777777" w:rsidR="00CD180E" w:rsidRDefault="00CD180E">
      <w:pPr>
        <w:numPr>
          <w:ilvl w:val="1"/>
          <w:numId w:val="169"/>
        </w:numPr>
        <w:spacing w:before="100" w:beforeAutospacing="1" w:after="100" w:afterAutospacing="1" w:line="360" w:lineRule="auto"/>
        <w:jc w:val="both"/>
        <w:pPrChange w:id="4614" w:author="Asad Shah" w:date="2025-01-08T22:34:00Z">
          <w:pPr>
            <w:numPr>
              <w:ilvl w:val="1"/>
              <w:numId w:val="142"/>
            </w:numPr>
            <w:tabs>
              <w:tab w:val="num" w:pos="1440"/>
            </w:tabs>
            <w:spacing w:before="100" w:beforeAutospacing="1" w:after="100" w:afterAutospacing="1" w:line="240" w:lineRule="auto"/>
            <w:ind w:left="1440" w:hanging="360"/>
          </w:pPr>
        </w:pPrChange>
      </w:pPr>
      <w:r>
        <w:t>Users navigate the platform easily, with no confusion or difficulty in finding key features.</w:t>
      </w:r>
    </w:p>
    <w:p w14:paraId="03141465" w14:textId="78964CD6" w:rsidR="00CD180E" w:rsidRPr="00066B64" w:rsidRDefault="00066B64">
      <w:pPr>
        <w:pStyle w:val="Heading3"/>
        <w:spacing w:line="360" w:lineRule="auto"/>
        <w:jc w:val="both"/>
        <w:pPrChange w:id="4615" w:author="Asad Shah" w:date="2025-01-08T22:34:00Z">
          <w:pPr>
            <w:pStyle w:val="Heading3"/>
          </w:pPr>
        </w:pPrChange>
      </w:pPr>
      <w:bookmarkStart w:id="4616" w:name="_Toc187627571"/>
      <w:r w:rsidRPr="00066B64">
        <w:rPr>
          <w:rStyle w:val="Strong"/>
          <w:b/>
          <w:bCs w:val="0"/>
        </w:rPr>
        <w:t>8.2.</w:t>
      </w:r>
      <w:r w:rsidR="00CD180E" w:rsidRPr="00066B64">
        <w:rPr>
          <w:rStyle w:val="Strong"/>
          <w:b/>
          <w:bCs w:val="0"/>
        </w:rPr>
        <w:t>9 System Performance</w:t>
      </w:r>
      <w:bookmarkEnd w:id="4616"/>
    </w:p>
    <w:p w14:paraId="345F215C" w14:textId="381AA106" w:rsidR="00CD180E" w:rsidRDefault="00CD180E">
      <w:pPr>
        <w:numPr>
          <w:ilvl w:val="0"/>
          <w:numId w:val="170"/>
        </w:numPr>
        <w:spacing w:before="100" w:beforeAutospacing="1" w:after="100" w:afterAutospacing="1" w:line="360" w:lineRule="auto"/>
        <w:jc w:val="both"/>
        <w:pPrChange w:id="4617" w:author="Asad Shah" w:date="2025-01-08T22:34:00Z">
          <w:pPr>
            <w:numPr>
              <w:numId w:val="143"/>
            </w:numPr>
            <w:tabs>
              <w:tab w:val="num" w:pos="720"/>
            </w:tabs>
            <w:spacing w:before="100" w:beforeAutospacing="1" w:after="100" w:afterAutospacing="1" w:line="240" w:lineRule="auto"/>
            <w:ind w:left="720" w:hanging="360"/>
          </w:pPr>
        </w:pPrChange>
      </w:pPr>
      <w:r>
        <w:t xml:space="preserve">The system must perform efficiently under various conditions </w:t>
      </w:r>
    </w:p>
    <w:p w14:paraId="408FA8E1" w14:textId="77777777" w:rsidR="00CD180E" w:rsidRDefault="00CD180E">
      <w:pPr>
        <w:numPr>
          <w:ilvl w:val="1"/>
          <w:numId w:val="171"/>
        </w:numPr>
        <w:spacing w:before="100" w:beforeAutospacing="1" w:after="100" w:afterAutospacing="1" w:line="360" w:lineRule="auto"/>
        <w:jc w:val="both"/>
        <w:pPrChange w:id="4618" w:author="Asad Shah" w:date="2025-01-08T22:34:00Z">
          <w:pPr>
            <w:numPr>
              <w:ilvl w:val="1"/>
              <w:numId w:val="143"/>
            </w:numPr>
            <w:tabs>
              <w:tab w:val="num" w:pos="1440"/>
            </w:tabs>
            <w:spacing w:before="100" w:beforeAutospacing="1" w:after="100" w:afterAutospacing="1" w:line="240" w:lineRule="auto"/>
            <w:ind w:left="1440" w:hanging="360"/>
          </w:pPr>
        </w:pPrChange>
      </w:pPr>
      <w:r>
        <w:rPr>
          <w:rStyle w:val="Strong"/>
        </w:rPr>
        <w:t>Response Time</w:t>
      </w:r>
      <w:r>
        <w:t xml:space="preserve">: Recommendations, dashboards, and comparisons must load within </w:t>
      </w:r>
      <w:r>
        <w:rPr>
          <w:rStyle w:val="Strong"/>
        </w:rPr>
        <w:t>2 seconds</w:t>
      </w:r>
      <w:r>
        <w:t>.</w:t>
      </w:r>
    </w:p>
    <w:p w14:paraId="624EA424" w14:textId="77777777" w:rsidR="00CD180E" w:rsidRDefault="00CD180E">
      <w:pPr>
        <w:numPr>
          <w:ilvl w:val="1"/>
          <w:numId w:val="171"/>
        </w:numPr>
        <w:spacing w:before="100" w:beforeAutospacing="1" w:after="100" w:afterAutospacing="1" w:line="360" w:lineRule="auto"/>
        <w:jc w:val="both"/>
        <w:pPrChange w:id="4619" w:author="Asad Shah" w:date="2025-01-08T22:34:00Z">
          <w:pPr>
            <w:numPr>
              <w:ilvl w:val="1"/>
              <w:numId w:val="143"/>
            </w:numPr>
            <w:tabs>
              <w:tab w:val="num" w:pos="1440"/>
            </w:tabs>
            <w:spacing w:before="100" w:beforeAutospacing="1" w:after="100" w:afterAutospacing="1" w:line="240" w:lineRule="auto"/>
            <w:ind w:left="1440" w:hanging="360"/>
          </w:pPr>
        </w:pPrChange>
      </w:pPr>
      <w:r>
        <w:rPr>
          <w:rStyle w:val="Strong"/>
        </w:rPr>
        <w:t>Concurrent Users</w:t>
      </w:r>
      <w:r>
        <w:t xml:space="preserve">: The system must handle at least </w:t>
      </w:r>
      <w:r>
        <w:rPr>
          <w:rStyle w:val="Strong"/>
        </w:rPr>
        <w:t>1,000 concurrent users</w:t>
      </w:r>
      <w:r>
        <w:t xml:space="preserve"> without performance degradation.</w:t>
      </w:r>
    </w:p>
    <w:p w14:paraId="7DFBE233" w14:textId="3FE7BBC1" w:rsidR="00CD180E" w:rsidRDefault="00CD180E">
      <w:pPr>
        <w:numPr>
          <w:ilvl w:val="0"/>
          <w:numId w:val="170"/>
        </w:numPr>
        <w:spacing w:before="100" w:beforeAutospacing="1" w:after="100" w:afterAutospacing="1" w:line="360" w:lineRule="auto"/>
        <w:jc w:val="both"/>
        <w:pPrChange w:id="4620" w:author="Asad Shah" w:date="2025-01-08T22:34:00Z">
          <w:pPr>
            <w:numPr>
              <w:numId w:val="143"/>
            </w:numPr>
            <w:tabs>
              <w:tab w:val="num" w:pos="720"/>
            </w:tabs>
            <w:spacing w:before="100" w:beforeAutospacing="1" w:after="100" w:afterAutospacing="1" w:line="240" w:lineRule="auto"/>
            <w:ind w:left="720" w:hanging="360"/>
          </w:pPr>
        </w:pPrChange>
      </w:pPr>
      <w:r>
        <w:t xml:space="preserve">Success Criteria </w:t>
      </w:r>
    </w:p>
    <w:p w14:paraId="4321B8A9" w14:textId="77777777" w:rsidR="00CD180E" w:rsidRDefault="00CD180E">
      <w:pPr>
        <w:numPr>
          <w:ilvl w:val="1"/>
          <w:numId w:val="170"/>
        </w:numPr>
        <w:spacing w:before="100" w:beforeAutospacing="1" w:after="100" w:afterAutospacing="1" w:line="360" w:lineRule="auto"/>
        <w:jc w:val="both"/>
        <w:pPrChange w:id="4621" w:author="Asad Shah" w:date="2025-01-08T22:34:00Z">
          <w:pPr>
            <w:numPr>
              <w:ilvl w:val="1"/>
              <w:numId w:val="143"/>
            </w:numPr>
            <w:tabs>
              <w:tab w:val="num" w:pos="1440"/>
            </w:tabs>
            <w:spacing w:before="100" w:beforeAutospacing="1" w:after="100" w:afterAutospacing="1" w:line="240" w:lineRule="auto"/>
            <w:ind w:left="1440" w:hanging="360"/>
          </w:pPr>
        </w:pPrChange>
      </w:pPr>
      <w:r>
        <w:t>Performance metrics meet defined benchmarks during load and stress testing.</w:t>
      </w:r>
    </w:p>
    <w:p w14:paraId="05669B4D" w14:textId="7851E39F" w:rsidR="00CD180E" w:rsidRPr="00066B64" w:rsidRDefault="00066B64">
      <w:pPr>
        <w:pStyle w:val="Heading3"/>
        <w:spacing w:line="360" w:lineRule="auto"/>
        <w:jc w:val="both"/>
        <w:pPrChange w:id="4622" w:author="Asad Shah" w:date="2025-01-08T22:34:00Z">
          <w:pPr>
            <w:pStyle w:val="Heading3"/>
          </w:pPr>
        </w:pPrChange>
      </w:pPr>
      <w:bookmarkStart w:id="4623" w:name="_Toc187627572"/>
      <w:r w:rsidRPr="00066B64">
        <w:rPr>
          <w:rStyle w:val="Strong"/>
          <w:b/>
          <w:bCs w:val="0"/>
        </w:rPr>
        <w:t>8.2.</w:t>
      </w:r>
      <w:r w:rsidR="00CD180E" w:rsidRPr="00066B64">
        <w:rPr>
          <w:rStyle w:val="Strong"/>
          <w:b/>
          <w:bCs w:val="0"/>
        </w:rPr>
        <w:t>10 Security</w:t>
      </w:r>
      <w:bookmarkEnd w:id="4623"/>
    </w:p>
    <w:p w14:paraId="4C6080C2" w14:textId="73488373" w:rsidR="00CD180E" w:rsidRDefault="00CD180E">
      <w:pPr>
        <w:numPr>
          <w:ilvl w:val="0"/>
          <w:numId w:val="172"/>
        </w:numPr>
        <w:spacing w:before="100" w:beforeAutospacing="1" w:after="100" w:afterAutospacing="1" w:line="360" w:lineRule="auto"/>
        <w:jc w:val="both"/>
        <w:pPrChange w:id="4624" w:author="Asad Shah" w:date="2025-01-08T22:34:00Z">
          <w:pPr>
            <w:numPr>
              <w:numId w:val="144"/>
            </w:numPr>
            <w:tabs>
              <w:tab w:val="num" w:pos="720"/>
            </w:tabs>
            <w:spacing w:before="100" w:beforeAutospacing="1" w:after="100" w:afterAutospacing="1" w:line="240" w:lineRule="auto"/>
            <w:ind w:left="720" w:hanging="360"/>
          </w:pPr>
        </w:pPrChange>
      </w:pPr>
      <w:r>
        <w:t xml:space="preserve">User data must be securely stored and transmitted </w:t>
      </w:r>
    </w:p>
    <w:p w14:paraId="2D387DA0" w14:textId="77777777" w:rsidR="00CD180E" w:rsidRDefault="00CD180E">
      <w:pPr>
        <w:numPr>
          <w:ilvl w:val="1"/>
          <w:numId w:val="173"/>
        </w:numPr>
        <w:spacing w:before="100" w:beforeAutospacing="1" w:after="100" w:afterAutospacing="1" w:line="360" w:lineRule="auto"/>
        <w:jc w:val="both"/>
        <w:pPrChange w:id="4625" w:author="Asad Shah" w:date="2025-01-08T22:34:00Z">
          <w:pPr>
            <w:numPr>
              <w:ilvl w:val="1"/>
              <w:numId w:val="144"/>
            </w:numPr>
            <w:tabs>
              <w:tab w:val="num" w:pos="1440"/>
            </w:tabs>
            <w:spacing w:before="100" w:beforeAutospacing="1" w:after="100" w:afterAutospacing="1" w:line="240" w:lineRule="auto"/>
            <w:ind w:left="1440" w:hanging="360"/>
          </w:pPr>
        </w:pPrChange>
      </w:pPr>
      <w:r>
        <w:t>Passwords must be encrypted.</w:t>
      </w:r>
    </w:p>
    <w:p w14:paraId="6B383339" w14:textId="77777777" w:rsidR="00CD180E" w:rsidRDefault="00CD180E">
      <w:pPr>
        <w:numPr>
          <w:ilvl w:val="1"/>
          <w:numId w:val="173"/>
        </w:numPr>
        <w:spacing w:before="100" w:beforeAutospacing="1" w:after="100" w:afterAutospacing="1" w:line="360" w:lineRule="auto"/>
        <w:jc w:val="both"/>
        <w:pPrChange w:id="4626" w:author="Asad Shah" w:date="2025-01-08T22:34:00Z">
          <w:pPr>
            <w:numPr>
              <w:ilvl w:val="1"/>
              <w:numId w:val="144"/>
            </w:numPr>
            <w:tabs>
              <w:tab w:val="num" w:pos="1440"/>
            </w:tabs>
            <w:spacing w:before="100" w:beforeAutospacing="1" w:after="100" w:afterAutospacing="1" w:line="240" w:lineRule="auto"/>
            <w:ind w:left="1440" w:hanging="360"/>
          </w:pPr>
        </w:pPrChange>
      </w:pPr>
      <w:r>
        <w:t xml:space="preserve">Data in transit must be encrypted using </w:t>
      </w:r>
      <w:r>
        <w:rPr>
          <w:rStyle w:val="Strong"/>
        </w:rPr>
        <w:t>SSL/TLS protocols</w:t>
      </w:r>
      <w:r>
        <w:t>.</w:t>
      </w:r>
    </w:p>
    <w:p w14:paraId="6611F236" w14:textId="77777777" w:rsidR="00CD180E" w:rsidRDefault="00CD180E">
      <w:pPr>
        <w:numPr>
          <w:ilvl w:val="0"/>
          <w:numId w:val="172"/>
        </w:numPr>
        <w:spacing w:before="100" w:beforeAutospacing="1" w:after="100" w:afterAutospacing="1" w:line="360" w:lineRule="auto"/>
        <w:jc w:val="both"/>
        <w:pPrChange w:id="4627" w:author="Asad Shah" w:date="2025-01-08T22:34:00Z">
          <w:pPr>
            <w:numPr>
              <w:numId w:val="144"/>
            </w:numPr>
            <w:tabs>
              <w:tab w:val="num" w:pos="720"/>
            </w:tabs>
            <w:spacing w:before="100" w:beforeAutospacing="1" w:after="100" w:afterAutospacing="1" w:line="240" w:lineRule="auto"/>
            <w:ind w:left="720" w:hanging="360"/>
          </w:pPr>
        </w:pPrChange>
      </w:pPr>
      <w:r>
        <w:t xml:space="preserve">The system must prevent vulnerabilities such as </w:t>
      </w:r>
      <w:r>
        <w:rPr>
          <w:rStyle w:val="Strong"/>
        </w:rPr>
        <w:t>SQL injection</w:t>
      </w:r>
      <w:r>
        <w:t xml:space="preserve">, </w:t>
      </w:r>
      <w:r>
        <w:rPr>
          <w:rStyle w:val="Strong"/>
        </w:rPr>
        <w:t>XSS</w:t>
      </w:r>
      <w:r>
        <w:t xml:space="preserve">, and </w:t>
      </w:r>
      <w:r>
        <w:rPr>
          <w:rStyle w:val="Strong"/>
        </w:rPr>
        <w:t>CSRF attacks</w:t>
      </w:r>
      <w:r>
        <w:t>.</w:t>
      </w:r>
    </w:p>
    <w:p w14:paraId="59860005" w14:textId="5094B09E" w:rsidR="00CD180E" w:rsidRDefault="00CD180E">
      <w:pPr>
        <w:numPr>
          <w:ilvl w:val="0"/>
          <w:numId w:val="172"/>
        </w:numPr>
        <w:spacing w:before="100" w:beforeAutospacing="1" w:after="100" w:afterAutospacing="1" w:line="360" w:lineRule="auto"/>
        <w:jc w:val="both"/>
        <w:pPrChange w:id="4628" w:author="Asad Shah" w:date="2025-01-08T22:34:00Z">
          <w:pPr>
            <w:numPr>
              <w:numId w:val="144"/>
            </w:numPr>
            <w:tabs>
              <w:tab w:val="num" w:pos="720"/>
            </w:tabs>
            <w:spacing w:before="100" w:beforeAutospacing="1" w:after="100" w:afterAutospacing="1" w:line="240" w:lineRule="auto"/>
            <w:ind w:left="720" w:hanging="360"/>
          </w:pPr>
        </w:pPrChange>
      </w:pPr>
      <w:r>
        <w:t xml:space="preserve">Success Criteria </w:t>
      </w:r>
    </w:p>
    <w:p w14:paraId="04BBAA12" w14:textId="77777777" w:rsidR="00CD180E" w:rsidRDefault="00CD180E">
      <w:pPr>
        <w:numPr>
          <w:ilvl w:val="1"/>
          <w:numId w:val="174"/>
        </w:numPr>
        <w:spacing w:before="100" w:beforeAutospacing="1" w:after="100" w:afterAutospacing="1" w:line="360" w:lineRule="auto"/>
        <w:jc w:val="both"/>
        <w:pPrChange w:id="4629" w:author="Asad Shah" w:date="2025-01-08T22:34:00Z">
          <w:pPr>
            <w:numPr>
              <w:ilvl w:val="1"/>
              <w:numId w:val="144"/>
            </w:numPr>
            <w:tabs>
              <w:tab w:val="num" w:pos="1440"/>
            </w:tabs>
            <w:spacing w:before="100" w:beforeAutospacing="1" w:after="100" w:afterAutospacing="1" w:line="240" w:lineRule="auto"/>
            <w:ind w:left="1440" w:hanging="360"/>
          </w:pPr>
        </w:pPrChange>
      </w:pPr>
      <w:r>
        <w:t>Security tests are passed with no critical vulnerabilities identified.</w:t>
      </w:r>
    </w:p>
    <w:p w14:paraId="5025CFD6" w14:textId="0921FF75" w:rsidR="00CD180E" w:rsidRPr="00066B64" w:rsidRDefault="00066B64">
      <w:pPr>
        <w:pStyle w:val="Heading3"/>
        <w:spacing w:line="360" w:lineRule="auto"/>
        <w:jc w:val="both"/>
        <w:pPrChange w:id="4630" w:author="Asad Shah" w:date="2025-01-08T22:34:00Z">
          <w:pPr>
            <w:pStyle w:val="Heading3"/>
          </w:pPr>
        </w:pPrChange>
      </w:pPr>
      <w:bookmarkStart w:id="4631" w:name="_Toc187627573"/>
      <w:r w:rsidRPr="00066B64">
        <w:rPr>
          <w:rStyle w:val="Strong"/>
          <w:b/>
          <w:bCs w:val="0"/>
        </w:rPr>
        <w:t>8.2.</w:t>
      </w:r>
      <w:r w:rsidR="00CD180E" w:rsidRPr="00066B64">
        <w:rPr>
          <w:rStyle w:val="Strong"/>
          <w:b/>
          <w:bCs w:val="0"/>
        </w:rPr>
        <w:t>11 Integration</w:t>
      </w:r>
      <w:bookmarkEnd w:id="4631"/>
    </w:p>
    <w:p w14:paraId="55A31849" w14:textId="25E1555E" w:rsidR="00CD180E" w:rsidRDefault="00CD180E">
      <w:pPr>
        <w:numPr>
          <w:ilvl w:val="0"/>
          <w:numId w:val="175"/>
        </w:numPr>
        <w:spacing w:before="100" w:beforeAutospacing="1" w:after="100" w:afterAutospacing="1" w:line="360" w:lineRule="auto"/>
        <w:jc w:val="both"/>
        <w:pPrChange w:id="4632" w:author="Asad Shah" w:date="2025-01-08T22:34:00Z">
          <w:pPr>
            <w:numPr>
              <w:numId w:val="145"/>
            </w:numPr>
            <w:tabs>
              <w:tab w:val="num" w:pos="720"/>
            </w:tabs>
            <w:spacing w:before="100" w:beforeAutospacing="1" w:after="100" w:afterAutospacing="1" w:line="240" w:lineRule="auto"/>
            <w:ind w:left="720" w:hanging="360"/>
          </w:pPr>
        </w:pPrChange>
      </w:pPr>
      <w:r>
        <w:t xml:space="preserve">The system must integrate seamlessly between </w:t>
      </w:r>
    </w:p>
    <w:p w14:paraId="6CE796A9" w14:textId="77777777" w:rsidR="00CD180E" w:rsidRDefault="00CD180E">
      <w:pPr>
        <w:numPr>
          <w:ilvl w:val="1"/>
          <w:numId w:val="176"/>
        </w:numPr>
        <w:spacing w:before="100" w:beforeAutospacing="1" w:after="100" w:afterAutospacing="1" w:line="360" w:lineRule="auto"/>
        <w:jc w:val="both"/>
        <w:pPrChange w:id="4633" w:author="Asad Shah" w:date="2025-01-08T22:34:00Z">
          <w:pPr>
            <w:numPr>
              <w:ilvl w:val="1"/>
              <w:numId w:val="145"/>
            </w:numPr>
            <w:tabs>
              <w:tab w:val="num" w:pos="1440"/>
            </w:tabs>
            <w:spacing w:before="100" w:beforeAutospacing="1" w:after="100" w:afterAutospacing="1" w:line="240" w:lineRule="auto"/>
            <w:ind w:left="1440" w:hanging="360"/>
          </w:pPr>
        </w:pPrChange>
      </w:pPr>
      <w:r>
        <w:lastRenderedPageBreak/>
        <w:t>Frontend and backend components.</w:t>
      </w:r>
    </w:p>
    <w:p w14:paraId="0B8BD20D" w14:textId="77777777" w:rsidR="00CD180E" w:rsidRDefault="00CD180E">
      <w:pPr>
        <w:numPr>
          <w:ilvl w:val="1"/>
          <w:numId w:val="176"/>
        </w:numPr>
        <w:spacing w:before="100" w:beforeAutospacing="1" w:after="100" w:afterAutospacing="1" w:line="360" w:lineRule="auto"/>
        <w:jc w:val="both"/>
        <w:pPrChange w:id="4634" w:author="Asad Shah" w:date="2025-01-08T22:34:00Z">
          <w:pPr>
            <w:numPr>
              <w:ilvl w:val="1"/>
              <w:numId w:val="145"/>
            </w:numPr>
            <w:tabs>
              <w:tab w:val="num" w:pos="1440"/>
            </w:tabs>
            <w:spacing w:before="100" w:beforeAutospacing="1" w:after="100" w:afterAutospacing="1" w:line="240" w:lineRule="auto"/>
            <w:ind w:left="1440" w:hanging="360"/>
          </w:pPr>
        </w:pPrChange>
      </w:pPr>
      <w:r>
        <w:t>External APIs (e.g., Google OAuth and university data APIs).</w:t>
      </w:r>
    </w:p>
    <w:p w14:paraId="0E05EB8E" w14:textId="44B9C5AD" w:rsidR="00CD180E" w:rsidRDefault="00CD180E">
      <w:pPr>
        <w:numPr>
          <w:ilvl w:val="0"/>
          <w:numId w:val="175"/>
        </w:numPr>
        <w:spacing w:before="100" w:beforeAutospacing="1" w:after="100" w:afterAutospacing="1" w:line="360" w:lineRule="auto"/>
        <w:jc w:val="both"/>
        <w:pPrChange w:id="4635" w:author="Asad Shah" w:date="2025-01-08T22:34:00Z">
          <w:pPr>
            <w:numPr>
              <w:numId w:val="145"/>
            </w:numPr>
            <w:tabs>
              <w:tab w:val="num" w:pos="720"/>
            </w:tabs>
            <w:spacing w:before="100" w:beforeAutospacing="1" w:after="100" w:afterAutospacing="1" w:line="240" w:lineRule="auto"/>
            <w:ind w:left="720" w:hanging="360"/>
          </w:pPr>
        </w:pPrChange>
      </w:pPr>
      <w:r>
        <w:t xml:space="preserve">Success Criteria </w:t>
      </w:r>
    </w:p>
    <w:p w14:paraId="142A6E38" w14:textId="77777777" w:rsidR="00CD180E" w:rsidRDefault="00CD180E">
      <w:pPr>
        <w:numPr>
          <w:ilvl w:val="1"/>
          <w:numId w:val="177"/>
        </w:numPr>
        <w:spacing w:before="100" w:beforeAutospacing="1" w:after="100" w:afterAutospacing="1" w:line="360" w:lineRule="auto"/>
        <w:jc w:val="both"/>
        <w:pPrChange w:id="4636" w:author="Asad Shah" w:date="2025-01-08T22:34:00Z">
          <w:pPr>
            <w:numPr>
              <w:ilvl w:val="1"/>
              <w:numId w:val="145"/>
            </w:numPr>
            <w:tabs>
              <w:tab w:val="num" w:pos="1440"/>
            </w:tabs>
            <w:spacing w:before="100" w:beforeAutospacing="1" w:after="100" w:afterAutospacing="1" w:line="240" w:lineRule="auto"/>
            <w:ind w:left="1440" w:hanging="360"/>
          </w:pPr>
        </w:pPrChange>
      </w:pPr>
      <w:r>
        <w:t>All integrated systems function as expected without errors or delays.</w:t>
      </w:r>
    </w:p>
    <w:p w14:paraId="51805806" w14:textId="6B8C86F3" w:rsidR="00CD180E" w:rsidRPr="00066B64" w:rsidRDefault="00066B64">
      <w:pPr>
        <w:pStyle w:val="Heading3"/>
        <w:spacing w:line="360" w:lineRule="auto"/>
        <w:jc w:val="both"/>
        <w:pPrChange w:id="4637" w:author="Asad Shah" w:date="2025-01-08T22:34:00Z">
          <w:pPr>
            <w:pStyle w:val="Heading3"/>
          </w:pPr>
        </w:pPrChange>
      </w:pPr>
      <w:bookmarkStart w:id="4638" w:name="_Toc187627574"/>
      <w:r w:rsidRPr="00066B64">
        <w:rPr>
          <w:rStyle w:val="Strong"/>
          <w:b/>
          <w:bCs w:val="0"/>
        </w:rPr>
        <w:t>8.2.</w:t>
      </w:r>
      <w:r w:rsidR="00CD180E" w:rsidRPr="00066B64">
        <w:rPr>
          <w:rStyle w:val="Strong"/>
          <w:b/>
          <w:bCs w:val="0"/>
        </w:rPr>
        <w:t>12 User Feedback and Testing</w:t>
      </w:r>
      <w:bookmarkEnd w:id="4638"/>
    </w:p>
    <w:p w14:paraId="43BDC475" w14:textId="09F2DA9F" w:rsidR="00CD180E" w:rsidRDefault="00CD180E">
      <w:pPr>
        <w:numPr>
          <w:ilvl w:val="0"/>
          <w:numId w:val="178"/>
        </w:numPr>
        <w:spacing w:before="100" w:beforeAutospacing="1" w:after="100" w:afterAutospacing="1" w:line="360" w:lineRule="auto"/>
        <w:jc w:val="both"/>
        <w:pPrChange w:id="4639" w:author="Asad Shah" w:date="2025-01-08T22:34:00Z">
          <w:pPr>
            <w:numPr>
              <w:numId w:val="146"/>
            </w:numPr>
            <w:tabs>
              <w:tab w:val="num" w:pos="720"/>
            </w:tabs>
            <w:spacing w:before="100" w:beforeAutospacing="1" w:after="100" w:afterAutospacing="1" w:line="240" w:lineRule="auto"/>
            <w:ind w:left="720" w:hanging="360"/>
          </w:pPr>
        </w:pPrChange>
      </w:pPr>
      <w:r>
        <w:t xml:space="preserve">Beta testing with students and educators must </w:t>
      </w:r>
    </w:p>
    <w:p w14:paraId="62269405" w14:textId="77777777" w:rsidR="00CD180E" w:rsidRDefault="00CD180E">
      <w:pPr>
        <w:numPr>
          <w:ilvl w:val="1"/>
          <w:numId w:val="179"/>
        </w:numPr>
        <w:spacing w:before="100" w:beforeAutospacing="1" w:after="100" w:afterAutospacing="1" w:line="360" w:lineRule="auto"/>
        <w:jc w:val="both"/>
        <w:pPrChange w:id="4640" w:author="Asad Shah" w:date="2025-01-08T22:34:00Z">
          <w:pPr>
            <w:numPr>
              <w:ilvl w:val="1"/>
              <w:numId w:val="146"/>
            </w:numPr>
            <w:tabs>
              <w:tab w:val="num" w:pos="1440"/>
            </w:tabs>
            <w:spacing w:before="100" w:beforeAutospacing="1" w:after="100" w:afterAutospacing="1" w:line="240" w:lineRule="auto"/>
            <w:ind w:left="1440" w:hanging="360"/>
          </w:pPr>
        </w:pPrChange>
      </w:pPr>
      <w:r>
        <w:t>Identify areas for improvement.</w:t>
      </w:r>
    </w:p>
    <w:p w14:paraId="7D0963A5" w14:textId="77777777" w:rsidR="00CD180E" w:rsidRDefault="00CD180E">
      <w:pPr>
        <w:numPr>
          <w:ilvl w:val="1"/>
          <w:numId w:val="179"/>
        </w:numPr>
        <w:spacing w:before="100" w:beforeAutospacing="1" w:after="100" w:afterAutospacing="1" w:line="360" w:lineRule="auto"/>
        <w:jc w:val="both"/>
        <w:pPrChange w:id="4641" w:author="Asad Shah" w:date="2025-01-08T22:34:00Z">
          <w:pPr>
            <w:numPr>
              <w:ilvl w:val="1"/>
              <w:numId w:val="146"/>
            </w:numPr>
            <w:tabs>
              <w:tab w:val="num" w:pos="1440"/>
            </w:tabs>
            <w:spacing w:before="100" w:beforeAutospacing="1" w:after="100" w:afterAutospacing="1" w:line="240" w:lineRule="auto"/>
            <w:ind w:left="1440" w:hanging="360"/>
          </w:pPr>
        </w:pPrChange>
      </w:pPr>
      <w:r>
        <w:t>Ensure the platform meets user expectations in terms of functionality, performance, and usability.</w:t>
      </w:r>
    </w:p>
    <w:p w14:paraId="6C40BD5B" w14:textId="2ABF5A2B" w:rsidR="00CD180E" w:rsidRDefault="00CD180E">
      <w:pPr>
        <w:numPr>
          <w:ilvl w:val="0"/>
          <w:numId w:val="178"/>
        </w:numPr>
        <w:spacing w:before="100" w:beforeAutospacing="1" w:after="100" w:afterAutospacing="1" w:line="360" w:lineRule="auto"/>
        <w:jc w:val="both"/>
        <w:pPrChange w:id="4642" w:author="Asad Shah" w:date="2025-01-08T22:34:00Z">
          <w:pPr>
            <w:numPr>
              <w:numId w:val="146"/>
            </w:numPr>
            <w:tabs>
              <w:tab w:val="num" w:pos="720"/>
            </w:tabs>
            <w:spacing w:before="100" w:beforeAutospacing="1" w:after="100" w:afterAutospacing="1" w:line="240" w:lineRule="auto"/>
            <w:ind w:left="720" w:hanging="360"/>
          </w:pPr>
        </w:pPrChange>
      </w:pPr>
      <w:r>
        <w:t xml:space="preserve">Success Criteria </w:t>
      </w:r>
    </w:p>
    <w:p w14:paraId="0AAD3530" w14:textId="77777777" w:rsidR="00CD180E" w:rsidRDefault="00CD180E">
      <w:pPr>
        <w:numPr>
          <w:ilvl w:val="1"/>
          <w:numId w:val="178"/>
        </w:numPr>
        <w:spacing w:before="100" w:beforeAutospacing="1" w:after="100" w:afterAutospacing="1" w:line="360" w:lineRule="auto"/>
        <w:jc w:val="both"/>
        <w:pPrChange w:id="4643" w:author="Asad Shah" w:date="2025-01-08T22:34:00Z">
          <w:pPr>
            <w:numPr>
              <w:ilvl w:val="1"/>
              <w:numId w:val="146"/>
            </w:numPr>
            <w:tabs>
              <w:tab w:val="num" w:pos="1440"/>
            </w:tabs>
            <w:spacing w:before="100" w:beforeAutospacing="1" w:after="100" w:afterAutospacing="1" w:line="240" w:lineRule="auto"/>
            <w:ind w:left="1440" w:hanging="360"/>
          </w:pPr>
        </w:pPrChange>
      </w:pPr>
      <w:r>
        <w:t>Feedback is overwhelmingly positive, with no major usability issues reported.</w:t>
      </w:r>
    </w:p>
    <w:p w14:paraId="317B5E07" w14:textId="6842F3B6" w:rsidR="00CD180E" w:rsidRPr="00066B64" w:rsidRDefault="00066B64">
      <w:pPr>
        <w:pStyle w:val="Heading3"/>
        <w:spacing w:line="360" w:lineRule="auto"/>
        <w:jc w:val="both"/>
        <w:pPrChange w:id="4644" w:author="Asad Shah" w:date="2025-01-08T22:34:00Z">
          <w:pPr>
            <w:pStyle w:val="Heading3"/>
          </w:pPr>
        </w:pPrChange>
      </w:pPr>
      <w:bookmarkStart w:id="4645" w:name="_Toc187627575"/>
      <w:r w:rsidRPr="00066B64">
        <w:rPr>
          <w:rStyle w:val="Strong"/>
          <w:b/>
          <w:bCs w:val="0"/>
        </w:rPr>
        <w:t>8.2.</w:t>
      </w:r>
      <w:r w:rsidR="00CD180E" w:rsidRPr="00066B64">
        <w:rPr>
          <w:rStyle w:val="Strong"/>
          <w:b/>
          <w:bCs w:val="0"/>
        </w:rPr>
        <w:t>13 Deployment</w:t>
      </w:r>
      <w:bookmarkEnd w:id="4645"/>
    </w:p>
    <w:p w14:paraId="64D2FC58" w14:textId="7AE4D117" w:rsidR="00CD180E" w:rsidRDefault="00CD180E">
      <w:pPr>
        <w:numPr>
          <w:ilvl w:val="0"/>
          <w:numId w:val="180"/>
        </w:numPr>
        <w:spacing w:before="100" w:beforeAutospacing="1" w:after="100" w:afterAutospacing="1" w:line="360" w:lineRule="auto"/>
        <w:jc w:val="both"/>
        <w:pPrChange w:id="4646" w:author="Asad Shah" w:date="2025-01-08T22:34:00Z">
          <w:pPr>
            <w:numPr>
              <w:numId w:val="147"/>
            </w:numPr>
            <w:tabs>
              <w:tab w:val="num" w:pos="720"/>
            </w:tabs>
            <w:spacing w:before="100" w:beforeAutospacing="1" w:after="100" w:afterAutospacing="1" w:line="240" w:lineRule="auto"/>
            <w:ind w:left="720" w:hanging="360"/>
          </w:pPr>
        </w:pPrChange>
      </w:pPr>
      <w:r>
        <w:t xml:space="preserve">The platform must be deployed successfully to a live hosting environment </w:t>
      </w:r>
    </w:p>
    <w:p w14:paraId="0D27B8F4" w14:textId="77777777" w:rsidR="00CD180E" w:rsidRDefault="00CD180E">
      <w:pPr>
        <w:numPr>
          <w:ilvl w:val="1"/>
          <w:numId w:val="181"/>
        </w:numPr>
        <w:spacing w:before="100" w:beforeAutospacing="1" w:after="100" w:afterAutospacing="1" w:line="360" w:lineRule="auto"/>
        <w:jc w:val="both"/>
        <w:pPrChange w:id="4647" w:author="Asad Shah" w:date="2025-01-08T22:34:00Z">
          <w:pPr>
            <w:numPr>
              <w:ilvl w:val="1"/>
              <w:numId w:val="147"/>
            </w:numPr>
            <w:tabs>
              <w:tab w:val="num" w:pos="1440"/>
            </w:tabs>
            <w:spacing w:before="100" w:beforeAutospacing="1" w:after="100" w:afterAutospacing="1" w:line="240" w:lineRule="auto"/>
            <w:ind w:left="1440" w:hanging="360"/>
          </w:pPr>
        </w:pPrChange>
      </w:pPr>
      <w:r>
        <w:t>Accessible to users on all major browsers (Chrome, Firefox, Safari, Edge).</w:t>
      </w:r>
    </w:p>
    <w:p w14:paraId="47EF1B38" w14:textId="77777777" w:rsidR="00CD180E" w:rsidRDefault="00CD180E">
      <w:pPr>
        <w:numPr>
          <w:ilvl w:val="1"/>
          <w:numId w:val="181"/>
        </w:numPr>
        <w:spacing w:before="100" w:beforeAutospacing="1" w:after="100" w:afterAutospacing="1" w:line="360" w:lineRule="auto"/>
        <w:jc w:val="both"/>
        <w:pPrChange w:id="4648" w:author="Asad Shah" w:date="2025-01-08T22:34:00Z">
          <w:pPr>
            <w:numPr>
              <w:ilvl w:val="1"/>
              <w:numId w:val="147"/>
            </w:numPr>
            <w:tabs>
              <w:tab w:val="num" w:pos="1440"/>
            </w:tabs>
            <w:spacing w:before="100" w:beforeAutospacing="1" w:after="100" w:afterAutospacing="1" w:line="240" w:lineRule="auto"/>
            <w:ind w:left="1440" w:hanging="360"/>
          </w:pPr>
        </w:pPrChange>
      </w:pPr>
      <w:r>
        <w:t>Compatible with devices running Windows, macOS, Android, and iOS.</w:t>
      </w:r>
    </w:p>
    <w:p w14:paraId="3AF3FE1F" w14:textId="7FF99130" w:rsidR="00CD180E" w:rsidRPr="002B773A" w:rsidRDefault="00CD180E">
      <w:pPr>
        <w:numPr>
          <w:ilvl w:val="0"/>
          <w:numId w:val="180"/>
        </w:numPr>
        <w:spacing w:before="100" w:beforeAutospacing="1" w:after="100" w:afterAutospacing="1" w:line="360" w:lineRule="auto"/>
        <w:jc w:val="both"/>
        <w:pPrChange w:id="4649" w:author="Asad Shah" w:date="2025-01-08T22:34:00Z">
          <w:pPr>
            <w:numPr>
              <w:numId w:val="147"/>
            </w:numPr>
            <w:tabs>
              <w:tab w:val="num" w:pos="720"/>
            </w:tabs>
            <w:spacing w:before="100" w:beforeAutospacing="1" w:after="100" w:afterAutospacing="1" w:line="240" w:lineRule="auto"/>
            <w:ind w:left="720" w:hanging="360"/>
          </w:pPr>
        </w:pPrChange>
      </w:pPr>
      <w:r w:rsidRPr="002B773A">
        <w:t xml:space="preserve">Success Criteria </w:t>
      </w:r>
    </w:p>
    <w:p w14:paraId="3D68CFBE" w14:textId="77777777" w:rsidR="00CD180E" w:rsidRDefault="00CD180E">
      <w:pPr>
        <w:numPr>
          <w:ilvl w:val="1"/>
          <w:numId w:val="180"/>
        </w:numPr>
        <w:spacing w:before="100" w:beforeAutospacing="1" w:after="100" w:afterAutospacing="1" w:line="360" w:lineRule="auto"/>
        <w:jc w:val="both"/>
        <w:pPrChange w:id="4650" w:author="Asad Shah" w:date="2025-01-08T22:34:00Z">
          <w:pPr>
            <w:numPr>
              <w:ilvl w:val="1"/>
              <w:numId w:val="147"/>
            </w:numPr>
            <w:tabs>
              <w:tab w:val="num" w:pos="1440"/>
            </w:tabs>
            <w:spacing w:before="100" w:beforeAutospacing="1" w:after="100" w:afterAutospacing="1" w:line="240" w:lineRule="auto"/>
            <w:ind w:left="1440" w:hanging="360"/>
          </w:pPr>
        </w:pPrChange>
      </w:pPr>
      <w:r>
        <w:t>Users access the live system without issues or downtime.</w:t>
      </w:r>
    </w:p>
    <w:p w14:paraId="22103CC4" w14:textId="42EBB9C8" w:rsidR="00CD180E" w:rsidRPr="00066B64" w:rsidRDefault="00066B64">
      <w:pPr>
        <w:pStyle w:val="Heading3"/>
        <w:spacing w:line="360" w:lineRule="auto"/>
        <w:jc w:val="both"/>
        <w:pPrChange w:id="4651" w:author="Asad Shah" w:date="2025-01-08T22:34:00Z">
          <w:pPr>
            <w:pStyle w:val="Heading3"/>
          </w:pPr>
        </w:pPrChange>
      </w:pPr>
      <w:bookmarkStart w:id="4652" w:name="_Toc187627576"/>
      <w:r w:rsidRPr="00066B64">
        <w:rPr>
          <w:rStyle w:val="Strong"/>
          <w:b/>
          <w:bCs w:val="0"/>
        </w:rPr>
        <w:t>8.2.</w:t>
      </w:r>
      <w:r w:rsidR="00CD180E" w:rsidRPr="00066B64">
        <w:rPr>
          <w:rStyle w:val="Strong"/>
          <w:b/>
          <w:bCs w:val="0"/>
        </w:rPr>
        <w:t>14 Post-Launch Monitoring</w:t>
      </w:r>
      <w:bookmarkEnd w:id="4652"/>
    </w:p>
    <w:p w14:paraId="63F7E1F9" w14:textId="3E1E4810" w:rsidR="00CD180E" w:rsidRDefault="00CD180E">
      <w:pPr>
        <w:numPr>
          <w:ilvl w:val="0"/>
          <w:numId w:val="182"/>
        </w:numPr>
        <w:spacing w:before="100" w:beforeAutospacing="1" w:after="100" w:afterAutospacing="1" w:line="360" w:lineRule="auto"/>
        <w:jc w:val="both"/>
        <w:pPrChange w:id="4653" w:author="Asad Shah" w:date="2025-01-08T22:34:00Z">
          <w:pPr>
            <w:numPr>
              <w:numId w:val="148"/>
            </w:numPr>
            <w:tabs>
              <w:tab w:val="num" w:pos="720"/>
            </w:tabs>
            <w:spacing w:before="100" w:beforeAutospacing="1" w:after="100" w:afterAutospacing="1" w:line="240" w:lineRule="auto"/>
            <w:ind w:left="720" w:hanging="360"/>
          </w:pPr>
        </w:pPrChange>
      </w:pPr>
      <w:r>
        <w:t>The system must</w:t>
      </w:r>
    </w:p>
    <w:p w14:paraId="37A50531" w14:textId="77777777" w:rsidR="00CD180E" w:rsidRDefault="00CD180E">
      <w:pPr>
        <w:numPr>
          <w:ilvl w:val="1"/>
          <w:numId w:val="183"/>
        </w:numPr>
        <w:spacing w:before="100" w:beforeAutospacing="1" w:after="100" w:afterAutospacing="1" w:line="360" w:lineRule="auto"/>
        <w:jc w:val="both"/>
        <w:pPrChange w:id="4654" w:author="Asad Shah" w:date="2025-01-08T22:34:00Z">
          <w:pPr>
            <w:numPr>
              <w:ilvl w:val="1"/>
              <w:numId w:val="148"/>
            </w:numPr>
            <w:tabs>
              <w:tab w:val="num" w:pos="1440"/>
            </w:tabs>
            <w:spacing w:before="100" w:beforeAutospacing="1" w:after="100" w:afterAutospacing="1" w:line="240" w:lineRule="auto"/>
            <w:ind w:left="1440" w:hanging="360"/>
          </w:pPr>
        </w:pPrChange>
      </w:pPr>
      <w:r>
        <w:t>Continuously monitor performance and user feedback.</w:t>
      </w:r>
    </w:p>
    <w:p w14:paraId="50C50CAE" w14:textId="77777777" w:rsidR="00CD180E" w:rsidRDefault="00CD180E">
      <w:pPr>
        <w:numPr>
          <w:ilvl w:val="1"/>
          <w:numId w:val="183"/>
        </w:numPr>
        <w:spacing w:before="100" w:beforeAutospacing="1" w:after="100" w:afterAutospacing="1" w:line="360" w:lineRule="auto"/>
        <w:jc w:val="both"/>
        <w:pPrChange w:id="4655" w:author="Asad Shah" w:date="2025-01-08T22:34:00Z">
          <w:pPr>
            <w:numPr>
              <w:ilvl w:val="1"/>
              <w:numId w:val="148"/>
            </w:numPr>
            <w:tabs>
              <w:tab w:val="num" w:pos="1440"/>
            </w:tabs>
            <w:spacing w:before="100" w:beforeAutospacing="1" w:after="100" w:afterAutospacing="1" w:line="240" w:lineRule="auto"/>
            <w:ind w:left="1440" w:hanging="360"/>
          </w:pPr>
        </w:pPrChange>
      </w:pPr>
      <w:r>
        <w:t>Provide actionable insights for future updates.</w:t>
      </w:r>
    </w:p>
    <w:p w14:paraId="32844DEC" w14:textId="551C35E8" w:rsidR="00CD180E" w:rsidRDefault="00CD180E">
      <w:pPr>
        <w:numPr>
          <w:ilvl w:val="0"/>
          <w:numId w:val="182"/>
        </w:numPr>
        <w:spacing w:before="100" w:beforeAutospacing="1" w:after="100" w:afterAutospacing="1" w:line="360" w:lineRule="auto"/>
        <w:jc w:val="both"/>
        <w:pPrChange w:id="4656" w:author="Asad Shah" w:date="2025-01-08T22:34:00Z">
          <w:pPr>
            <w:numPr>
              <w:numId w:val="148"/>
            </w:numPr>
            <w:tabs>
              <w:tab w:val="num" w:pos="720"/>
            </w:tabs>
            <w:spacing w:before="100" w:beforeAutospacing="1" w:after="100" w:afterAutospacing="1" w:line="240" w:lineRule="auto"/>
            <w:ind w:left="720" w:hanging="360"/>
          </w:pPr>
        </w:pPrChange>
      </w:pPr>
      <w:r>
        <w:lastRenderedPageBreak/>
        <w:t xml:space="preserve">Success Criteria </w:t>
      </w:r>
    </w:p>
    <w:p w14:paraId="18AE20FE" w14:textId="77777777" w:rsidR="00CD180E" w:rsidRDefault="00CD180E">
      <w:pPr>
        <w:numPr>
          <w:ilvl w:val="1"/>
          <w:numId w:val="182"/>
        </w:numPr>
        <w:spacing w:before="100" w:beforeAutospacing="1" w:after="100" w:afterAutospacing="1" w:line="360" w:lineRule="auto"/>
        <w:jc w:val="both"/>
        <w:pPrChange w:id="4657" w:author="Asad Shah" w:date="2025-01-08T22:34:00Z">
          <w:pPr>
            <w:numPr>
              <w:ilvl w:val="1"/>
              <w:numId w:val="148"/>
            </w:numPr>
            <w:tabs>
              <w:tab w:val="num" w:pos="1440"/>
            </w:tabs>
            <w:spacing w:before="100" w:beforeAutospacing="1" w:after="100" w:afterAutospacing="1" w:line="240" w:lineRule="auto"/>
            <w:ind w:left="1440" w:hanging="360"/>
          </w:pPr>
        </w:pPrChange>
      </w:pPr>
      <w:r>
        <w:t>Maintenance tasks are completed on schedule, with identified issues resolved promptly.</w:t>
      </w:r>
    </w:p>
    <w:p w14:paraId="0C3733C9" w14:textId="6FDE883F" w:rsidR="00CD180E" w:rsidRDefault="00CD180E" w:rsidP="00F207BE">
      <w:pPr>
        <w:pStyle w:val="Heading2"/>
      </w:pPr>
      <w:r>
        <w:t xml:space="preserve"> </w:t>
      </w:r>
      <w:bookmarkStart w:id="4658" w:name="_Toc187627577"/>
      <w:r w:rsidR="00F207BE">
        <w:t>8.3 Quality Assurance Plan</w:t>
      </w:r>
      <w:bookmarkEnd w:id="4658"/>
    </w:p>
    <w:p w14:paraId="6AD5FE20" w14:textId="74B79C15" w:rsidR="00F207BE" w:rsidRPr="00591399" w:rsidRDefault="00591399">
      <w:pPr>
        <w:pStyle w:val="Heading3"/>
        <w:rPr>
          <w:rPrChange w:id="4659" w:author="Asad Shah" w:date="2025-01-08T23:02:00Z">
            <w:rPr/>
          </w:rPrChange>
        </w:rPr>
        <w:pPrChange w:id="4660" w:author="Asad Shah" w:date="2025-01-08T23:02:00Z">
          <w:pPr>
            <w:pStyle w:val="Heading4"/>
          </w:pPr>
        </w:pPrChange>
      </w:pPr>
      <w:bookmarkStart w:id="4661" w:name="_Toc187627578"/>
      <w:r w:rsidRPr="00591399">
        <w:rPr>
          <w:rStyle w:val="Strong"/>
          <w:b/>
          <w:bCs w:val="0"/>
          <w:rPrChange w:id="4662" w:author="Asad Shah" w:date="2025-01-08T23:02:00Z">
            <w:rPr>
              <w:rStyle w:val="Strong"/>
              <w:rFonts w:asciiTheme="majorBidi" w:hAnsiTheme="majorBidi"/>
              <w:b w:val="0"/>
              <w:bCs w:val="0"/>
              <w:i w:val="0"/>
              <w:iCs w:val="0"/>
              <w:color w:val="000000" w:themeColor="text1"/>
            </w:rPr>
          </w:rPrChange>
        </w:rPr>
        <w:t>8.3.</w:t>
      </w:r>
      <w:r w:rsidR="00F207BE" w:rsidRPr="00591399">
        <w:rPr>
          <w:rStyle w:val="Strong"/>
          <w:b/>
          <w:bCs w:val="0"/>
          <w:rPrChange w:id="4663" w:author="Asad Shah" w:date="2025-01-08T23:02:00Z">
            <w:rPr>
              <w:rStyle w:val="Strong"/>
              <w:b w:val="0"/>
              <w:bCs w:val="0"/>
            </w:rPr>
          </w:rPrChange>
        </w:rPr>
        <w:t>1 Introduction</w:t>
      </w:r>
      <w:bookmarkEnd w:id="4661"/>
    </w:p>
    <w:p w14:paraId="2E82F26F" w14:textId="77777777" w:rsidR="00F207BE" w:rsidRPr="00591399" w:rsidRDefault="00F207BE">
      <w:pPr>
        <w:spacing w:before="100" w:beforeAutospacing="1" w:after="100" w:afterAutospacing="1" w:line="240" w:lineRule="auto"/>
        <w:rPr>
          <w:rFonts w:asciiTheme="majorBidi" w:hAnsiTheme="majorBidi" w:cstheme="majorBidi"/>
          <w:color w:val="000000" w:themeColor="text1"/>
          <w:szCs w:val="24"/>
          <w:rPrChange w:id="4664" w:author="Asad Shah" w:date="2025-01-08T23:01:00Z">
            <w:rPr/>
          </w:rPrChange>
        </w:rPr>
        <w:pPrChange w:id="4665" w:author="Asad Shah" w:date="2025-01-08T22:51:00Z">
          <w:pPr>
            <w:numPr>
              <w:numId w:val="184"/>
            </w:numPr>
            <w:spacing w:before="100" w:beforeAutospacing="1" w:after="100" w:afterAutospacing="1" w:line="240" w:lineRule="auto"/>
            <w:ind w:left="360" w:hanging="360"/>
          </w:pPr>
        </w:pPrChange>
      </w:pPr>
      <w:r w:rsidRPr="00591399">
        <w:rPr>
          <w:rStyle w:val="Strong"/>
          <w:rFonts w:asciiTheme="majorBidi" w:hAnsiTheme="majorBidi" w:cstheme="majorBidi"/>
          <w:color w:val="000000" w:themeColor="text1"/>
          <w:szCs w:val="24"/>
          <w:rPrChange w:id="4666" w:author="Asad Shah" w:date="2025-01-08T23:01:00Z">
            <w:rPr>
              <w:rStyle w:val="Strong"/>
            </w:rPr>
          </w:rPrChange>
        </w:rPr>
        <w:t>Purpose</w:t>
      </w:r>
      <w:r w:rsidRPr="00591399">
        <w:rPr>
          <w:rFonts w:asciiTheme="majorBidi" w:hAnsiTheme="majorBidi" w:cstheme="majorBidi"/>
          <w:color w:val="000000" w:themeColor="text1"/>
          <w:szCs w:val="24"/>
          <w:rPrChange w:id="4667" w:author="Asad Shah" w:date="2025-01-08T23:01:00Z">
            <w:rPr/>
          </w:rPrChange>
        </w:rPr>
        <w:t>: The QA Plan ensures the platform meets functional, performance, security, and usability requirements while aligning with user needs.</w:t>
      </w:r>
    </w:p>
    <w:p w14:paraId="709B59DF" w14:textId="4CF74618" w:rsidR="00F207BE" w:rsidRPr="00591399" w:rsidRDefault="00F207BE">
      <w:pPr>
        <w:spacing w:before="100" w:beforeAutospacing="1" w:after="100" w:afterAutospacing="1" w:line="240" w:lineRule="auto"/>
        <w:rPr>
          <w:rFonts w:asciiTheme="majorBidi" w:hAnsiTheme="majorBidi" w:cstheme="majorBidi"/>
          <w:color w:val="000000" w:themeColor="text1"/>
          <w:szCs w:val="24"/>
          <w:rPrChange w:id="4668" w:author="Asad Shah" w:date="2025-01-08T23:01:00Z">
            <w:rPr/>
          </w:rPrChange>
        </w:rPr>
        <w:pPrChange w:id="4669" w:author="Asad Shah" w:date="2025-01-08T22:51:00Z">
          <w:pPr>
            <w:numPr>
              <w:numId w:val="184"/>
            </w:numPr>
            <w:spacing w:before="100" w:beforeAutospacing="1" w:after="100" w:afterAutospacing="1" w:line="240" w:lineRule="auto"/>
            <w:ind w:left="360" w:hanging="360"/>
          </w:pPr>
        </w:pPrChange>
      </w:pPr>
      <w:r w:rsidRPr="00591399">
        <w:rPr>
          <w:rStyle w:val="Strong"/>
          <w:rFonts w:asciiTheme="majorBidi" w:hAnsiTheme="majorBidi" w:cstheme="majorBidi"/>
          <w:color w:val="000000" w:themeColor="text1"/>
          <w:szCs w:val="24"/>
          <w:rPrChange w:id="4670" w:author="Asad Shah" w:date="2025-01-08T23:01:00Z">
            <w:rPr>
              <w:rStyle w:val="Strong"/>
            </w:rPr>
          </w:rPrChange>
        </w:rPr>
        <w:t>Scope</w:t>
      </w:r>
      <w:r w:rsidRPr="00591399">
        <w:rPr>
          <w:rFonts w:asciiTheme="majorBidi" w:hAnsiTheme="majorBidi" w:cstheme="majorBidi"/>
          <w:color w:val="000000" w:themeColor="text1"/>
          <w:szCs w:val="24"/>
          <w:rPrChange w:id="4671" w:author="Asad Shah" w:date="2025-01-08T23:01:00Z">
            <w:rPr/>
          </w:rPrChange>
        </w:rPr>
        <w:t>: Covers the testing, validation and review processes for all system components, including user registration, recommendations, visualizations and external API integrations.</w:t>
      </w:r>
    </w:p>
    <w:p w14:paraId="12D3C024" w14:textId="4548EEF2" w:rsidR="00F207BE" w:rsidRPr="00591399" w:rsidRDefault="00F207BE">
      <w:pPr>
        <w:spacing w:before="100" w:beforeAutospacing="1" w:after="100" w:afterAutospacing="1" w:line="240" w:lineRule="auto"/>
        <w:rPr>
          <w:rFonts w:asciiTheme="majorBidi" w:hAnsiTheme="majorBidi" w:cstheme="majorBidi"/>
          <w:color w:val="000000" w:themeColor="text1"/>
          <w:szCs w:val="24"/>
          <w:rPrChange w:id="4672" w:author="Asad Shah" w:date="2025-01-08T23:01:00Z">
            <w:rPr/>
          </w:rPrChange>
        </w:rPr>
        <w:pPrChange w:id="4673" w:author="Asad Shah" w:date="2025-01-08T22:51:00Z">
          <w:pPr>
            <w:numPr>
              <w:numId w:val="184"/>
            </w:numPr>
            <w:spacing w:before="100" w:beforeAutospacing="1" w:after="100" w:afterAutospacing="1" w:line="240" w:lineRule="auto"/>
            <w:ind w:left="360" w:hanging="360"/>
          </w:pPr>
        </w:pPrChange>
      </w:pPr>
      <w:r w:rsidRPr="00591399">
        <w:rPr>
          <w:rStyle w:val="Strong"/>
          <w:rFonts w:asciiTheme="majorBidi" w:hAnsiTheme="majorBidi" w:cstheme="majorBidi"/>
          <w:color w:val="000000" w:themeColor="text1"/>
          <w:szCs w:val="24"/>
          <w:rPrChange w:id="4674" w:author="Asad Shah" w:date="2025-01-08T23:01:00Z">
            <w:rPr>
              <w:rStyle w:val="Strong"/>
            </w:rPr>
          </w:rPrChange>
        </w:rPr>
        <w:t>Target Audience</w:t>
      </w:r>
      <w:r w:rsidRPr="00591399">
        <w:rPr>
          <w:rFonts w:asciiTheme="majorBidi" w:hAnsiTheme="majorBidi" w:cstheme="majorBidi"/>
          <w:color w:val="000000" w:themeColor="text1"/>
          <w:szCs w:val="24"/>
          <w:rPrChange w:id="4675" w:author="Asad Shah" w:date="2025-01-08T23:01:00Z">
            <w:rPr/>
          </w:rPrChange>
        </w:rPr>
        <w:t>: Students and administrators using the platform.</w:t>
      </w:r>
    </w:p>
    <w:p w14:paraId="00C768EA" w14:textId="41BFC364" w:rsidR="00F207BE" w:rsidRPr="00591399" w:rsidRDefault="00591399">
      <w:pPr>
        <w:pStyle w:val="Heading3"/>
        <w:rPr>
          <w:rPrChange w:id="4676" w:author="Asad Shah" w:date="2025-01-08T23:02:00Z">
            <w:rPr/>
          </w:rPrChange>
        </w:rPr>
        <w:pPrChange w:id="4677" w:author="Asad Shah" w:date="2025-01-08T23:02:00Z">
          <w:pPr>
            <w:pStyle w:val="Heading4"/>
          </w:pPr>
        </w:pPrChange>
      </w:pPr>
      <w:bookmarkStart w:id="4678" w:name="_Toc187627579"/>
      <w:r w:rsidRPr="00591399">
        <w:rPr>
          <w:rStyle w:val="Strong"/>
          <w:rFonts w:asciiTheme="majorBidi" w:hAnsiTheme="majorBidi"/>
          <w:b/>
          <w:bCs w:val="0"/>
          <w:color w:val="000000" w:themeColor="text1"/>
        </w:rPr>
        <w:t>8.3.</w:t>
      </w:r>
      <w:r w:rsidR="00F207BE" w:rsidRPr="00591399">
        <w:rPr>
          <w:rStyle w:val="Strong"/>
          <w:rFonts w:asciiTheme="majorBidi" w:hAnsiTheme="majorBidi"/>
          <w:b/>
          <w:bCs w:val="0"/>
          <w:color w:val="000000" w:themeColor="text1"/>
          <w:rPrChange w:id="4679" w:author="Asad Shah" w:date="2025-01-08T23:02:00Z">
            <w:rPr>
              <w:rStyle w:val="Strong"/>
              <w:b w:val="0"/>
              <w:bCs w:val="0"/>
            </w:rPr>
          </w:rPrChange>
        </w:rPr>
        <w:t>2 Quality Objectives</w:t>
      </w:r>
      <w:bookmarkEnd w:id="4678"/>
    </w:p>
    <w:p w14:paraId="7D107840" w14:textId="77777777" w:rsidR="00F207BE" w:rsidRPr="00591399" w:rsidRDefault="00F207BE">
      <w:pPr>
        <w:numPr>
          <w:ilvl w:val="0"/>
          <w:numId w:val="185"/>
        </w:numPr>
        <w:spacing w:before="100" w:beforeAutospacing="1" w:after="100" w:afterAutospacing="1" w:line="240" w:lineRule="auto"/>
        <w:rPr>
          <w:rFonts w:asciiTheme="majorBidi" w:hAnsiTheme="majorBidi" w:cstheme="majorBidi"/>
          <w:color w:val="000000" w:themeColor="text1"/>
          <w:szCs w:val="24"/>
          <w:rPrChange w:id="4680" w:author="Asad Shah" w:date="2025-01-08T23:01:00Z">
            <w:rPr/>
          </w:rPrChange>
        </w:rPr>
      </w:pPr>
      <w:r w:rsidRPr="00591399">
        <w:rPr>
          <w:rFonts w:asciiTheme="majorBidi" w:hAnsiTheme="majorBidi" w:cstheme="majorBidi"/>
          <w:color w:val="000000" w:themeColor="text1"/>
          <w:szCs w:val="24"/>
          <w:rPrChange w:id="4681" w:author="Asad Shah" w:date="2025-01-08T23:01:00Z">
            <w:rPr/>
          </w:rPrChange>
        </w:rPr>
        <w:t>Deliver a secure and reliable platform for students to receive personalized career guidance.</w:t>
      </w:r>
    </w:p>
    <w:p w14:paraId="7BE225A2" w14:textId="77777777" w:rsidR="00F207BE" w:rsidRPr="00591399" w:rsidRDefault="00F207BE">
      <w:pPr>
        <w:numPr>
          <w:ilvl w:val="0"/>
          <w:numId w:val="185"/>
        </w:numPr>
        <w:spacing w:before="100" w:beforeAutospacing="1" w:after="100" w:afterAutospacing="1" w:line="240" w:lineRule="auto"/>
        <w:rPr>
          <w:rFonts w:asciiTheme="majorBidi" w:hAnsiTheme="majorBidi" w:cstheme="majorBidi"/>
          <w:color w:val="000000" w:themeColor="text1"/>
          <w:szCs w:val="24"/>
          <w:rPrChange w:id="4682" w:author="Asad Shah" w:date="2025-01-08T23:01:00Z">
            <w:rPr/>
          </w:rPrChange>
        </w:rPr>
      </w:pPr>
      <w:r w:rsidRPr="00591399">
        <w:rPr>
          <w:rFonts w:asciiTheme="majorBidi" w:hAnsiTheme="majorBidi" w:cstheme="majorBidi"/>
          <w:color w:val="000000" w:themeColor="text1"/>
          <w:szCs w:val="24"/>
          <w:rPrChange w:id="4683" w:author="Asad Shah" w:date="2025-01-08T23:01:00Z">
            <w:rPr/>
          </w:rPrChange>
        </w:rPr>
        <w:t>Ensure all system functionalities, such as recommendations and visualizations, perform efficiently and accurately.</w:t>
      </w:r>
    </w:p>
    <w:p w14:paraId="2DCAC34B" w14:textId="77777777" w:rsidR="00F207BE" w:rsidRPr="00591399" w:rsidRDefault="00F207BE">
      <w:pPr>
        <w:numPr>
          <w:ilvl w:val="0"/>
          <w:numId w:val="185"/>
        </w:numPr>
        <w:spacing w:before="100" w:beforeAutospacing="1" w:after="100" w:afterAutospacing="1" w:line="240" w:lineRule="auto"/>
        <w:rPr>
          <w:rFonts w:asciiTheme="majorBidi" w:hAnsiTheme="majorBidi" w:cstheme="majorBidi"/>
          <w:color w:val="000000" w:themeColor="text1"/>
          <w:szCs w:val="24"/>
          <w:rPrChange w:id="4684" w:author="Asad Shah" w:date="2025-01-08T23:01:00Z">
            <w:rPr/>
          </w:rPrChange>
        </w:rPr>
      </w:pPr>
      <w:r w:rsidRPr="00591399">
        <w:rPr>
          <w:rFonts w:asciiTheme="majorBidi" w:hAnsiTheme="majorBidi" w:cstheme="majorBidi"/>
          <w:color w:val="000000" w:themeColor="text1"/>
          <w:szCs w:val="24"/>
          <w:rPrChange w:id="4685" w:author="Asad Shah" w:date="2025-01-08T23:01:00Z">
            <w:rPr/>
          </w:rPrChange>
        </w:rPr>
        <w:t>Achieve high user satisfaction with an intuitive and responsive interface.</w:t>
      </w:r>
    </w:p>
    <w:p w14:paraId="29985156" w14:textId="20463DDB" w:rsidR="00F207BE" w:rsidRPr="00591399" w:rsidRDefault="00591399">
      <w:pPr>
        <w:pStyle w:val="Heading3"/>
        <w:rPr>
          <w:rPrChange w:id="4686" w:author="Asad Shah" w:date="2025-01-08T23:01:00Z">
            <w:rPr/>
          </w:rPrChange>
        </w:rPr>
        <w:pPrChange w:id="4687" w:author="Asad Shah" w:date="2025-01-08T23:02:00Z">
          <w:pPr>
            <w:pStyle w:val="Heading4"/>
          </w:pPr>
        </w:pPrChange>
      </w:pPr>
      <w:bookmarkStart w:id="4688" w:name="_Toc187627580"/>
      <w:r w:rsidRPr="00D310F3">
        <w:rPr>
          <w:rStyle w:val="Strong"/>
          <w:rFonts w:asciiTheme="majorBidi" w:hAnsiTheme="majorBidi"/>
          <w:b/>
          <w:bCs w:val="0"/>
          <w:color w:val="000000" w:themeColor="text1"/>
        </w:rPr>
        <w:t>8.3.</w:t>
      </w:r>
      <w:r w:rsidR="00F207BE" w:rsidRPr="00591399">
        <w:rPr>
          <w:rStyle w:val="Strong"/>
          <w:rFonts w:asciiTheme="majorBidi" w:hAnsiTheme="majorBidi"/>
          <w:b/>
          <w:bCs w:val="0"/>
          <w:color w:val="000000" w:themeColor="text1"/>
          <w:rPrChange w:id="4689" w:author="Asad Shah" w:date="2025-01-08T23:01:00Z">
            <w:rPr>
              <w:rStyle w:val="Strong"/>
              <w:b w:val="0"/>
              <w:bCs w:val="0"/>
            </w:rPr>
          </w:rPrChange>
        </w:rPr>
        <w:t>3 Scope of QA</w:t>
      </w:r>
      <w:bookmarkEnd w:id="4688"/>
    </w:p>
    <w:p w14:paraId="53752C2E" w14:textId="476BFF29" w:rsidR="00F207BE" w:rsidRPr="00591399" w:rsidRDefault="00F207BE" w:rsidP="00F207BE">
      <w:pPr>
        <w:pStyle w:val="NormalWeb"/>
        <w:rPr>
          <w:rFonts w:asciiTheme="majorBidi" w:hAnsiTheme="majorBidi" w:cstheme="majorBidi"/>
          <w:color w:val="000000" w:themeColor="text1"/>
          <w:rPrChange w:id="4690" w:author="Asad Shah" w:date="2025-01-08T23:01:00Z">
            <w:rPr/>
          </w:rPrChange>
        </w:rPr>
      </w:pPr>
      <w:r w:rsidRPr="00591399">
        <w:rPr>
          <w:rFonts w:asciiTheme="majorBidi" w:hAnsiTheme="majorBidi" w:cstheme="majorBidi"/>
          <w:color w:val="000000" w:themeColor="text1"/>
          <w:rPrChange w:id="4691" w:author="Asad Shah" w:date="2025-01-08T23:01:00Z">
            <w:rPr/>
          </w:rPrChange>
        </w:rPr>
        <w:t>The QA plan includes</w:t>
      </w:r>
    </w:p>
    <w:p w14:paraId="512CB5AE" w14:textId="77777777" w:rsidR="00F207BE" w:rsidRPr="00591399" w:rsidRDefault="00F207BE" w:rsidP="00F207BE">
      <w:pPr>
        <w:numPr>
          <w:ilvl w:val="0"/>
          <w:numId w:val="186"/>
        </w:numPr>
        <w:spacing w:before="100" w:beforeAutospacing="1" w:after="100" w:afterAutospacing="1" w:line="240" w:lineRule="auto"/>
        <w:rPr>
          <w:rFonts w:asciiTheme="majorBidi" w:hAnsiTheme="majorBidi" w:cstheme="majorBidi"/>
          <w:color w:val="000000" w:themeColor="text1"/>
          <w:szCs w:val="24"/>
          <w:rPrChange w:id="4692" w:author="Asad Shah" w:date="2025-01-08T23:01:00Z">
            <w:rPr/>
          </w:rPrChange>
        </w:rPr>
      </w:pPr>
      <w:r w:rsidRPr="00591399">
        <w:rPr>
          <w:rFonts w:asciiTheme="majorBidi" w:hAnsiTheme="majorBidi" w:cstheme="majorBidi"/>
          <w:color w:val="000000" w:themeColor="text1"/>
          <w:szCs w:val="24"/>
          <w:rPrChange w:id="4693" w:author="Asad Shah" w:date="2025-01-08T23:01:00Z">
            <w:rPr/>
          </w:rPrChange>
        </w:rPr>
        <w:t>Functional testing for core features (e.g., recommendations, visualizations, and comparisons).</w:t>
      </w:r>
    </w:p>
    <w:p w14:paraId="3B42AD4D" w14:textId="77777777" w:rsidR="00F207BE" w:rsidRPr="00591399" w:rsidRDefault="00F207BE" w:rsidP="00F207BE">
      <w:pPr>
        <w:numPr>
          <w:ilvl w:val="0"/>
          <w:numId w:val="186"/>
        </w:numPr>
        <w:spacing w:before="100" w:beforeAutospacing="1" w:after="100" w:afterAutospacing="1" w:line="240" w:lineRule="auto"/>
        <w:rPr>
          <w:rFonts w:asciiTheme="majorBidi" w:hAnsiTheme="majorBidi" w:cstheme="majorBidi"/>
          <w:color w:val="000000" w:themeColor="text1"/>
          <w:szCs w:val="24"/>
          <w:rPrChange w:id="4694" w:author="Asad Shah" w:date="2025-01-08T23:01:00Z">
            <w:rPr/>
          </w:rPrChange>
        </w:rPr>
      </w:pPr>
      <w:r w:rsidRPr="00591399">
        <w:rPr>
          <w:rFonts w:asciiTheme="majorBidi" w:hAnsiTheme="majorBidi" w:cstheme="majorBidi"/>
          <w:color w:val="000000" w:themeColor="text1"/>
          <w:szCs w:val="24"/>
          <w:rPrChange w:id="4695" w:author="Asad Shah" w:date="2025-01-08T23:01:00Z">
            <w:rPr/>
          </w:rPrChange>
        </w:rPr>
        <w:t>Performance testing under various loads.</w:t>
      </w:r>
    </w:p>
    <w:p w14:paraId="07FF3BB1" w14:textId="77777777" w:rsidR="00F207BE" w:rsidRPr="00591399" w:rsidRDefault="00F207BE" w:rsidP="00F207BE">
      <w:pPr>
        <w:numPr>
          <w:ilvl w:val="0"/>
          <w:numId w:val="186"/>
        </w:numPr>
        <w:spacing w:before="100" w:beforeAutospacing="1" w:after="100" w:afterAutospacing="1" w:line="240" w:lineRule="auto"/>
        <w:rPr>
          <w:rFonts w:asciiTheme="majorBidi" w:hAnsiTheme="majorBidi" w:cstheme="majorBidi"/>
          <w:color w:val="000000" w:themeColor="text1"/>
          <w:szCs w:val="24"/>
          <w:rPrChange w:id="4696" w:author="Asad Shah" w:date="2025-01-08T23:01:00Z">
            <w:rPr/>
          </w:rPrChange>
        </w:rPr>
      </w:pPr>
      <w:r w:rsidRPr="00591399">
        <w:rPr>
          <w:rFonts w:asciiTheme="majorBidi" w:hAnsiTheme="majorBidi" w:cstheme="majorBidi"/>
          <w:color w:val="000000" w:themeColor="text1"/>
          <w:szCs w:val="24"/>
          <w:rPrChange w:id="4697" w:author="Asad Shah" w:date="2025-01-08T23:01:00Z">
            <w:rPr/>
          </w:rPrChange>
        </w:rPr>
        <w:t>Security testing to ensure data protection.</w:t>
      </w:r>
    </w:p>
    <w:p w14:paraId="65A1AB2C" w14:textId="77777777" w:rsidR="00F207BE" w:rsidRPr="00591399" w:rsidRDefault="00F207BE" w:rsidP="00F207BE">
      <w:pPr>
        <w:numPr>
          <w:ilvl w:val="0"/>
          <w:numId w:val="186"/>
        </w:numPr>
        <w:spacing w:before="100" w:beforeAutospacing="1" w:after="100" w:afterAutospacing="1" w:line="240" w:lineRule="auto"/>
        <w:rPr>
          <w:rFonts w:asciiTheme="majorBidi" w:hAnsiTheme="majorBidi" w:cstheme="majorBidi"/>
          <w:color w:val="000000" w:themeColor="text1"/>
          <w:szCs w:val="24"/>
          <w:rPrChange w:id="4698" w:author="Asad Shah" w:date="2025-01-08T23:01:00Z">
            <w:rPr/>
          </w:rPrChange>
        </w:rPr>
      </w:pPr>
      <w:r w:rsidRPr="00591399">
        <w:rPr>
          <w:rFonts w:asciiTheme="majorBidi" w:hAnsiTheme="majorBidi" w:cstheme="majorBidi"/>
          <w:color w:val="000000" w:themeColor="text1"/>
          <w:szCs w:val="24"/>
          <w:rPrChange w:id="4699" w:author="Asad Shah" w:date="2025-01-08T23:01:00Z">
            <w:rPr/>
          </w:rPrChange>
        </w:rPr>
        <w:t>Usability testing for a user-friendly interface.</w:t>
      </w:r>
    </w:p>
    <w:p w14:paraId="0630A7D5" w14:textId="201502BA" w:rsidR="00F207BE" w:rsidRPr="00591399" w:rsidRDefault="00F207BE" w:rsidP="00F207BE">
      <w:pPr>
        <w:numPr>
          <w:ilvl w:val="0"/>
          <w:numId w:val="186"/>
        </w:numPr>
        <w:spacing w:before="100" w:beforeAutospacing="1" w:after="100" w:afterAutospacing="1" w:line="240" w:lineRule="auto"/>
        <w:rPr>
          <w:rFonts w:asciiTheme="majorBidi" w:hAnsiTheme="majorBidi" w:cstheme="majorBidi"/>
          <w:color w:val="000000" w:themeColor="text1"/>
          <w:szCs w:val="24"/>
          <w:rPrChange w:id="4700" w:author="Asad Shah" w:date="2025-01-08T23:01:00Z">
            <w:rPr/>
          </w:rPrChange>
        </w:rPr>
      </w:pPr>
      <w:r w:rsidRPr="00591399">
        <w:rPr>
          <w:rFonts w:asciiTheme="majorBidi" w:hAnsiTheme="majorBidi" w:cstheme="majorBidi"/>
          <w:color w:val="000000" w:themeColor="text1"/>
          <w:szCs w:val="24"/>
          <w:rPrChange w:id="4701" w:author="Asad Shah" w:date="2025-01-08T23:01:00Z">
            <w:rPr/>
          </w:rPrChange>
        </w:rPr>
        <w:t>Integration testing to validate the interaction between components (e.g., frontend-backend).</w:t>
      </w:r>
    </w:p>
    <w:p w14:paraId="77C005F9" w14:textId="09731DAD" w:rsidR="00F207BE" w:rsidRPr="00591399" w:rsidRDefault="00591399">
      <w:pPr>
        <w:pStyle w:val="Heading3"/>
        <w:rPr>
          <w:rPrChange w:id="4702" w:author="Asad Shah" w:date="2025-01-08T23:01:00Z">
            <w:rPr/>
          </w:rPrChange>
        </w:rPr>
        <w:pPrChange w:id="4703" w:author="Asad Shah" w:date="2025-01-08T23:02:00Z">
          <w:pPr>
            <w:pStyle w:val="Heading4"/>
          </w:pPr>
        </w:pPrChange>
      </w:pPr>
      <w:bookmarkStart w:id="4704" w:name="_Toc187627581"/>
      <w:r w:rsidRPr="00D310F3">
        <w:rPr>
          <w:rStyle w:val="Strong"/>
          <w:rFonts w:asciiTheme="majorBidi" w:hAnsiTheme="majorBidi"/>
          <w:b/>
          <w:bCs w:val="0"/>
          <w:color w:val="000000" w:themeColor="text1"/>
        </w:rPr>
        <w:t>8.3.</w:t>
      </w:r>
      <w:r w:rsidR="00F207BE" w:rsidRPr="00591399">
        <w:rPr>
          <w:rStyle w:val="Strong"/>
          <w:rFonts w:asciiTheme="majorBidi" w:hAnsiTheme="majorBidi"/>
          <w:b/>
          <w:bCs w:val="0"/>
          <w:color w:val="000000" w:themeColor="text1"/>
          <w:rPrChange w:id="4705" w:author="Asad Shah" w:date="2025-01-08T23:01:00Z">
            <w:rPr>
              <w:rStyle w:val="Strong"/>
              <w:b w:val="0"/>
              <w:bCs w:val="0"/>
            </w:rPr>
          </w:rPrChange>
        </w:rPr>
        <w:t>4 Roles and Responsibilities</w:t>
      </w:r>
      <w:bookmarkEnd w:id="4704"/>
    </w:p>
    <w:tbl>
      <w:tblPr>
        <w:tblStyle w:val="TableGrid"/>
        <w:tblW w:w="0" w:type="auto"/>
        <w:tblLook w:val="04A0" w:firstRow="1" w:lastRow="0" w:firstColumn="1" w:lastColumn="0" w:noHBand="0" w:noVBand="1"/>
      </w:tblPr>
      <w:tblGrid>
        <w:gridCol w:w="1956"/>
        <w:gridCol w:w="7534"/>
      </w:tblGrid>
      <w:tr w:rsidR="00591399" w:rsidRPr="00591399" w14:paraId="17BC187F" w14:textId="77777777" w:rsidTr="008E7274">
        <w:tc>
          <w:tcPr>
            <w:tcW w:w="0" w:type="auto"/>
            <w:hideMark/>
          </w:tcPr>
          <w:p w14:paraId="1CB215F9" w14:textId="77777777" w:rsidR="00F207BE" w:rsidRPr="00591399" w:rsidRDefault="00F207BE">
            <w:pPr>
              <w:jc w:val="center"/>
              <w:rPr>
                <w:rFonts w:asciiTheme="majorBidi" w:hAnsiTheme="majorBidi" w:cstheme="majorBidi"/>
                <w:b/>
                <w:bCs/>
                <w:color w:val="000000" w:themeColor="text1"/>
                <w:szCs w:val="24"/>
                <w:rPrChange w:id="4706" w:author="Asad Shah" w:date="2025-01-08T23:01:00Z">
                  <w:rPr>
                    <w:b/>
                    <w:bCs/>
                  </w:rPr>
                </w:rPrChange>
              </w:rPr>
            </w:pPr>
            <w:r w:rsidRPr="00591399">
              <w:rPr>
                <w:rStyle w:val="Strong"/>
                <w:rFonts w:asciiTheme="majorBidi" w:hAnsiTheme="majorBidi" w:cstheme="majorBidi"/>
                <w:color w:val="000000" w:themeColor="text1"/>
                <w:szCs w:val="24"/>
                <w:rPrChange w:id="4707" w:author="Asad Shah" w:date="2025-01-08T23:01:00Z">
                  <w:rPr>
                    <w:rStyle w:val="Strong"/>
                  </w:rPr>
                </w:rPrChange>
              </w:rPr>
              <w:t>Role</w:t>
            </w:r>
          </w:p>
        </w:tc>
        <w:tc>
          <w:tcPr>
            <w:tcW w:w="0" w:type="auto"/>
            <w:hideMark/>
          </w:tcPr>
          <w:p w14:paraId="7701B650" w14:textId="77777777" w:rsidR="00F207BE" w:rsidRPr="00591399" w:rsidRDefault="00F207BE">
            <w:pPr>
              <w:jc w:val="center"/>
              <w:rPr>
                <w:rFonts w:asciiTheme="majorBidi" w:hAnsiTheme="majorBidi" w:cstheme="majorBidi"/>
                <w:b/>
                <w:bCs/>
                <w:color w:val="000000" w:themeColor="text1"/>
                <w:szCs w:val="24"/>
                <w:rPrChange w:id="4708" w:author="Asad Shah" w:date="2025-01-08T23:01:00Z">
                  <w:rPr>
                    <w:b/>
                    <w:bCs/>
                  </w:rPr>
                </w:rPrChange>
              </w:rPr>
            </w:pPr>
            <w:r w:rsidRPr="00591399">
              <w:rPr>
                <w:rStyle w:val="Strong"/>
                <w:rFonts w:asciiTheme="majorBidi" w:hAnsiTheme="majorBidi" w:cstheme="majorBidi"/>
                <w:color w:val="000000" w:themeColor="text1"/>
                <w:szCs w:val="24"/>
                <w:rPrChange w:id="4709" w:author="Asad Shah" w:date="2025-01-08T23:01:00Z">
                  <w:rPr>
                    <w:rStyle w:val="Strong"/>
                  </w:rPr>
                </w:rPrChange>
              </w:rPr>
              <w:t>Responsibilities</w:t>
            </w:r>
          </w:p>
        </w:tc>
      </w:tr>
      <w:tr w:rsidR="00591399" w:rsidRPr="00591399" w14:paraId="4DB82035" w14:textId="77777777" w:rsidTr="008E7274">
        <w:tc>
          <w:tcPr>
            <w:tcW w:w="0" w:type="auto"/>
            <w:hideMark/>
          </w:tcPr>
          <w:p w14:paraId="26047650" w14:textId="77777777" w:rsidR="00F207BE" w:rsidRPr="00591399" w:rsidRDefault="00F207BE">
            <w:pPr>
              <w:rPr>
                <w:rFonts w:asciiTheme="majorBidi" w:hAnsiTheme="majorBidi" w:cstheme="majorBidi"/>
                <w:color w:val="000000" w:themeColor="text1"/>
                <w:szCs w:val="24"/>
                <w:rPrChange w:id="4710" w:author="Asad Shah" w:date="2025-01-08T23:01:00Z">
                  <w:rPr/>
                </w:rPrChange>
              </w:rPr>
            </w:pPr>
            <w:r w:rsidRPr="00591399">
              <w:rPr>
                <w:rStyle w:val="Strong"/>
                <w:rFonts w:asciiTheme="majorBidi" w:hAnsiTheme="majorBidi" w:cstheme="majorBidi"/>
                <w:color w:val="000000" w:themeColor="text1"/>
                <w:szCs w:val="24"/>
                <w:rPrChange w:id="4711" w:author="Asad Shah" w:date="2025-01-08T23:01:00Z">
                  <w:rPr>
                    <w:rStyle w:val="Strong"/>
                  </w:rPr>
                </w:rPrChange>
              </w:rPr>
              <w:t>QA Lead</w:t>
            </w:r>
          </w:p>
        </w:tc>
        <w:tc>
          <w:tcPr>
            <w:tcW w:w="0" w:type="auto"/>
            <w:hideMark/>
          </w:tcPr>
          <w:p w14:paraId="143B9B0E" w14:textId="7BA31E42" w:rsidR="00F207BE" w:rsidRPr="00591399" w:rsidRDefault="00F207BE">
            <w:pPr>
              <w:rPr>
                <w:rFonts w:asciiTheme="majorBidi" w:hAnsiTheme="majorBidi" w:cstheme="majorBidi"/>
                <w:color w:val="000000" w:themeColor="text1"/>
                <w:szCs w:val="24"/>
                <w:rPrChange w:id="4712" w:author="Asad Shah" w:date="2025-01-08T23:01:00Z">
                  <w:rPr/>
                </w:rPrChange>
              </w:rPr>
            </w:pPr>
            <w:r w:rsidRPr="00591399">
              <w:rPr>
                <w:rFonts w:asciiTheme="majorBidi" w:hAnsiTheme="majorBidi" w:cstheme="majorBidi"/>
                <w:color w:val="000000" w:themeColor="text1"/>
                <w:szCs w:val="24"/>
                <w:rPrChange w:id="4713" w:author="Asad Shah" w:date="2025-01-08T23:01:00Z">
                  <w:rPr/>
                </w:rPrChange>
              </w:rPr>
              <w:t>Oversee QA activities, prepare test plans and ensure adherence to standards.</w:t>
            </w:r>
          </w:p>
        </w:tc>
      </w:tr>
      <w:tr w:rsidR="00591399" w:rsidRPr="00591399" w14:paraId="7479B1FB" w14:textId="77777777" w:rsidTr="008E7274">
        <w:tc>
          <w:tcPr>
            <w:tcW w:w="0" w:type="auto"/>
            <w:hideMark/>
          </w:tcPr>
          <w:p w14:paraId="2BB86CF8" w14:textId="77777777" w:rsidR="00F207BE" w:rsidRPr="00591399" w:rsidRDefault="00F207BE">
            <w:pPr>
              <w:rPr>
                <w:rFonts w:asciiTheme="majorBidi" w:hAnsiTheme="majorBidi" w:cstheme="majorBidi"/>
                <w:color w:val="000000" w:themeColor="text1"/>
                <w:szCs w:val="24"/>
                <w:rPrChange w:id="4714" w:author="Asad Shah" w:date="2025-01-08T23:01:00Z">
                  <w:rPr/>
                </w:rPrChange>
              </w:rPr>
            </w:pPr>
            <w:r w:rsidRPr="00591399">
              <w:rPr>
                <w:rStyle w:val="Strong"/>
                <w:rFonts w:asciiTheme="majorBidi" w:hAnsiTheme="majorBidi" w:cstheme="majorBidi"/>
                <w:color w:val="000000" w:themeColor="text1"/>
                <w:szCs w:val="24"/>
                <w:rPrChange w:id="4715" w:author="Asad Shah" w:date="2025-01-08T23:01:00Z">
                  <w:rPr>
                    <w:rStyle w:val="Strong"/>
                  </w:rPr>
                </w:rPrChange>
              </w:rPr>
              <w:t>Test Engineers</w:t>
            </w:r>
          </w:p>
        </w:tc>
        <w:tc>
          <w:tcPr>
            <w:tcW w:w="0" w:type="auto"/>
            <w:hideMark/>
          </w:tcPr>
          <w:p w14:paraId="5D392628" w14:textId="3BCCB9B2" w:rsidR="00F207BE" w:rsidRPr="00591399" w:rsidRDefault="00F207BE">
            <w:pPr>
              <w:rPr>
                <w:rFonts w:asciiTheme="majorBidi" w:hAnsiTheme="majorBidi" w:cstheme="majorBidi"/>
                <w:color w:val="000000" w:themeColor="text1"/>
                <w:szCs w:val="24"/>
                <w:rPrChange w:id="4716" w:author="Asad Shah" w:date="2025-01-08T23:01:00Z">
                  <w:rPr/>
                </w:rPrChange>
              </w:rPr>
            </w:pPr>
            <w:r w:rsidRPr="00591399">
              <w:rPr>
                <w:rFonts w:asciiTheme="majorBidi" w:hAnsiTheme="majorBidi" w:cstheme="majorBidi"/>
                <w:color w:val="000000" w:themeColor="text1"/>
                <w:szCs w:val="24"/>
                <w:rPrChange w:id="4717" w:author="Asad Shah" w:date="2025-01-08T23:01:00Z">
                  <w:rPr/>
                </w:rPrChange>
              </w:rPr>
              <w:t>Conduct functional, performance, security and usability testing.</w:t>
            </w:r>
          </w:p>
        </w:tc>
      </w:tr>
      <w:tr w:rsidR="00591399" w:rsidRPr="00591399" w14:paraId="3A0C22D5" w14:textId="77777777" w:rsidTr="008E7274">
        <w:tc>
          <w:tcPr>
            <w:tcW w:w="0" w:type="auto"/>
            <w:hideMark/>
          </w:tcPr>
          <w:p w14:paraId="7BADE822" w14:textId="77777777" w:rsidR="00F207BE" w:rsidRPr="00591399" w:rsidRDefault="00F207BE">
            <w:pPr>
              <w:rPr>
                <w:rFonts w:asciiTheme="majorBidi" w:hAnsiTheme="majorBidi" w:cstheme="majorBidi"/>
                <w:color w:val="000000" w:themeColor="text1"/>
                <w:szCs w:val="24"/>
                <w:rPrChange w:id="4718" w:author="Asad Shah" w:date="2025-01-08T23:01:00Z">
                  <w:rPr/>
                </w:rPrChange>
              </w:rPr>
            </w:pPr>
            <w:r w:rsidRPr="00591399">
              <w:rPr>
                <w:rStyle w:val="Strong"/>
                <w:rFonts w:asciiTheme="majorBidi" w:hAnsiTheme="majorBidi" w:cstheme="majorBidi"/>
                <w:color w:val="000000" w:themeColor="text1"/>
                <w:szCs w:val="24"/>
                <w:rPrChange w:id="4719" w:author="Asad Shah" w:date="2025-01-08T23:01:00Z">
                  <w:rPr>
                    <w:rStyle w:val="Strong"/>
                  </w:rPr>
                </w:rPrChange>
              </w:rPr>
              <w:t>Developers</w:t>
            </w:r>
          </w:p>
        </w:tc>
        <w:tc>
          <w:tcPr>
            <w:tcW w:w="0" w:type="auto"/>
            <w:hideMark/>
          </w:tcPr>
          <w:p w14:paraId="59AF6D97" w14:textId="77777777" w:rsidR="00F207BE" w:rsidRPr="00591399" w:rsidRDefault="00F207BE">
            <w:pPr>
              <w:rPr>
                <w:rFonts w:asciiTheme="majorBidi" w:hAnsiTheme="majorBidi" w:cstheme="majorBidi"/>
                <w:color w:val="000000" w:themeColor="text1"/>
                <w:szCs w:val="24"/>
                <w:rPrChange w:id="4720" w:author="Asad Shah" w:date="2025-01-08T23:01:00Z">
                  <w:rPr/>
                </w:rPrChange>
              </w:rPr>
            </w:pPr>
            <w:r w:rsidRPr="00591399">
              <w:rPr>
                <w:rFonts w:asciiTheme="majorBidi" w:hAnsiTheme="majorBidi" w:cstheme="majorBidi"/>
                <w:color w:val="000000" w:themeColor="text1"/>
                <w:szCs w:val="24"/>
                <w:rPrChange w:id="4721" w:author="Asad Shah" w:date="2025-01-08T23:01:00Z">
                  <w:rPr/>
                </w:rPrChange>
              </w:rPr>
              <w:t>Fix bugs and issues identified during testing.</w:t>
            </w:r>
          </w:p>
        </w:tc>
      </w:tr>
      <w:tr w:rsidR="00591399" w:rsidRPr="00591399" w14:paraId="15B9F71D" w14:textId="77777777" w:rsidTr="008E7274">
        <w:tc>
          <w:tcPr>
            <w:tcW w:w="0" w:type="auto"/>
            <w:hideMark/>
          </w:tcPr>
          <w:p w14:paraId="7EA10B35" w14:textId="77777777" w:rsidR="00F207BE" w:rsidRPr="00591399" w:rsidRDefault="00F207BE">
            <w:pPr>
              <w:rPr>
                <w:rFonts w:asciiTheme="majorBidi" w:hAnsiTheme="majorBidi" w:cstheme="majorBidi"/>
                <w:color w:val="000000" w:themeColor="text1"/>
                <w:szCs w:val="24"/>
                <w:rPrChange w:id="4722" w:author="Asad Shah" w:date="2025-01-08T23:01:00Z">
                  <w:rPr/>
                </w:rPrChange>
              </w:rPr>
            </w:pPr>
            <w:r w:rsidRPr="00591399">
              <w:rPr>
                <w:rStyle w:val="Strong"/>
                <w:rFonts w:asciiTheme="majorBidi" w:hAnsiTheme="majorBidi" w:cstheme="majorBidi"/>
                <w:color w:val="000000" w:themeColor="text1"/>
                <w:szCs w:val="24"/>
                <w:rPrChange w:id="4723" w:author="Asad Shah" w:date="2025-01-08T23:01:00Z">
                  <w:rPr>
                    <w:rStyle w:val="Strong"/>
                  </w:rPr>
                </w:rPrChange>
              </w:rPr>
              <w:t>Project Manager</w:t>
            </w:r>
          </w:p>
        </w:tc>
        <w:tc>
          <w:tcPr>
            <w:tcW w:w="0" w:type="auto"/>
            <w:hideMark/>
          </w:tcPr>
          <w:p w14:paraId="0337FB8D" w14:textId="77777777" w:rsidR="00F207BE" w:rsidRPr="00591399" w:rsidRDefault="00F207BE">
            <w:pPr>
              <w:rPr>
                <w:rFonts w:asciiTheme="majorBidi" w:hAnsiTheme="majorBidi" w:cstheme="majorBidi"/>
                <w:color w:val="000000" w:themeColor="text1"/>
                <w:szCs w:val="24"/>
                <w:rPrChange w:id="4724" w:author="Asad Shah" w:date="2025-01-08T23:01:00Z">
                  <w:rPr/>
                </w:rPrChange>
              </w:rPr>
            </w:pPr>
            <w:r w:rsidRPr="00591399">
              <w:rPr>
                <w:rFonts w:asciiTheme="majorBidi" w:hAnsiTheme="majorBidi" w:cstheme="majorBidi"/>
                <w:color w:val="000000" w:themeColor="text1"/>
                <w:szCs w:val="24"/>
                <w:rPrChange w:id="4725" w:author="Asad Shah" w:date="2025-01-08T23:01:00Z">
                  <w:rPr/>
                </w:rPrChange>
              </w:rPr>
              <w:t>Ensure QA timelines align with project deadlines.</w:t>
            </w:r>
          </w:p>
        </w:tc>
      </w:tr>
    </w:tbl>
    <w:p w14:paraId="1A49D16E" w14:textId="06C60CD7" w:rsidR="00F207BE" w:rsidRPr="00591399" w:rsidRDefault="00F207BE" w:rsidP="00F207BE">
      <w:pPr>
        <w:rPr>
          <w:rFonts w:asciiTheme="majorBidi" w:hAnsiTheme="majorBidi" w:cstheme="majorBidi"/>
          <w:color w:val="000000" w:themeColor="text1"/>
          <w:szCs w:val="24"/>
          <w:rPrChange w:id="4726" w:author="Asad Shah" w:date="2025-01-08T23:01:00Z">
            <w:rPr/>
          </w:rPrChange>
        </w:rPr>
      </w:pPr>
    </w:p>
    <w:p w14:paraId="1E2F794A" w14:textId="39624162" w:rsidR="00F207BE" w:rsidRPr="00591399" w:rsidRDefault="00591399">
      <w:pPr>
        <w:pStyle w:val="Heading3"/>
        <w:rPr>
          <w:rPrChange w:id="4727" w:author="Asad Shah" w:date="2025-01-08T23:01:00Z">
            <w:rPr/>
          </w:rPrChange>
        </w:rPr>
        <w:pPrChange w:id="4728" w:author="Asad Shah" w:date="2025-01-08T23:03:00Z">
          <w:pPr>
            <w:pStyle w:val="Heading4"/>
          </w:pPr>
        </w:pPrChange>
      </w:pPr>
      <w:bookmarkStart w:id="4729" w:name="_Toc187627582"/>
      <w:r w:rsidRPr="00D310F3">
        <w:rPr>
          <w:rStyle w:val="Strong"/>
          <w:rFonts w:asciiTheme="majorBidi" w:hAnsiTheme="majorBidi"/>
          <w:b/>
          <w:bCs w:val="0"/>
          <w:color w:val="000000" w:themeColor="text1"/>
        </w:rPr>
        <w:t>8.3.</w:t>
      </w:r>
      <w:r w:rsidR="008E7274" w:rsidRPr="00591399">
        <w:rPr>
          <w:rStyle w:val="Strong"/>
          <w:rFonts w:asciiTheme="majorBidi" w:hAnsiTheme="majorBidi"/>
          <w:b/>
          <w:bCs w:val="0"/>
          <w:color w:val="000000" w:themeColor="text1"/>
          <w:rPrChange w:id="4730" w:author="Asad Shah" w:date="2025-01-08T23:01:00Z">
            <w:rPr>
              <w:rStyle w:val="Strong"/>
              <w:b w:val="0"/>
              <w:bCs w:val="0"/>
            </w:rPr>
          </w:rPrChange>
        </w:rPr>
        <w:t>5</w:t>
      </w:r>
      <w:r w:rsidR="00F207BE" w:rsidRPr="00591399">
        <w:rPr>
          <w:rStyle w:val="Strong"/>
          <w:rFonts w:asciiTheme="majorBidi" w:hAnsiTheme="majorBidi"/>
          <w:b/>
          <w:bCs w:val="0"/>
          <w:color w:val="000000" w:themeColor="text1"/>
          <w:rPrChange w:id="4731" w:author="Asad Shah" w:date="2025-01-08T23:01:00Z">
            <w:rPr>
              <w:rStyle w:val="Strong"/>
              <w:b w:val="0"/>
              <w:bCs w:val="0"/>
            </w:rPr>
          </w:rPrChange>
        </w:rPr>
        <w:t xml:space="preserve"> Quality Assurance Processes</w:t>
      </w:r>
      <w:bookmarkEnd w:id="4729"/>
    </w:p>
    <w:p w14:paraId="1E4CC162" w14:textId="77777777" w:rsidR="00F207BE" w:rsidRPr="00591399" w:rsidRDefault="00F207BE" w:rsidP="00F207BE">
      <w:pPr>
        <w:numPr>
          <w:ilvl w:val="0"/>
          <w:numId w:val="188"/>
        </w:numPr>
        <w:spacing w:before="100" w:beforeAutospacing="1" w:after="100" w:afterAutospacing="1" w:line="240" w:lineRule="auto"/>
        <w:rPr>
          <w:rFonts w:asciiTheme="majorBidi" w:hAnsiTheme="majorBidi" w:cstheme="majorBidi"/>
          <w:color w:val="000000" w:themeColor="text1"/>
          <w:szCs w:val="24"/>
          <w:rPrChange w:id="4732" w:author="Asad Shah" w:date="2025-01-08T23:01:00Z">
            <w:rPr/>
          </w:rPrChange>
        </w:rPr>
      </w:pPr>
      <w:r w:rsidRPr="00591399">
        <w:rPr>
          <w:rStyle w:val="Strong"/>
          <w:rFonts w:asciiTheme="majorBidi" w:hAnsiTheme="majorBidi" w:cstheme="majorBidi"/>
          <w:color w:val="000000" w:themeColor="text1"/>
          <w:szCs w:val="24"/>
          <w:rPrChange w:id="4733" w:author="Asad Shah" w:date="2025-01-08T23:01:00Z">
            <w:rPr>
              <w:rStyle w:val="Strong"/>
            </w:rPr>
          </w:rPrChange>
        </w:rPr>
        <w:t>Planning Phase</w:t>
      </w:r>
      <w:r w:rsidRPr="00591399">
        <w:rPr>
          <w:rFonts w:asciiTheme="majorBidi" w:hAnsiTheme="majorBidi" w:cstheme="majorBidi"/>
          <w:color w:val="000000" w:themeColor="text1"/>
          <w:szCs w:val="24"/>
          <w:rPrChange w:id="4734" w:author="Asad Shah" w:date="2025-01-08T23:01:00Z">
            <w:rPr/>
          </w:rPrChange>
        </w:rPr>
        <w:t xml:space="preserve">: </w:t>
      </w:r>
    </w:p>
    <w:p w14:paraId="01A39A9B" w14:textId="77777777" w:rsidR="00F207BE" w:rsidRPr="00591399" w:rsidRDefault="00F207BE">
      <w:pPr>
        <w:pStyle w:val="ListParagraph"/>
        <w:numPr>
          <w:ilvl w:val="1"/>
          <w:numId w:val="203"/>
        </w:numPr>
        <w:spacing w:before="100" w:beforeAutospacing="1" w:after="100" w:afterAutospacing="1" w:line="240" w:lineRule="auto"/>
        <w:rPr>
          <w:rFonts w:asciiTheme="majorBidi" w:hAnsiTheme="majorBidi" w:cstheme="majorBidi"/>
          <w:color w:val="000000" w:themeColor="text1"/>
          <w:szCs w:val="24"/>
          <w:rPrChange w:id="4735" w:author="Asad Shah" w:date="2025-01-08T23:01:00Z">
            <w:rPr/>
          </w:rPrChange>
        </w:rPr>
        <w:pPrChange w:id="4736" w:author="Asad Shah" w:date="2025-01-08T23:03:00Z">
          <w:pPr>
            <w:numPr>
              <w:ilvl w:val="1"/>
              <w:numId w:val="188"/>
            </w:numPr>
            <w:tabs>
              <w:tab w:val="num" w:pos="1440"/>
            </w:tabs>
            <w:spacing w:before="100" w:beforeAutospacing="1" w:after="100" w:afterAutospacing="1" w:line="240" w:lineRule="auto"/>
            <w:ind w:left="1440" w:hanging="360"/>
          </w:pPr>
        </w:pPrChange>
      </w:pPr>
      <w:r w:rsidRPr="00591399">
        <w:rPr>
          <w:rFonts w:asciiTheme="majorBidi" w:hAnsiTheme="majorBidi" w:cstheme="majorBidi"/>
          <w:color w:val="000000" w:themeColor="text1"/>
          <w:szCs w:val="24"/>
          <w:rPrChange w:id="4737" w:author="Asad Shah" w:date="2025-01-08T23:01:00Z">
            <w:rPr/>
          </w:rPrChange>
        </w:rPr>
        <w:lastRenderedPageBreak/>
        <w:t>Define functional and non-functional requirements.</w:t>
      </w:r>
    </w:p>
    <w:p w14:paraId="7C6EE327" w14:textId="77777777" w:rsidR="00F207BE" w:rsidRPr="00591399" w:rsidRDefault="00F207BE">
      <w:pPr>
        <w:pStyle w:val="ListParagraph"/>
        <w:numPr>
          <w:ilvl w:val="1"/>
          <w:numId w:val="203"/>
        </w:numPr>
        <w:spacing w:before="100" w:beforeAutospacing="1" w:after="100" w:afterAutospacing="1" w:line="240" w:lineRule="auto"/>
        <w:rPr>
          <w:rFonts w:asciiTheme="majorBidi" w:hAnsiTheme="majorBidi" w:cstheme="majorBidi"/>
          <w:color w:val="000000" w:themeColor="text1"/>
          <w:szCs w:val="24"/>
          <w:rPrChange w:id="4738" w:author="Asad Shah" w:date="2025-01-08T23:01:00Z">
            <w:rPr/>
          </w:rPrChange>
        </w:rPr>
        <w:pPrChange w:id="4739" w:author="Asad Shah" w:date="2025-01-08T23:03:00Z">
          <w:pPr>
            <w:numPr>
              <w:ilvl w:val="1"/>
              <w:numId w:val="188"/>
            </w:numPr>
            <w:tabs>
              <w:tab w:val="num" w:pos="1440"/>
            </w:tabs>
            <w:spacing w:before="100" w:beforeAutospacing="1" w:after="100" w:afterAutospacing="1" w:line="240" w:lineRule="auto"/>
            <w:ind w:left="1440" w:hanging="360"/>
          </w:pPr>
        </w:pPrChange>
      </w:pPr>
      <w:r w:rsidRPr="00591399">
        <w:rPr>
          <w:rFonts w:asciiTheme="majorBidi" w:hAnsiTheme="majorBidi" w:cstheme="majorBidi"/>
          <w:color w:val="000000" w:themeColor="text1"/>
          <w:szCs w:val="24"/>
          <w:rPrChange w:id="4740" w:author="Asad Shah" w:date="2025-01-08T23:01:00Z">
            <w:rPr/>
          </w:rPrChange>
        </w:rPr>
        <w:t>Prepare test cases and scenarios.</w:t>
      </w:r>
    </w:p>
    <w:p w14:paraId="450D4DDF" w14:textId="77777777" w:rsidR="00F207BE" w:rsidRPr="00591399" w:rsidRDefault="00F207BE" w:rsidP="00F207BE">
      <w:pPr>
        <w:numPr>
          <w:ilvl w:val="0"/>
          <w:numId w:val="188"/>
        </w:numPr>
        <w:spacing w:before="100" w:beforeAutospacing="1" w:after="100" w:afterAutospacing="1" w:line="240" w:lineRule="auto"/>
        <w:rPr>
          <w:rFonts w:asciiTheme="majorBidi" w:hAnsiTheme="majorBidi" w:cstheme="majorBidi"/>
          <w:color w:val="000000" w:themeColor="text1"/>
          <w:szCs w:val="24"/>
          <w:rPrChange w:id="4741" w:author="Asad Shah" w:date="2025-01-08T23:01:00Z">
            <w:rPr/>
          </w:rPrChange>
        </w:rPr>
      </w:pPr>
      <w:r w:rsidRPr="00591399">
        <w:rPr>
          <w:rStyle w:val="Strong"/>
          <w:rFonts w:asciiTheme="majorBidi" w:hAnsiTheme="majorBidi" w:cstheme="majorBidi"/>
          <w:color w:val="000000" w:themeColor="text1"/>
          <w:szCs w:val="24"/>
          <w:rPrChange w:id="4742" w:author="Asad Shah" w:date="2025-01-08T23:01:00Z">
            <w:rPr>
              <w:rStyle w:val="Strong"/>
            </w:rPr>
          </w:rPrChange>
        </w:rPr>
        <w:t>Design Review</w:t>
      </w:r>
      <w:r w:rsidRPr="00591399">
        <w:rPr>
          <w:rFonts w:asciiTheme="majorBidi" w:hAnsiTheme="majorBidi" w:cstheme="majorBidi"/>
          <w:color w:val="000000" w:themeColor="text1"/>
          <w:szCs w:val="24"/>
          <w:rPrChange w:id="4743" w:author="Asad Shah" w:date="2025-01-08T23:01:00Z">
            <w:rPr/>
          </w:rPrChange>
        </w:rPr>
        <w:t xml:space="preserve">: </w:t>
      </w:r>
    </w:p>
    <w:p w14:paraId="2A714F63" w14:textId="77777777" w:rsidR="00F207BE" w:rsidRPr="00591399" w:rsidRDefault="00F207BE" w:rsidP="00F207BE">
      <w:pPr>
        <w:numPr>
          <w:ilvl w:val="1"/>
          <w:numId w:val="188"/>
        </w:numPr>
        <w:spacing w:before="100" w:beforeAutospacing="1" w:after="100" w:afterAutospacing="1" w:line="240" w:lineRule="auto"/>
        <w:rPr>
          <w:rFonts w:asciiTheme="majorBidi" w:hAnsiTheme="majorBidi" w:cstheme="majorBidi"/>
          <w:color w:val="000000" w:themeColor="text1"/>
          <w:szCs w:val="24"/>
          <w:rPrChange w:id="4744" w:author="Asad Shah" w:date="2025-01-08T23:01:00Z">
            <w:rPr/>
          </w:rPrChange>
        </w:rPr>
      </w:pPr>
      <w:r w:rsidRPr="00591399">
        <w:rPr>
          <w:rFonts w:asciiTheme="majorBidi" w:hAnsiTheme="majorBidi" w:cstheme="majorBidi"/>
          <w:color w:val="000000" w:themeColor="text1"/>
          <w:szCs w:val="24"/>
          <w:rPrChange w:id="4745" w:author="Asad Shah" w:date="2025-01-08T23:01:00Z">
            <w:rPr/>
          </w:rPrChange>
        </w:rPr>
        <w:t>Conduct peer reviews of UI/UX wireframes, database schema, and algorithms.</w:t>
      </w:r>
    </w:p>
    <w:p w14:paraId="57FF479B" w14:textId="77777777" w:rsidR="00F207BE" w:rsidRPr="00591399" w:rsidRDefault="00F207BE" w:rsidP="00F207BE">
      <w:pPr>
        <w:numPr>
          <w:ilvl w:val="0"/>
          <w:numId w:val="188"/>
        </w:numPr>
        <w:spacing w:before="100" w:beforeAutospacing="1" w:after="100" w:afterAutospacing="1" w:line="240" w:lineRule="auto"/>
        <w:rPr>
          <w:rFonts w:asciiTheme="majorBidi" w:hAnsiTheme="majorBidi" w:cstheme="majorBidi"/>
          <w:color w:val="000000" w:themeColor="text1"/>
          <w:szCs w:val="24"/>
          <w:rPrChange w:id="4746" w:author="Asad Shah" w:date="2025-01-08T23:01:00Z">
            <w:rPr/>
          </w:rPrChange>
        </w:rPr>
      </w:pPr>
      <w:r w:rsidRPr="00591399">
        <w:rPr>
          <w:rStyle w:val="Strong"/>
          <w:rFonts w:asciiTheme="majorBidi" w:hAnsiTheme="majorBidi" w:cstheme="majorBidi"/>
          <w:color w:val="000000" w:themeColor="text1"/>
          <w:szCs w:val="24"/>
          <w:rPrChange w:id="4747" w:author="Asad Shah" w:date="2025-01-08T23:01:00Z">
            <w:rPr>
              <w:rStyle w:val="Strong"/>
            </w:rPr>
          </w:rPrChange>
        </w:rPr>
        <w:t>Development QA</w:t>
      </w:r>
      <w:r w:rsidRPr="00591399">
        <w:rPr>
          <w:rFonts w:asciiTheme="majorBidi" w:hAnsiTheme="majorBidi" w:cstheme="majorBidi"/>
          <w:color w:val="000000" w:themeColor="text1"/>
          <w:szCs w:val="24"/>
          <w:rPrChange w:id="4748" w:author="Asad Shah" w:date="2025-01-08T23:01:00Z">
            <w:rPr/>
          </w:rPrChange>
        </w:rPr>
        <w:t xml:space="preserve">: </w:t>
      </w:r>
    </w:p>
    <w:p w14:paraId="776AD973" w14:textId="77777777" w:rsidR="00F207BE" w:rsidRPr="00591399" w:rsidRDefault="00F207BE" w:rsidP="00F207BE">
      <w:pPr>
        <w:numPr>
          <w:ilvl w:val="1"/>
          <w:numId w:val="188"/>
        </w:numPr>
        <w:spacing w:before="100" w:beforeAutospacing="1" w:after="100" w:afterAutospacing="1" w:line="240" w:lineRule="auto"/>
        <w:rPr>
          <w:rFonts w:asciiTheme="majorBidi" w:hAnsiTheme="majorBidi" w:cstheme="majorBidi"/>
          <w:color w:val="000000" w:themeColor="text1"/>
          <w:szCs w:val="24"/>
          <w:rPrChange w:id="4749" w:author="Asad Shah" w:date="2025-01-08T23:01:00Z">
            <w:rPr/>
          </w:rPrChange>
        </w:rPr>
      </w:pPr>
      <w:r w:rsidRPr="00591399">
        <w:rPr>
          <w:rFonts w:asciiTheme="majorBidi" w:hAnsiTheme="majorBidi" w:cstheme="majorBidi"/>
          <w:color w:val="000000" w:themeColor="text1"/>
          <w:szCs w:val="24"/>
          <w:rPrChange w:id="4750" w:author="Asad Shah" w:date="2025-01-08T23:01:00Z">
            <w:rPr/>
          </w:rPrChange>
        </w:rPr>
        <w:t>Perform static code analysis to ensure code quality.</w:t>
      </w:r>
    </w:p>
    <w:p w14:paraId="5925104E" w14:textId="77777777" w:rsidR="00F207BE" w:rsidRPr="00591399" w:rsidRDefault="00F207BE" w:rsidP="00F207BE">
      <w:pPr>
        <w:numPr>
          <w:ilvl w:val="0"/>
          <w:numId w:val="188"/>
        </w:numPr>
        <w:spacing w:before="100" w:beforeAutospacing="1" w:after="100" w:afterAutospacing="1" w:line="240" w:lineRule="auto"/>
        <w:rPr>
          <w:rFonts w:asciiTheme="majorBidi" w:hAnsiTheme="majorBidi" w:cstheme="majorBidi"/>
          <w:color w:val="000000" w:themeColor="text1"/>
          <w:szCs w:val="24"/>
          <w:rPrChange w:id="4751" w:author="Asad Shah" w:date="2025-01-08T23:01:00Z">
            <w:rPr/>
          </w:rPrChange>
        </w:rPr>
      </w:pPr>
      <w:r w:rsidRPr="00591399">
        <w:rPr>
          <w:rStyle w:val="Strong"/>
          <w:rFonts w:asciiTheme="majorBidi" w:hAnsiTheme="majorBidi" w:cstheme="majorBidi"/>
          <w:color w:val="000000" w:themeColor="text1"/>
          <w:szCs w:val="24"/>
          <w:rPrChange w:id="4752" w:author="Asad Shah" w:date="2025-01-08T23:01:00Z">
            <w:rPr>
              <w:rStyle w:val="Strong"/>
            </w:rPr>
          </w:rPrChange>
        </w:rPr>
        <w:t>Testing</w:t>
      </w:r>
      <w:r w:rsidRPr="00591399">
        <w:rPr>
          <w:rFonts w:asciiTheme="majorBidi" w:hAnsiTheme="majorBidi" w:cstheme="majorBidi"/>
          <w:color w:val="000000" w:themeColor="text1"/>
          <w:szCs w:val="24"/>
          <w:rPrChange w:id="4753" w:author="Asad Shah" w:date="2025-01-08T23:01:00Z">
            <w:rPr/>
          </w:rPrChange>
        </w:rPr>
        <w:t xml:space="preserve">: </w:t>
      </w:r>
    </w:p>
    <w:p w14:paraId="7DEF602A" w14:textId="77777777" w:rsidR="00F207BE" w:rsidRPr="00591399" w:rsidRDefault="00F207BE" w:rsidP="00F207BE">
      <w:pPr>
        <w:numPr>
          <w:ilvl w:val="1"/>
          <w:numId w:val="188"/>
        </w:numPr>
        <w:spacing w:before="100" w:beforeAutospacing="1" w:after="100" w:afterAutospacing="1" w:line="240" w:lineRule="auto"/>
        <w:rPr>
          <w:rFonts w:asciiTheme="majorBidi" w:hAnsiTheme="majorBidi" w:cstheme="majorBidi"/>
          <w:color w:val="000000" w:themeColor="text1"/>
          <w:szCs w:val="24"/>
          <w:rPrChange w:id="4754" w:author="Asad Shah" w:date="2025-01-08T23:01:00Z">
            <w:rPr/>
          </w:rPrChange>
        </w:rPr>
      </w:pPr>
      <w:r w:rsidRPr="00591399">
        <w:rPr>
          <w:rFonts w:asciiTheme="majorBidi" w:hAnsiTheme="majorBidi" w:cstheme="majorBidi"/>
          <w:color w:val="000000" w:themeColor="text1"/>
          <w:szCs w:val="24"/>
          <w:rPrChange w:id="4755" w:author="Asad Shah" w:date="2025-01-08T23:01:00Z">
            <w:rPr/>
          </w:rPrChange>
        </w:rPr>
        <w:t>Conduct various types of testing (detailed below).</w:t>
      </w:r>
    </w:p>
    <w:p w14:paraId="634937AC" w14:textId="77777777" w:rsidR="00F207BE" w:rsidRPr="00591399" w:rsidRDefault="00F207BE" w:rsidP="00F207BE">
      <w:pPr>
        <w:numPr>
          <w:ilvl w:val="0"/>
          <w:numId w:val="188"/>
        </w:numPr>
        <w:spacing w:before="100" w:beforeAutospacing="1" w:after="100" w:afterAutospacing="1" w:line="240" w:lineRule="auto"/>
        <w:rPr>
          <w:rFonts w:asciiTheme="majorBidi" w:hAnsiTheme="majorBidi" w:cstheme="majorBidi"/>
          <w:color w:val="000000" w:themeColor="text1"/>
          <w:szCs w:val="24"/>
          <w:rPrChange w:id="4756" w:author="Asad Shah" w:date="2025-01-08T23:01:00Z">
            <w:rPr/>
          </w:rPrChange>
        </w:rPr>
      </w:pPr>
      <w:r w:rsidRPr="00591399">
        <w:rPr>
          <w:rStyle w:val="Strong"/>
          <w:rFonts w:asciiTheme="majorBidi" w:hAnsiTheme="majorBidi" w:cstheme="majorBidi"/>
          <w:color w:val="000000" w:themeColor="text1"/>
          <w:szCs w:val="24"/>
          <w:rPrChange w:id="4757" w:author="Asad Shah" w:date="2025-01-08T23:01:00Z">
            <w:rPr>
              <w:rStyle w:val="Strong"/>
            </w:rPr>
          </w:rPrChange>
        </w:rPr>
        <w:t>Validation</w:t>
      </w:r>
      <w:r w:rsidRPr="00591399">
        <w:rPr>
          <w:rFonts w:asciiTheme="majorBidi" w:hAnsiTheme="majorBidi" w:cstheme="majorBidi"/>
          <w:color w:val="000000" w:themeColor="text1"/>
          <w:szCs w:val="24"/>
          <w:rPrChange w:id="4758" w:author="Asad Shah" w:date="2025-01-08T23:01:00Z">
            <w:rPr/>
          </w:rPrChange>
        </w:rPr>
        <w:t xml:space="preserve">: </w:t>
      </w:r>
    </w:p>
    <w:p w14:paraId="0AE9AA9D" w14:textId="77777777" w:rsidR="00F207BE" w:rsidRPr="00591399" w:rsidRDefault="00F207BE" w:rsidP="00F207BE">
      <w:pPr>
        <w:numPr>
          <w:ilvl w:val="1"/>
          <w:numId w:val="188"/>
        </w:numPr>
        <w:spacing w:before="100" w:beforeAutospacing="1" w:after="100" w:afterAutospacing="1" w:line="240" w:lineRule="auto"/>
        <w:rPr>
          <w:rFonts w:asciiTheme="majorBidi" w:hAnsiTheme="majorBidi" w:cstheme="majorBidi"/>
          <w:color w:val="000000" w:themeColor="text1"/>
          <w:szCs w:val="24"/>
          <w:rPrChange w:id="4759" w:author="Asad Shah" w:date="2025-01-08T23:01:00Z">
            <w:rPr/>
          </w:rPrChange>
        </w:rPr>
      </w:pPr>
      <w:r w:rsidRPr="00591399">
        <w:rPr>
          <w:rFonts w:asciiTheme="majorBidi" w:hAnsiTheme="majorBidi" w:cstheme="majorBidi"/>
          <w:color w:val="000000" w:themeColor="text1"/>
          <w:szCs w:val="24"/>
          <w:rPrChange w:id="4760" w:author="Asad Shah" w:date="2025-01-08T23:01:00Z">
            <w:rPr/>
          </w:rPrChange>
        </w:rPr>
        <w:t>Confirm that the platform meets user needs through UAT.</w:t>
      </w:r>
    </w:p>
    <w:p w14:paraId="4142F671" w14:textId="77777777" w:rsidR="00F207BE" w:rsidRPr="00591399" w:rsidRDefault="00F207BE" w:rsidP="00F207BE">
      <w:pPr>
        <w:numPr>
          <w:ilvl w:val="0"/>
          <w:numId w:val="188"/>
        </w:numPr>
        <w:spacing w:before="100" w:beforeAutospacing="1" w:after="100" w:afterAutospacing="1" w:line="240" w:lineRule="auto"/>
        <w:rPr>
          <w:rFonts w:asciiTheme="majorBidi" w:hAnsiTheme="majorBidi" w:cstheme="majorBidi"/>
          <w:color w:val="000000" w:themeColor="text1"/>
          <w:szCs w:val="24"/>
          <w:rPrChange w:id="4761" w:author="Asad Shah" w:date="2025-01-08T23:01:00Z">
            <w:rPr/>
          </w:rPrChange>
        </w:rPr>
      </w:pPr>
      <w:r w:rsidRPr="00591399">
        <w:rPr>
          <w:rStyle w:val="Strong"/>
          <w:rFonts w:asciiTheme="majorBidi" w:hAnsiTheme="majorBidi" w:cstheme="majorBidi"/>
          <w:color w:val="000000" w:themeColor="text1"/>
          <w:szCs w:val="24"/>
          <w:rPrChange w:id="4762" w:author="Asad Shah" w:date="2025-01-08T23:01:00Z">
            <w:rPr>
              <w:rStyle w:val="Strong"/>
            </w:rPr>
          </w:rPrChange>
        </w:rPr>
        <w:t>Post-Launch Monitoring</w:t>
      </w:r>
      <w:r w:rsidRPr="00591399">
        <w:rPr>
          <w:rFonts w:asciiTheme="majorBidi" w:hAnsiTheme="majorBidi" w:cstheme="majorBidi"/>
          <w:color w:val="000000" w:themeColor="text1"/>
          <w:szCs w:val="24"/>
          <w:rPrChange w:id="4763" w:author="Asad Shah" w:date="2025-01-08T23:01:00Z">
            <w:rPr/>
          </w:rPrChange>
        </w:rPr>
        <w:t xml:space="preserve">: </w:t>
      </w:r>
    </w:p>
    <w:p w14:paraId="40F529BD" w14:textId="77777777" w:rsidR="00F207BE" w:rsidRPr="00591399" w:rsidRDefault="00F207BE" w:rsidP="00F207BE">
      <w:pPr>
        <w:numPr>
          <w:ilvl w:val="1"/>
          <w:numId w:val="188"/>
        </w:numPr>
        <w:spacing w:before="100" w:beforeAutospacing="1" w:after="100" w:afterAutospacing="1" w:line="240" w:lineRule="auto"/>
        <w:rPr>
          <w:rFonts w:asciiTheme="majorBidi" w:hAnsiTheme="majorBidi" w:cstheme="majorBidi"/>
          <w:color w:val="000000" w:themeColor="text1"/>
          <w:szCs w:val="24"/>
          <w:rPrChange w:id="4764" w:author="Asad Shah" w:date="2025-01-08T23:01:00Z">
            <w:rPr/>
          </w:rPrChange>
        </w:rPr>
      </w:pPr>
      <w:r w:rsidRPr="00591399">
        <w:rPr>
          <w:rFonts w:asciiTheme="majorBidi" w:hAnsiTheme="majorBidi" w:cstheme="majorBidi"/>
          <w:color w:val="000000" w:themeColor="text1"/>
          <w:szCs w:val="24"/>
          <w:rPrChange w:id="4765" w:author="Asad Shah" w:date="2025-01-08T23:01:00Z">
            <w:rPr/>
          </w:rPrChange>
        </w:rPr>
        <w:t>Continuously monitor performance and collect user feedback.</w:t>
      </w:r>
    </w:p>
    <w:p w14:paraId="2A9621BC" w14:textId="3AFA8F8F" w:rsidR="00F207BE" w:rsidRPr="00591399" w:rsidRDefault="00435055">
      <w:pPr>
        <w:pStyle w:val="Heading3"/>
        <w:rPr>
          <w:rPrChange w:id="4766" w:author="Asad Shah" w:date="2025-01-08T23:01:00Z">
            <w:rPr/>
          </w:rPrChange>
        </w:rPr>
        <w:pPrChange w:id="4767" w:author="Asad Shah" w:date="2025-01-08T23:05:00Z">
          <w:pPr>
            <w:pStyle w:val="Heading4"/>
          </w:pPr>
        </w:pPrChange>
      </w:pPr>
      <w:bookmarkStart w:id="4768" w:name="_Toc187627583"/>
      <w:r w:rsidRPr="00D310F3">
        <w:rPr>
          <w:rStyle w:val="Strong"/>
          <w:rFonts w:asciiTheme="majorBidi" w:hAnsiTheme="majorBidi"/>
          <w:b/>
          <w:bCs w:val="0"/>
          <w:color w:val="000000" w:themeColor="text1"/>
        </w:rPr>
        <w:t>8.3.</w:t>
      </w:r>
      <w:r>
        <w:rPr>
          <w:rStyle w:val="Strong"/>
          <w:rFonts w:asciiTheme="majorBidi" w:hAnsiTheme="majorBidi"/>
          <w:b/>
          <w:bCs w:val="0"/>
          <w:i/>
          <w:iCs/>
          <w:color w:val="000000" w:themeColor="text1"/>
        </w:rPr>
        <w:t>6</w:t>
      </w:r>
      <w:r w:rsidR="00F207BE" w:rsidRPr="00591399">
        <w:rPr>
          <w:rStyle w:val="Strong"/>
          <w:rFonts w:asciiTheme="majorBidi" w:hAnsiTheme="majorBidi"/>
          <w:b/>
          <w:bCs w:val="0"/>
          <w:color w:val="000000" w:themeColor="text1"/>
          <w:rPrChange w:id="4769" w:author="Asad Shah" w:date="2025-01-08T23:01:00Z">
            <w:rPr>
              <w:rStyle w:val="Strong"/>
              <w:b w:val="0"/>
              <w:bCs w:val="0"/>
            </w:rPr>
          </w:rPrChange>
        </w:rPr>
        <w:t xml:space="preserve"> Testing Strategy</w:t>
      </w:r>
      <w:bookmarkEnd w:id="4768"/>
    </w:p>
    <w:p w14:paraId="5C9905C2" w14:textId="63B4ED02" w:rsidR="00F207BE" w:rsidRPr="00435055" w:rsidRDefault="00F207BE" w:rsidP="00F207BE">
      <w:pPr>
        <w:pStyle w:val="Heading5"/>
        <w:rPr>
          <w:rFonts w:asciiTheme="majorBidi" w:hAnsiTheme="majorBidi"/>
          <w:b/>
          <w:bCs/>
          <w:color w:val="000000" w:themeColor="text1"/>
          <w:szCs w:val="24"/>
          <w:rPrChange w:id="4770" w:author="Asad Shah" w:date="2025-01-08T23:05:00Z">
            <w:rPr/>
          </w:rPrChange>
        </w:rPr>
      </w:pPr>
      <w:r w:rsidRPr="00435055">
        <w:rPr>
          <w:rStyle w:val="Strong"/>
          <w:rFonts w:asciiTheme="majorBidi" w:hAnsiTheme="majorBidi"/>
          <w:color w:val="000000" w:themeColor="text1"/>
          <w:szCs w:val="24"/>
          <w:rPrChange w:id="4771" w:author="Asad Shah" w:date="2025-01-08T23:05:00Z">
            <w:rPr>
              <w:rStyle w:val="Strong"/>
              <w:b w:val="0"/>
              <w:bCs w:val="0"/>
            </w:rPr>
          </w:rPrChange>
        </w:rPr>
        <w:t>1 Functional Testing</w:t>
      </w:r>
    </w:p>
    <w:p w14:paraId="757EC2DB" w14:textId="77777777" w:rsidR="00F207BE" w:rsidRPr="00591399" w:rsidRDefault="00F207BE">
      <w:pPr>
        <w:spacing w:before="100" w:beforeAutospacing="1" w:after="100" w:afterAutospacing="1" w:line="240" w:lineRule="auto"/>
        <w:rPr>
          <w:rFonts w:asciiTheme="majorBidi" w:hAnsiTheme="majorBidi" w:cstheme="majorBidi"/>
          <w:color w:val="000000" w:themeColor="text1"/>
          <w:szCs w:val="24"/>
          <w:rPrChange w:id="4772" w:author="Asad Shah" w:date="2025-01-08T23:01:00Z">
            <w:rPr/>
          </w:rPrChange>
        </w:rPr>
        <w:pPrChange w:id="4773" w:author="Asad Shah" w:date="2025-01-08T23:05:00Z">
          <w:pPr>
            <w:numPr>
              <w:numId w:val="189"/>
            </w:numPr>
            <w:tabs>
              <w:tab w:val="num" w:pos="720"/>
            </w:tabs>
            <w:spacing w:before="100" w:beforeAutospacing="1" w:after="100" w:afterAutospacing="1" w:line="240" w:lineRule="auto"/>
            <w:ind w:left="720" w:hanging="360"/>
          </w:pPr>
        </w:pPrChange>
      </w:pPr>
      <w:r w:rsidRPr="00591399">
        <w:rPr>
          <w:rStyle w:val="Strong"/>
          <w:rFonts w:asciiTheme="majorBidi" w:hAnsiTheme="majorBidi" w:cstheme="majorBidi"/>
          <w:color w:val="000000" w:themeColor="text1"/>
          <w:szCs w:val="24"/>
          <w:rPrChange w:id="4774" w:author="Asad Shah" w:date="2025-01-08T23:01:00Z">
            <w:rPr>
              <w:rStyle w:val="Strong"/>
            </w:rPr>
          </w:rPrChange>
        </w:rPr>
        <w:t>Objective</w:t>
      </w:r>
      <w:r w:rsidRPr="00591399">
        <w:rPr>
          <w:rFonts w:asciiTheme="majorBidi" w:hAnsiTheme="majorBidi" w:cstheme="majorBidi"/>
          <w:color w:val="000000" w:themeColor="text1"/>
          <w:szCs w:val="24"/>
          <w:rPrChange w:id="4775" w:author="Asad Shah" w:date="2025-01-08T23:01:00Z">
            <w:rPr/>
          </w:rPrChange>
        </w:rPr>
        <w:t>: Validate that all features work as intended.</w:t>
      </w:r>
    </w:p>
    <w:p w14:paraId="1B065488" w14:textId="77777777" w:rsidR="00F207BE" w:rsidRPr="00591399" w:rsidRDefault="00F207BE">
      <w:pPr>
        <w:spacing w:before="100" w:beforeAutospacing="1" w:after="100" w:afterAutospacing="1" w:line="240" w:lineRule="auto"/>
        <w:rPr>
          <w:rFonts w:asciiTheme="majorBidi" w:hAnsiTheme="majorBidi" w:cstheme="majorBidi"/>
          <w:color w:val="000000" w:themeColor="text1"/>
          <w:szCs w:val="24"/>
          <w:rPrChange w:id="4776" w:author="Asad Shah" w:date="2025-01-08T23:01:00Z">
            <w:rPr/>
          </w:rPrChange>
        </w:rPr>
        <w:pPrChange w:id="4777" w:author="Asad Shah" w:date="2025-01-08T23:05:00Z">
          <w:pPr>
            <w:numPr>
              <w:numId w:val="189"/>
            </w:numPr>
            <w:tabs>
              <w:tab w:val="num" w:pos="720"/>
            </w:tabs>
            <w:spacing w:before="100" w:beforeAutospacing="1" w:after="100" w:afterAutospacing="1" w:line="240" w:lineRule="auto"/>
            <w:ind w:left="720" w:hanging="360"/>
          </w:pPr>
        </w:pPrChange>
      </w:pPr>
      <w:r w:rsidRPr="00591399">
        <w:rPr>
          <w:rStyle w:val="Strong"/>
          <w:rFonts w:asciiTheme="majorBidi" w:hAnsiTheme="majorBidi" w:cstheme="majorBidi"/>
          <w:color w:val="000000" w:themeColor="text1"/>
          <w:szCs w:val="24"/>
          <w:rPrChange w:id="4778" w:author="Asad Shah" w:date="2025-01-08T23:01:00Z">
            <w:rPr>
              <w:rStyle w:val="Strong"/>
            </w:rPr>
          </w:rPrChange>
        </w:rPr>
        <w:t>Key Areas</w:t>
      </w:r>
      <w:r w:rsidRPr="00591399">
        <w:rPr>
          <w:rFonts w:asciiTheme="majorBidi" w:hAnsiTheme="majorBidi" w:cstheme="majorBidi"/>
          <w:color w:val="000000" w:themeColor="text1"/>
          <w:szCs w:val="24"/>
          <w:rPrChange w:id="4779" w:author="Asad Shah" w:date="2025-01-08T23:01:00Z">
            <w:rPr/>
          </w:rPrChange>
        </w:rPr>
        <w:t xml:space="preserve">: </w:t>
      </w:r>
    </w:p>
    <w:p w14:paraId="5CE59A61" w14:textId="77777777" w:rsidR="00F207BE" w:rsidRPr="00591399" w:rsidRDefault="00F207BE">
      <w:pPr>
        <w:numPr>
          <w:ilvl w:val="0"/>
          <w:numId w:val="189"/>
        </w:numPr>
        <w:spacing w:before="100" w:beforeAutospacing="1" w:after="100" w:afterAutospacing="1" w:line="240" w:lineRule="auto"/>
        <w:rPr>
          <w:rFonts w:asciiTheme="majorBidi" w:hAnsiTheme="majorBidi" w:cstheme="majorBidi"/>
          <w:color w:val="000000" w:themeColor="text1"/>
          <w:szCs w:val="24"/>
          <w:rPrChange w:id="4780" w:author="Asad Shah" w:date="2025-01-08T23:01:00Z">
            <w:rPr/>
          </w:rPrChange>
        </w:rPr>
        <w:pPrChange w:id="4781" w:author="Asad Shah" w:date="2025-01-08T23:05:00Z">
          <w:pPr>
            <w:numPr>
              <w:ilvl w:val="1"/>
              <w:numId w:val="189"/>
            </w:numPr>
            <w:tabs>
              <w:tab w:val="num" w:pos="1440"/>
            </w:tabs>
            <w:spacing w:before="100" w:beforeAutospacing="1" w:after="100" w:afterAutospacing="1" w:line="240" w:lineRule="auto"/>
            <w:ind w:left="1440" w:hanging="360"/>
          </w:pPr>
        </w:pPrChange>
      </w:pPr>
      <w:r w:rsidRPr="00591399">
        <w:rPr>
          <w:rFonts w:asciiTheme="majorBidi" w:hAnsiTheme="majorBidi" w:cstheme="majorBidi"/>
          <w:color w:val="000000" w:themeColor="text1"/>
          <w:szCs w:val="24"/>
          <w:rPrChange w:id="4782" w:author="Asad Shah" w:date="2025-01-08T23:01:00Z">
            <w:rPr/>
          </w:rPrChange>
        </w:rPr>
        <w:t>User registration and login.</w:t>
      </w:r>
    </w:p>
    <w:p w14:paraId="6F60652F" w14:textId="77777777" w:rsidR="00F207BE" w:rsidRPr="00591399" w:rsidRDefault="00F207BE">
      <w:pPr>
        <w:numPr>
          <w:ilvl w:val="0"/>
          <w:numId w:val="189"/>
        </w:numPr>
        <w:spacing w:before="100" w:beforeAutospacing="1" w:after="100" w:afterAutospacing="1" w:line="240" w:lineRule="auto"/>
        <w:rPr>
          <w:rFonts w:asciiTheme="majorBidi" w:hAnsiTheme="majorBidi" w:cstheme="majorBidi"/>
          <w:color w:val="000000" w:themeColor="text1"/>
          <w:szCs w:val="24"/>
          <w:rPrChange w:id="4783" w:author="Asad Shah" w:date="2025-01-08T23:01:00Z">
            <w:rPr/>
          </w:rPrChange>
        </w:rPr>
        <w:pPrChange w:id="4784" w:author="Asad Shah" w:date="2025-01-08T23:05:00Z">
          <w:pPr>
            <w:numPr>
              <w:ilvl w:val="1"/>
              <w:numId w:val="189"/>
            </w:numPr>
            <w:tabs>
              <w:tab w:val="num" w:pos="1440"/>
            </w:tabs>
            <w:spacing w:before="100" w:beforeAutospacing="1" w:after="100" w:afterAutospacing="1" w:line="240" w:lineRule="auto"/>
            <w:ind w:left="1440" w:hanging="360"/>
          </w:pPr>
        </w:pPrChange>
      </w:pPr>
      <w:r w:rsidRPr="00591399">
        <w:rPr>
          <w:rFonts w:asciiTheme="majorBidi" w:hAnsiTheme="majorBidi" w:cstheme="majorBidi"/>
          <w:color w:val="000000" w:themeColor="text1"/>
          <w:szCs w:val="24"/>
          <w:rPrChange w:id="4785" w:author="Asad Shah" w:date="2025-01-08T23:01:00Z">
            <w:rPr/>
          </w:rPrChange>
        </w:rPr>
        <w:t>Data input and validation.</w:t>
      </w:r>
    </w:p>
    <w:p w14:paraId="6016B621" w14:textId="77777777" w:rsidR="00F207BE" w:rsidRPr="00591399" w:rsidRDefault="00F207BE">
      <w:pPr>
        <w:numPr>
          <w:ilvl w:val="0"/>
          <w:numId w:val="189"/>
        </w:numPr>
        <w:spacing w:before="100" w:beforeAutospacing="1" w:after="100" w:afterAutospacing="1" w:line="240" w:lineRule="auto"/>
        <w:rPr>
          <w:rFonts w:asciiTheme="majorBidi" w:hAnsiTheme="majorBidi" w:cstheme="majorBidi"/>
          <w:color w:val="000000" w:themeColor="text1"/>
          <w:szCs w:val="24"/>
          <w:rPrChange w:id="4786" w:author="Asad Shah" w:date="2025-01-08T23:01:00Z">
            <w:rPr/>
          </w:rPrChange>
        </w:rPr>
        <w:pPrChange w:id="4787" w:author="Asad Shah" w:date="2025-01-08T23:05:00Z">
          <w:pPr>
            <w:numPr>
              <w:ilvl w:val="1"/>
              <w:numId w:val="189"/>
            </w:numPr>
            <w:tabs>
              <w:tab w:val="num" w:pos="1440"/>
            </w:tabs>
            <w:spacing w:before="100" w:beforeAutospacing="1" w:after="100" w:afterAutospacing="1" w:line="240" w:lineRule="auto"/>
            <w:ind w:left="1440" w:hanging="360"/>
          </w:pPr>
        </w:pPrChange>
      </w:pPr>
      <w:r w:rsidRPr="00591399">
        <w:rPr>
          <w:rFonts w:asciiTheme="majorBidi" w:hAnsiTheme="majorBidi" w:cstheme="majorBidi"/>
          <w:color w:val="000000" w:themeColor="text1"/>
          <w:szCs w:val="24"/>
          <w:rPrChange w:id="4788" w:author="Asad Shah" w:date="2025-01-08T23:01:00Z">
            <w:rPr/>
          </w:rPrChange>
        </w:rPr>
        <w:t>Recommendation system (fields and universities).</w:t>
      </w:r>
    </w:p>
    <w:p w14:paraId="62560C25" w14:textId="77777777" w:rsidR="00F207BE" w:rsidRPr="00591399" w:rsidRDefault="00F207BE">
      <w:pPr>
        <w:numPr>
          <w:ilvl w:val="0"/>
          <w:numId w:val="189"/>
        </w:numPr>
        <w:spacing w:before="100" w:beforeAutospacing="1" w:after="100" w:afterAutospacing="1" w:line="240" w:lineRule="auto"/>
        <w:rPr>
          <w:rFonts w:asciiTheme="majorBidi" w:hAnsiTheme="majorBidi" w:cstheme="majorBidi"/>
          <w:color w:val="000000" w:themeColor="text1"/>
          <w:szCs w:val="24"/>
          <w:rPrChange w:id="4789" w:author="Asad Shah" w:date="2025-01-08T23:01:00Z">
            <w:rPr/>
          </w:rPrChange>
        </w:rPr>
        <w:pPrChange w:id="4790" w:author="Asad Shah" w:date="2025-01-08T23:05:00Z">
          <w:pPr>
            <w:numPr>
              <w:ilvl w:val="1"/>
              <w:numId w:val="189"/>
            </w:numPr>
            <w:tabs>
              <w:tab w:val="num" w:pos="1440"/>
            </w:tabs>
            <w:spacing w:before="100" w:beforeAutospacing="1" w:after="100" w:afterAutospacing="1" w:line="240" w:lineRule="auto"/>
            <w:ind w:left="1440" w:hanging="360"/>
          </w:pPr>
        </w:pPrChange>
      </w:pPr>
      <w:r w:rsidRPr="00591399">
        <w:rPr>
          <w:rFonts w:asciiTheme="majorBidi" w:hAnsiTheme="majorBidi" w:cstheme="majorBidi"/>
          <w:color w:val="000000" w:themeColor="text1"/>
          <w:szCs w:val="24"/>
          <w:rPrChange w:id="4791" w:author="Asad Shah" w:date="2025-01-08T23:01:00Z">
            <w:rPr/>
          </w:rPrChange>
        </w:rPr>
        <w:t>Visualizations (trends and comparisons).</w:t>
      </w:r>
    </w:p>
    <w:p w14:paraId="1A1CC075" w14:textId="2EF0D1E7" w:rsidR="00F207BE" w:rsidRPr="00591399" w:rsidRDefault="00F207BE">
      <w:pPr>
        <w:spacing w:before="100" w:beforeAutospacing="1" w:after="100" w:afterAutospacing="1" w:line="240" w:lineRule="auto"/>
        <w:rPr>
          <w:rFonts w:asciiTheme="majorBidi" w:hAnsiTheme="majorBidi" w:cstheme="majorBidi"/>
          <w:color w:val="000000" w:themeColor="text1"/>
          <w:szCs w:val="24"/>
          <w:rPrChange w:id="4792" w:author="Asad Shah" w:date="2025-01-08T23:01:00Z">
            <w:rPr/>
          </w:rPrChange>
        </w:rPr>
        <w:pPrChange w:id="4793" w:author="Asad Shah" w:date="2025-01-08T23:05:00Z">
          <w:pPr>
            <w:numPr>
              <w:numId w:val="189"/>
            </w:numPr>
            <w:tabs>
              <w:tab w:val="num" w:pos="720"/>
            </w:tabs>
            <w:spacing w:before="100" w:beforeAutospacing="1" w:after="100" w:afterAutospacing="1" w:line="240" w:lineRule="auto"/>
            <w:ind w:left="720" w:hanging="360"/>
          </w:pPr>
        </w:pPrChange>
      </w:pPr>
      <w:r w:rsidRPr="00591399">
        <w:rPr>
          <w:rStyle w:val="Strong"/>
          <w:rFonts w:asciiTheme="majorBidi" w:hAnsiTheme="majorBidi" w:cstheme="majorBidi"/>
          <w:color w:val="000000" w:themeColor="text1"/>
          <w:szCs w:val="24"/>
          <w:rPrChange w:id="4794" w:author="Asad Shah" w:date="2025-01-08T23:01:00Z">
            <w:rPr>
              <w:rStyle w:val="Strong"/>
            </w:rPr>
          </w:rPrChange>
        </w:rPr>
        <w:t>Tool</w:t>
      </w:r>
      <w:r w:rsidRPr="00591399">
        <w:rPr>
          <w:rFonts w:asciiTheme="majorBidi" w:hAnsiTheme="majorBidi" w:cstheme="majorBidi"/>
          <w:color w:val="000000" w:themeColor="text1"/>
          <w:szCs w:val="24"/>
          <w:rPrChange w:id="4795" w:author="Asad Shah" w:date="2025-01-08T23:01:00Z">
            <w:rPr/>
          </w:rPrChange>
        </w:rPr>
        <w:t xml:space="preserve">: </w:t>
      </w:r>
      <w:r w:rsidR="008E7274" w:rsidRPr="00591399">
        <w:rPr>
          <w:rFonts w:asciiTheme="majorBidi" w:hAnsiTheme="majorBidi" w:cstheme="majorBidi"/>
          <w:color w:val="000000" w:themeColor="text1"/>
          <w:szCs w:val="24"/>
          <w:rPrChange w:id="4796" w:author="Asad Shah" w:date="2025-01-08T23:01:00Z">
            <w:rPr/>
          </w:rPrChange>
        </w:rPr>
        <w:t>cypress</w:t>
      </w:r>
      <w:r w:rsidRPr="00591399">
        <w:rPr>
          <w:rFonts w:asciiTheme="majorBidi" w:hAnsiTheme="majorBidi" w:cstheme="majorBidi"/>
          <w:color w:val="000000" w:themeColor="text1"/>
          <w:szCs w:val="24"/>
          <w:rPrChange w:id="4797" w:author="Asad Shah" w:date="2025-01-08T23:01:00Z">
            <w:rPr/>
          </w:rPrChange>
        </w:rPr>
        <w:t>.</w:t>
      </w:r>
    </w:p>
    <w:p w14:paraId="5C101A40" w14:textId="1694C0CB" w:rsidR="00F207BE" w:rsidRPr="00435055" w:rsidRDefault="00F207BE" w:rsidP="00F207BE">
      <w:pPr>
        <w:pStyle w:val="Heading5"/>
        <w:rPr>
          <w:rFonts w:asciiTheme="majorBidi" w:hAnsiTheme="majorBidi"/>
          <w:b/>
          <w:bCs/>
          <w:color w:val="000000" w:themeColor="text1"/>
          <w:szCs w:val="24"/>
          <w:rPrChange w:id="4798" w:author="Asad Shah" w:date="2025-01-08T23:06:00Z">
            <w:rPr/>
          </w:rPrChange>
        </w:rPr>
      </w:pPr>
      <w:r w:rsidRPr="00435055">
        <w:rPr>
          <w:rStyle w:val="Strong"/>
          <w:rFonts w:asciiTheme="majorBidi" w:hAnsiTheme="majorBidi"/>
          <w:color w:val="000000" w:themeColor="text1"/>
          <w:szCs w:val="24"/>
          <w:rPrChange w:id="4799" w:author="Asad Shah" w:date="2025-01-08T23:06:00Z">
            <w:rPr>
              <w:rStyle w:val="Strong"/>
              <w:b w:val="0"/>
              <w:bCs w:val="0"/>
            </w:rPr>
          </w:rPrChange>
        </w:rPr>
        <w:t>2 Performance Testing</w:t>
      </w:r>
    </w:p>
    <w:p w14:paraId="70CBE99B" w14:textId="77777777" w:rsidR="00F207BE" w:rsidRPr="00591399" w:rsidRDefault="00F207BE">
      <w:pPr>
        <w:spacing w:before="100" w:beforeAutospacing="1" w:after="100" w:afterAutospacing="1" w:line="240" w:lineRule="auto"/>
        <w:rPr>
          <w:rFonts w:asciiTheme="majorBidi" w:hAnsiTheme="majorBidi" w:cstheme="majorBidi"/>
          <w:color w:val="000000" w:themeColor="text1"/>
          <w:szCs w:val="24"/>
          <w:rPrChange w:id="4800" w:author="Asad Shah" w:date="2025-01-08T23:01:00Z">
            <w:rPr/>
          </w:rPrChange>
        </w:rPr>
        <w:pPrChange w:id="4801" w:author="Asad Shah" w:date="2025-01-08T22:55:00Z">
          <w:pPr>
            <w:numPr>
              <w:numId w:val="190"/>
            </w:numPr>
            <w:tabs>
              <w:tab w:val="num" w:pos="720"/>
            </w:tabs>
            <w:spacing w:before="100" w:beforeAutospacing="1" w:after="100" w:afterAutospacing="1" w:line="240" w:lineRule="auto"/>
            <w:ind w:left="720" w:hanging="360"/>
          </w:pPr>
        </w:pPrChange>
      </w:pPr>
      <w:r w:rsidRPr="00591399">
        <w:rPr>
          <w:rStyle w:val="Strong"/>
          <w:rFonts w:asciiTheme="majorBidi" w:hAnsiTheme="majorBidi" w:cstheme="majorBidi"/>
          <w:color w:val="000000" w:themeColor="text1"/>
          <w:szCs w:val="24"/>
          <w:rPrChange w:id="4802" w:author="Asad Shah" w:date="2025-01-08T23:01:00Z">
            <w:rPr>
              <w:rStyle w:val="Strong"/>
            </w:rPr>
          </w:rPrChange>
        </w:rPr>
        <w:t>Objective</w:t>
      </w:r>
      <w:r w:rsidRPr="00591399">
        <w:rPr>
          <w:rFonts w:asciiTheme="majorBidi" w:hAnsiTheme="majorBidi" w:cstheme="majorBidi"/>
          <w:color w:val="000000" w:themeColor="text1"/>
          <w:szCs w:val="24"/>
          <w:rPrChange w:id="4803" w:author="Asad Shah" w:date="2025-01-08T23:01:00Z">
            <w:rPr/>
          </w:rPrChange>
        </w:rPr>
        <w:t>: Ensure the platform performs efficiently under load.</w:t>
      </w:r>
    </w:p>
    <w:p w14:paraId="59CDCFC6" w14:textId="77777777" w:rsidR="00F207BE" w:rsidRPr="00591399" w:rsidRDefault="00F207BE">
      <w:pPr>
        <w:spacing w:before="100" w:beforeAutospacing="1" w:after="100" w:afterAutospacing="1" w:line="240" w:lineRule="auto"/>
        <w:rPr>
          <w:rFonts w:asciiTheme="majorBidi" w:hAnsiTheme="majorBidi" w:cstheme="majorBidi"/>
          <w:color w:val="000000" w:themeColor="text1"/>
          <w:szCs w:val="24"/>
          <w:rPrChange w:id="4804" w:author="Asad Shah" w:date="2025-01-08T23:01:00Z">
            <w:rPr/>
          </w:rPrChange>
        </w:rPr>
        <w:pPrChange w:id="4805" w:author="Asad Shah" w:date="2025-01-08T22:55:00Z">
          <w:pPr>
            <w:numPr>
              <w:numId w:val="190"/>
            </w:numPr>
            <w:tabs>
              <w:tab w:val="num" w:pos="720"/>
            </w:tabs>
            <w:spacing w:before="100" w:beforeAutospacing="1" w:after="100" w:afterAutospacing="1" w:line="240" w:lineRule="auto"/>
            <w:ind w:left="720" w:hanging="360"/>
          </w:pPr>
        </w:pPrChange>
      </w:pPr>
      <w:r w:rsidRPr="00591399">
        <w:rPr>
          <w:rStyle w:val="Strong"/>
          <w:rFonts w:asciiTheme="majorBidi" w:hAnsiTheme="majorBidi" w:cstheme="majorBidi"/>
          <w:color w:val="000000" w:themeColor="text1"/>
          <w:szCs w:val="24"/>
          <w:rPrChange w:id="4806" w:author="Asad Shah" w:date="2025-01-08T23:01:00Z">
            <w:rPr>
              <w:rStyle w:val="Strong"/>
            </w:rPr>
          </w:rPrChange>
        </w:rPr>
        <w:t>Key Metrics</w:t>
      </w:r>
      <w:r w:rsidRPr="00591399">
        <w:rPr>
          <w:rFonts w:asciiTheme="majorBidi" w:hAnsiTheme="majorBidi" w:cstheme="majorBidi"/>
          <w:color w:val="000000" w:themeColor="text1"/>
          <w:szCs w:val="24"/>
          <w:rPrChange w:id="4807" w:author="Asad Shah" w:date="2025-01-08T23:01:00Z">
            <w:rPr/>
          </w:rPrChange>
        </w:rPr>
        <w:t xml:space="preserve">: </w:t>
      </w:r>
    </w:p>
    <w:p w14:paraId="47A8D17F" w14:textId="77777777" w:rsidR="00F207BE" w:rsidRPr="00591399" w:rsidRDefault="00F207BE">
      <w:pPr>
        <w:pStyle w:val="ListParagraph"/>
        <w:numPr>
          <w:ilvl w:val="0"/>
          <w:numId w:val="204"/>
        </w:numPr>
        <w:spacing w:before="100" w:beforeAutospacing="1" w:after="100" w:afterAutospacing="1" w:line="240" w:lineRule="auto"/>
        <w:rPr>
          <w:rFonts w:asciiTheme="majorBidi" w:hAnsiTheme="majorBidi" w:cstheme="majorBidi"/>
          <w:color w:val="000000" w:themeColor="text1"/>
          <w:szCs w:val="24"/>
          <w:rPrChange w:id="4808" w:author="Asad Shah" w:date="2025-01-08T23:01:00Z">
            <w:rPr/>
          </w:rPrChange>
        </w:rPr>
        <w:pPrChange w:id="4809" w:author="Asad Shah" w:date="2025-01-08T22:55:00Z">
          <w:pPr>
            <w:numPr>
              <w:ilvl w:val="1"/>
              <w:numId w:val="190"/>
            </w:numPr>
            <w:tabs>
              <w:tab w:val="num" w:pos="1440"/>
            </w:tabs>
            <w:spacing w:before="100" w:beforeAutospacing="1" w:after="100" w:afterAutospacing="1" w:line="240" w:lineRule="auto"/>
            <w:ind w:left="1440" w:hanging="360"/>
          </w:pPr>
        </w:pPrChange>
      </w:pPr>
      <w:r w:rsidRPr="00591399">
        <w:rPr>
          <w:rFonts w:asciiTheme="majorBidi" w:hAnsiTheme="majorBidi" w:cstheme="majorBidi"/>
          <w:color w:val="000000" w:themeColor="text1"/>
          <w:szCs w:val="24"/>
          <w:rPrChange w:id="4810" w:author="Asad Shah" w:date="2025-01-08T23:01:00Z">
            <w:rPr/>
          </w:rPrChange>
        </w:rPr>
        <w:t>Response time: &lt; 2 seconds for recommendations and dashboards.</w:t>
      </w:r>
    </w:p>
    <w:p w14:paraId="3279C490" w14:textId="77777777" w:rsidR="00F207BE" w:rsidRPr="00591399" w:rsidRDefault="00F207BE">
      <w:pPr>
        <w:pStyle w:val="ListParagraph"/>
        <w:numPr>
          <w:ilvl w:val="0"/>
          <w:numId w:val="204"/>
        </w:numPr>
        <w:spacing w:before="100" w:beforeAutospacing="1" w:after="100" w:afterAutospacing="1" w:line="240" w:lineRule="auto"/>
        <w:rPr>
          <w:rFonts w:asciiTheme="majorBidi" w:hAnsiTheme="majorBidi" w:cstheme="majorBidi"/>
          <w:color w:val="000000" w:themeColor="text1"/>
          <w:szCs w:val="24"/>
          <w:rPrChange w:id="4811" w:author="Asad Shah" w:date="2025-01-08T23:01:00Z">
            <w:rPr/>
          </w:rPrChange>
        </w:rPr>
        <w:pPrChange w:id="4812" w:author="Asad Shah" w:date="2025-01-08T22:55:00Z">
          <w:pPr>
            <w:numPr>
              <w:ilvl w:val="1"/>
              <w:numId w:val="190"/>
            </w:numPr>
            <w:tabs>
              <w:tab w:val="num" w:pos="1440"/>
            </w:tabs>
            <w:spacing w:before="100" w:beforeAutospacing="1" w:after="100" w:afterAutospacing="1" w:line="240" w:lineRule="auto"/>
            <w:ind w:left="1440" w:hanging="360"/>
          </w:pPr>
        </w:pPrChange>
      </w:pPr>
      <w:r w:rsidRPr="00591399">
        <w:rPr>
          <w:rFonts w:asciiTheme="majorBidi" w:hAnsiTheme="majorBidi" w:cstheme="majorBidi"/>
          <w:color w:val="000000" w:themeColor="text1"/>
          <w:szCs w:val="24"/>
          <w:rPrChange w:id="4813" w:author="Asad Shah" w:date="2025-01-08T23:01:00Z">
            <w:rPr/>
          </w:rPrChange>
        </w:rPr>
        <w:t>Scalability: Handle up to 10,000 concurrent users.</w:t>
      </w:r>
    </w:p>
    <w:p w14:paraId="04769079" w14:textId="3948F7DE" w:rsidR="00F207BE" w:rsidRPr="00591399" w:rsidRDefault="00F207BE">
      <w:pPr>
        <w:spacing w:before="100" w:beforeAutospacing="1" w:after="100" w:afterAutospacing="1" w:line="240" w:lineRule="auto"/>
        <w:rPr>
          <w:rFonts w:asciiTheme="majorBidi" w:hAnsiTheme="majorBidi" w:cstheme="majorBidi"/>
          <w:color w:val="000000" w:themeColor="text1"/>
          <w:szCs w:val="24"/>
          <w:rPrChange w:id="4814" w:author="Asad Shah" w:date="2025-01-08T23:01:00Z">
            <w:rPr/>
          </w:rPrChange>
        </w:rPr>
        <w:pPrChange w:id="4815" w:author="Asad Shah" w:date="2025-01-08T22:55:00Z">
          <w:pPr>
            <w:numPr>
              <w:numId w:val="190"/>
            </w:numPr>
            <w:tabs>
              <w:tab w:val="num" w:pos="720"/>
            </w:tabs>
            <w:spacing w:before="100" w:beforeAutospacing="1" w:after="100" w:afterAutospacing="1" w:line="240" w:lineRule="auto"/>
            <w:ind w:left="720" w:hanging="360"/>
          </w:pPr>
        </w:pPrChange>
      </w:pPr>
      <w:r w:rsidRPr="00591399">
        <w:rPr>
          <w:rStyle w:val="Strong"/>
          <w:rFonts w:asciiTheme="majorBidi" w:hAnsiTheme="majorBidi" w:cstheme="majorBidi"/>
          <w:color w:val="000000" w:themeColor="text1"/>
          <w:szCs w:val="24"/>
          <w:rPrChange w:id="4816" w:author="Asad Shah" w:date="2025-01-08T23:01:00Z">
            <w:rPr>
              <w:rStyle w:val="Strong"/>
            </w:rPr>
          </w:rPrChange>
        </w:rPr>
        <w:t>Tools</w:t>
      </w:r>
      <w:r w:rsidRPr="00591399">
        <w:rPr>
          <w:rFonts w:asciiTheme="majorBidi" w:hAnsiTheme="majorBidi" w:cstheme="majorBidi"/>
          <w:color w:val="000000" w:themeColor="text1"/>
          <w:szCs w:val="24"/>
          <w:rPrChange w:id="4817" w:author="Asad Shah" w:date="2025-01-08T23:01:00Z">
            <w:rPr/>
          </w:rPrChange>
        </w:rPr>
        <w:t>: JMeter.</w:t>
      </w:r>
    </w:p>
    <w:p w14:paraId="5391225C" w14:textId="63B7A07D" w:rsidR="00F207BE" w:rsidRPr="00435055" w:rsidRDefault="00F207BE" w:rsidP="00F207BE">
      <w:pPr>
        <w:pStyle w:val="Heading5"/>
        <w:rPr>
          <w:rFonts w:asciiTheme="majorBidi" w:hAnsiTheme="majorBidi"/>
          <w:b/>
          <w:bCs/>
          <w:color w:val="000000" w:themeColor="text1"/>
          <w:szCs w:val="24"/>
          <w:rPrChange w:id="4818" w:author="Asad Shah" w:date="2025-01-08T23:06:00Z">
            <w:rPr/>
          </w:rPrChange>
        </w:rPr>
      </w:pPr>
      <w:r w:rsidRPr="00435055">
        <w:rPr>
          <w:rStyle w:val="Strong"/>
          <w:rFonts w:asciiTheme="majorBidi" w:hAnsiTheme="majorBidi"/>
          <w:color w:val="000000" w:themeColor="text1"/>
          <w:szCs w:val="24"/>
          <w:rPrChange w:id="4819" w:author="Asad Shah" w:date="2025-01-08T23:06:00Z">
            <w:rPr>
              <w:rStyle w:val="Strong"/>
              <w:b w:val="0"/>
              <w:bCs w:val="0"/>
            </w:rPr>
          </w:rPrChange>
        </w:rPr>
        <w:t>3 Security Testing</w:t>
      </w:r>
    </w:p>
    <w:p w14:paraId="01E00A4D" w14:textId="77777777" w:rsidR="00F207BE" w:rsidRPr="00591399" w:rsidRDefault="00F207BE">
      <w:pPr>
        <w:spacing w:before="100" w:beforeAutospacing="1" w:after="100" w:afterAutospacing="1" w:line="240" w:lineRule="auto"/>
        <w:rPr>
          <w:rFonts w:asciiTheme="majorBidi" w:hAnsiTheme="majorBidi" w:cstheme="majorBidi"/>
          <w:color w:val="000000" w:themeColor="text1"/>
          <w:szCs w:val="24"/>
          <w:rPrChange w:id="4820" w:author="Asad Shah" w:date="2025-01-08T23:01:00Z">
            <w:rPr/>
          </w:rPrChange>
        </w:rPr>
        <w:pPrChange w:id="4821" w:author="Asad Shah" w:date="2025-01-08T22:56:00Z">
          <w:pPr>
            <w:numPr>
              <w:numId w:val="191"/>
            </w:numPr>
            <w:tabs>
              <w:tab w:val="num" w:pos="720"/>
            </w:tabs>
            <w:spacing w:before="100" w:beforeAutospacing="1" w:after="100" w:afterAutospacing="1" w:line="240" w:lineRule="auto"/>
            <w:ind w:left="720" w:hanging="360"/>
          </w:pPr>
        </w:pPrChange>
      </w:pPr>
      <w:r w:rsidRPr="00591399">
        <w:rPr>
          <w:rStyle w:val="Strong"/>
          <w:rFonts w:asciiTheme="majorBidi" w:hAnsiTheme="majorBidi" w:cstheme="majorBidi"/>
          <w:color w:val="000000" w:themeColor="text1"/>
          <w:szCs w:val="24"/>
          <w:rPrChange w:id="4822" w:author="Asad Shah" w:date="2025-01-08T23:01:00Z">
            <w:rPr>
              <w:rStyle w:val="Strong"/>
            </w:rPr>
          </w:rPrChange>
        </w:rPr>
        <w:t>Objective</w:t>
      </w:r>
      <w:r w:rsidRPr="00591399">
        <w:rPr>
          <w:rFonts w:asciiTheme="majorBidi" w:hAnsiTheme="majorBidi" w:cstheme="majorBidi"/>
          <w:color w:val="000000" w:themeColor="text1"/>
          <w:szCs w:val="24"/>
          <w:rPrChange w:id="4823" w:author="Asad Shah" w:date="2025-01-08T23:01:00Z">
            <w:rPr/>
          </w:rPrChange>
        </w:rPr>
        <w:t>: Ensure user data is protected from threats.</w:t>
      </w:r>
    </w:p>
    <w:p w14:paraId="0AF7EE83" w14:textId="77777777" w:rsidR="00F207BE" w:rsidRPr="00591399" w:rsidRDefault="00F207BE">
      <w:pPr>
        <w:spacing w:before="100" w:beforeAutospacing="1" w:after="100" w:afterAutospacing="1" w:line="240" w:lineRule="auto"/>
        <w:rPr>
          <w:rFonts w:asciiTheme="majorBidi" w:hAnsiTheme="majorBidi" w:cstheme="majorBidi"/>
          <w:color w:val="000000" w:themeColor="text1"/>
          <w:szCs w:val="24"/>
          <w:rPrChange w:id="4824" w:author="Asad Shah" w:date="2025-01-08T23:01:00Z">
            <w:rPr/>
          </w:rPrChange>
        </w:rPr>
        <w:pPrChange w:id="4825" w:author="Asad Shah" w:date="2025-01-08T22:56:00Z">
          <w:pPr>
            <w:numPr>
              <w:numId w:val="191"/>
            </w:numPr>
            <w:tabs>
              <w:tab w:val="num" w:pos="720"/>
            </w:tabs>
            <w:spacing w:before="100" w:beforeAutospacing="1" w:after="100" w:afterAutospacing="1" w:line="240" w:lineRule="auto"/>
            <w:ind w:left="720" w:hanging="360"/>
          </w:pPr>
        </w:pPrChange>
      </w:pPr>
      <w:r w:rsidRPr="00591399">
        <w:rPr>
          <w:rStyle w:val="Strong"/>
          <w:rFonts w:asciiTheme="majorBidi" w:hAnsiTheme="majorBidi" w:cstheme="majorBidi"/>
          <w:color w:val="000000" w:themeColor="text1"/>
          <w:szCs w:val="24"/>
          <w:rPrChange w:id="4826" w:author="Asad Shah" w:date="2025-01-08T23:01:00Z">
            <w:rPr>
              <w:rStyle w:val="Strong"/>
            </w:rPr>
          </w:rPrChange>
        </w:rPr>
        <w:t>Key Areas</w:t>
      </w:r>
      <w:r w:rsidRPr="00591399">
        <w:rPr>
          <w:rFonts w:asciiTheme="majorBidi" w:hAnsiTheme="majorBidi" w:cstheme="majorBidi"/>
          <w:color w:val="000000" w:themeColor="text1"/>
          <w:szCs w:val="24"/>
          <w:rPrChange w:id="4827" w:author="Asad Shah" w:date="2025-01-08T23:01:00Z">
            <w:rPr/>
          </w:rPrChange>
        </w:rPr>
        <w:t xml:space="preserve">: </w:t>
      </w:r>
    </w:p>
    <w:p w14:paraId="6485D675" w14:textId="1946AFC0" w:rsidR="00F207BE" w:rsidRPr="00591399" w:rsidRDefault="00F207BE">
      <w:pPr>
        <w:numPr>
          <w:ilvl w:val="0"/>
          <w:numId w:val="191"/>
        </w:numPr>
        <w:spacing w:before="100" w:beforeAutospacing="1" w:after="100" w:afterAutospacing="1" w:line="240" w:lineRule="auto"/>
        <w:rPr>
          <w:rFonts w:asciiTheme="majorBidi" w:hAnsiTheme="majorBidi" w:cstheme="majorBidi"/>
          <w:color w:val="000000" w:themeColor="text1"/>
          <w:szCs w:val="24"/>
          <w:rPrChange w:id="4828" w:author="Asad Shah" w:date="2025-01-08T23:01:00Z">
            <w:rPr/>
          </w:rPrChange>
        </w:rPr>
        <w:pPrChange w:id="4829" w:author="Asad Shah" w:date="2025-01-08T22:56:00Z">
          <w:pPr>
            <w:numPr>
              <w:ilvl w:val="1"/>
              <w:numId w:val="191"/>
            </w:numPr>
            <w:tabs>
              <w:tab w:val="num" w:pos="1440"/>
            </w:tabs>
            <w:spacing w:before="100" w:beforeAutospacing="1" w:after="100" w:afterAutospacing="1" w:line="240" w:lineRule="auto"/>
            <w:ind w:left="1440" w:hanging="360"/>
          </w:pPr>
        </w:pPrChange>
      </w:pPr>
      <w:r w:rsidRPr="00591399">
        <w:rPr>
          <w:rFonts w:asciiTheme="majorBidi" w:hAnsiTheme="majorBidi" w:cstheme="majorBidi"/>
          <w:color w:val="000000" w:themeColor="text1"/>
          <w:szCs w:val="24"/>
          <w:rPrChange w:id="4830" w:author="Asad Shah" w:date="2025-01-08T23:01:00Z">
            <w:rPr/>
          </w:rPrChange>
        </w:rPr>
        <w:lastRenderedPageBreak/>
        <w:t>Test against SQL Injection</w:t>
      </w:r>
      <w:r w:rsidR="008E7274" w:rsidRPr="00591399">
        <w:rPr>
          <w:rFonts w:asciiTheme="majorBidi" w:hAnsiTheme="majorBidi" w:cstheme="majorBidi"/>
          <w:color w:val="000000" w:themeColor="text1"/>
          <w:szCs w:val="24"/>
          <w:rPrChange w:id="4831" w:author="Asad Shah" w:date="2025-01-08T23:01:00Z">
            <w:rPr/>
          </w:rPrChange>
        </w:rPr>
        <w:t xml:space="preserve"> </w:t>
      </w:r>
      <w:r w:rsidRPr="00591399">
        <w:rPr>
          <w:rFonts w:asciiTheme="majorBidi" w:hAnsiTheme="majorBidi" w:cstheme="majorBidi"/>
          <w:color w:val="000000" w:themeColor="text1"/>
          <w:szCs w:val="24"/>
          <w:rPrChange w:id="4832" w:author="Asad Shah" w:date="2025-01-08T23:01:00Z">
            <w:rPr/>
          </w:rPrChange>
        </w:rPr>
        <w:t>and DDoS attacks.</w:t>
      </w:r>
    </w:p>
    <w:p w14:paraId="5DBC85E3" w14:textId="77777777" w:rsidR="00F207BE" w:rsidRPr="00591399" w:rsidRDefault="00F207BE">
      <w:pPr>
        <w:numPr>
          <w:ilvl w:val="0"/>
          <w:numId w:val="191"/>
        </w:numPr>
        <w:spacing w:before="100" w:beforeAutospacing="1" w:after="100" w:afterAutospacing="1" w:line="240" w:lineRule="auto"/>
        <w:rPr>
          <w:rFonts w:asciiTheme="majorBidi" w:hAnsiTheme="majorBidi" w:cstheme="majorBidi"/>
          <w:color w:val="000000" w:themeColor="text1"/>
          <w:szCs w:val="24"/>
          <w:rPrChange w:id="4833" w:author="Asad Shah" w:date="2025-01-08T23:01:00Z">
            <w:rPr/>
          </w:rPrChange>
        </w:rPr>
        <w:pPrChange w:id="4834" w:author="Asad Shah" w:date="2025-01-08T22:56:00Z">
          <w:pPr>
            <w:numPr>
              <w:ilvl w:val="1"/>
              <w:numId w:val="191"/>
            </w:numPr>
            <w:tabs>
              <w:tab w:val="num" w:pos="1440"/>
            </w:tabs>
            <w:spacing w:before="100" w:beforeAutospacing="1" w:after="100" w:afterAutospacing="1" w:line="240" w:lineRule="auto"/>
            <w:ind w:left="1440" w:hanging="360"/>
          </w:pPr>
        </w:pPrChange>
      </w:pPr>
      <w:r w:rsidRPr="00591399">
        <w:rPr>
          <w:rFonts w:asciiTheme="majorBidi" w:hAnsiTheme="majorBidi" w:cstheme="majorBidi"/>
          <w:color w:val="000000" w:themeColor="text1"/>
          <w:szCs w:val="24"/>
          <w:rPrChange w:id="4835" w:author="Asad Shah" w:date="2025-01-08T23:01:00Z">
            <w:rPr/>
          </w:rPrChange>
        </w:rPr>
        <w:t>Role-based access control testing.</w:t>
      </w:r>
    </w:p>
    <w:p w14:paraId="24693500" w14:textId="3F59D511" w:rsidR="00F207BE" w:rsidRPr="00591399" w:rsidRDefault="00F207BE">
      <w:pPr>
        <w:spacing w:before="100" w:beforeAutospacing="1" w:after="100" w:afterAutospacing="1" w:line="240" w:lineRule="auto"/>
        <w:rPr>
          <w:rFonts w:asciiTheme="majorBidi" w:hAnsiTheme="majorBidi" w:cstheme="majorBidi"/>
          <w:color w:val="000000" w:themeColor="text1"/>
          <w:szCs w:val="24"/>
          <w:rPrChange w:id="4836" w:author="Asad Shah" w:date="2025-01-08T23:01:00Z">
            <w:rPr/>
          </w:rPrChange>
        </w:rPr>
        <w:pPrChange w:id="4837" w:author="Asad Shah" w:date="2025-01-08T22:56:00Z">
          <w:pPr>
            <w:numPr>
              <w:numId w:val="191"/>
            </w:numPr>
            <w:tabs>
              <w:tab w:val="num" w:pos="720"/>
            </w:tabs>
            <w:spacing w:before="100" w:beforeAutospacing="1" w:after="100" w:afterAutospacing="1" w:line="240" w:lineRule="auto"/>
            <w:ind w:left="720" w:hanging="360"/>
          </w:pPr>
        </w:pPrChange>
      </w:pPr>
      <w:r w:rsidRPr="00591399">
        <w:rPr>
          <w:rStyle w:val="Strong"/>
          <w:rFonts w:asciiTheme="majorBidi" w:hAnsiTheme="majorBidi" w:cstheme="majorBidi"/>
          <w:color w:val="000000" w:themeColor="text1"/>
          <w:szCs w:val="24"/>
          <w:rPrChange w:id="4838" w:author="Asad Shah" w:date="2025-01-08T23:01:00Z">
            <w:rPr>
              <w:rStyle w:val="Strong"/>
            </w:rPr>
          </w:rPrChange>
        </w:rPr>
        <w:t>Tools</w:t>
      </w:r>
      <w:r w:rsidRPr="00591399">
        <w:rPr>
          <w:rFonts w:asciiTheme="majorBidi" w:hAnsiTheme="majorBidi" w:cstheme="majorBidi"/>
          <w:color w:val="000000" w:themeColor="text1"/>
          <w:szCs w:val="24"/>
          <w:rPrChange w:id="4839" w:author="Asad Shah" w:date="2025-01-08T23:01:00Z">
            <w:rPr/>
          </w:rPrChange>
        </w:rPr>
        <w:t>: Burp Suite.</w:t>
      </w:r>
    </w:p>
    <w:p w14:paraId="73230B2D" w14:textId="3CB9BB1F" w:rsidR="00F207BE" w:rsidRPr="00435055" w:rsidRDefault="00F207BE" w:rsidP="00F207BE">
      <w:pPr>
        <w:pStyle w:val="Heading5"/>
        <w:rPr>
          <w:rFonts w:asciiTheme="majorBidi" w:hAnsiTheme="majorBidi"/>
          <w:b/>
          <w:bCs/>
          <w:color w:val="000000" w:themeColor="text1"/>
          <w:szCs w:val="24"/>
          <w:rPrChange w:id="4840" w:author="Asad Shah" w:date="2025-01-08T23:06:00Z">
            <w:rPr/>
          </w:rPrChange>
        </w:rPr>
      </w:pPr>
      <w:r w:rsidRPr="00435055">
        <w:rPr>
          <w:rStyle w:val="Strong"/>
          <w:rFonts w:asciiTheme="majorBidi" w:hAnsiTheme="majorBidi"/>
          <w:color w:val="000000" w:themeColor="text1"/>
          <w:szCs w:val="24"/>
          <w:rPrChange w:id="4841" w:author="Asad Shah" w:date="2025-01-08T23:06:00Z">
            <w:rPr>
              <w:rStyle w:val="Strong"/>
              <w:b w:val="0"/>
              <w:bCs w:val="0"/>
            </w:rPr>
          </w:rPrChange>
        </w:rPr>
        <w:t>4 Usability Testing</w:t>
      </w:r>
    </w:p>
    <w:p w14:paraId="2270B6CF" w14:textId="77777777" w:rsidR="00F207BE" w:rsidRPr="00591399" w:rsidRDefault="00F207BE">
      <w:pPr>
        <w:spacing w:before="100" w:beforeAutospacing="1" w:after="100" w:afterAutospacing="1" w:line="240" w:lineRule="auto"/>
        <w:rPr>
          <w:rFonts w:asciiTheme="majorBidi" w:hAnsiTheme="majorBidi" w:cstheme="majorBidi"/>
          <w:color w:val="000000" w:themeColor="text1"/>
          <w:szCs w:val="24"/>
          <w:rPrChange w:id="4842" w:author="Asad Shah" w:date="2025-01-08T23:01:00Z">
            <w:rPr/>
          </w:rPrChange>
        </w:rPr>
        <w:pPrChange w:id="4843" w:author="Asad Shah" w:date="2025-01-08T22:56:00Z">
          <w:pPr>
            <w:numPr>
              <w:numId w:val="192"/>
            </w:numPr>
            <w:tabs>
              <w:tab w:val="num" w:pos="720"/>
            </w:tabs>
            <w:spacing w:before="100" w:beforeAutospacing="1" w:after="100" w:afterAutospacing="1" w:line="240" w:lineRule="auto"/>
            <w:ind w:left="720" w:hanging="360"/>
          </w:pPr>
        </w:pPrChange>
      </w:pPr>
      <w:r w:rsidRPr="00591399">
        <w:rPr>
          <w:rStyle w:val="Strong"/>
          <w:rFonts w:asciiTheme="majorBidi" w:hAnsiTheme="majorBidi" w:cstheme="majorBidi"/>
          <w:color w:val="000000" w:themeColor="text1"/>
          <w:szCs w:val="24"/>
          <w:rPrChange w:id="4844" w:author="Asad Shah" w:date="2025-01-08T23:01:00Z">
            <w:rPr>
              <w:rStyle w:val="Strong"/>
            </w:rPr>
          </w:rPrChange>
        </w:rPr>
        <w:t>Objective</w:t>
      </w:r>
      <w:r w:rsidRPr="00591399">
        <w:rPr>
          <w:rFonts w:asciiTheme="majorBidi" w:hAnsiTheme="majorBidi" w:cstheme="majorBidi"/>
          <w:color w:val="000000" w:themeColor="text1"/>
          <w:szCs w:val="24"/>
          <w:rPrChange w:id="4845" w:author="Asad Shah" w:date="2025-01-08T23:01:00Z">
            <w:rPr/>
          </w:rPrChange>
        </w:rPr>
        <w:t>: Ensure the platform is intuitive and accessible.</w:t>
      </w:r>
    </w:p>
    <w:p w14:paraId="5921E79C" w14:textId="77777777" w:rsidR="00F207BE" w:rsidRPr="00591399" w:rsidRDefault="00F207BE">
      <w:pPr>
        <w:spacing w:before="100" w:beforeAutospacing="1" w:after="100" w:afterAutospacing="1" w:line="240" w:lineRule="auto"/>
        <w:rPr>
          <w:rFonts w:asciiTheme="majorBidi" w:hAnsiTheme="majorBidi" w:cstheme="majorBidi"/>
          <w:color w:val="000000" w:themeColor="text1"/>
          <w:szCs w:val="24"/>
          <w:rPrChange w:id="4846" w:author="Asad Shah" w:date="2025-01-08T23:01:00Z">
            <w:rPr/>
          </w:rPrChange>
        </w:rPr>
        <w:pPrChange w:id="4847" w:author="Asad Shah" w:date="2025-01-08T22:56:00Z">
          <w:pPr>
            <w:numPr>
              <w:numId w:val="192"/>
            </w:numPr>
            <w:tabs>
              <w:tab w:val="num" w:pos="720"/>
            </w:tabs>
            <w:spacing w:before="100" w:beforeAutospacing="1" w:after="100" w:afterAutospacing="1" w:line="240" w:lineRule="auto"/>
            <w:ind w:left="720" w:hanging="360"/>
          </w:pPr>
        </w:pPrChange>
      </w:pPr>
      <w:r w:rsidRPr="00591399">
        <w:rPr>
          <w:rStyle w:val="Strong"/>
          <w:rFonts w:asciiTheme="majorBidi" w:hAnsiTheme="majorBidi" w:cstheme="majorBidi"/>
          <w:color w:val="000000" w:themeColor="text1"/>
          <w:szCs w:val="24"/>
          <w:rPrChange w:id="4848" w:author="Asad Shah" w:date="2025-01-08T23:01:00Z">
            <w:rPr>
              <w:rStyle w:val="Strong"/>
            </w:rPr>
          </w:rPrChange>
        </w:rPr>
        <w:t>Key Areas</w:t>
      </w:r>
      <w:r w:rsidRPr="00591399">
        <w:rPr>
          <w:rFonts w:asciiTheme="majorBidi" w:hAnsiTheme="majorBidi" w:cstheme="majorBidi"/>
          <w:color w:val="000000" w:themeColor="text1"/>
          <w:szCs w:val="24"/>
          <w:rPrChange w:id="4849" w:author="Asad Shah" w:date="2025-01-08T23:01:00Z">
            <w:rPr/>
          </w:rPrChange>
        </w:rPr>
        <w:t xml:space="preserve">: </w:t>
      </w:r>
    </w:p>
    <w:p w14:paraId="04BF1F4C" w14:textId="77777777" w:rsidR="00F207BE" w:rsidRPr="00591399" w:rsidRDefault="00F207BE">
      <w:pPr>
        <w:numPr>
          <w:ilvl w:val="0"/>
          <w:numId w:val="192"/>
        </w:numPr>
        <w:spacing w:before="100" w:beforeAutospacing="1" w:after="100" w:afterAutospacing="1" w:line="240" w:lineRule="auto"/>
        <w:rPr>
          <w:rFonts w:asciiTheme="majorBidi" w:hAnsiTheme="majorBidi" w:cstheme="majorBidi"/>
          <w:color w:val="000000" w:themeColor="text1"/>
          <w:szCs w:val="24"/>
          <w:rPrChange w:id="4850" w:author="Asad Shah" w:date="2025-01-08T23:01:00Z">
            <w:rPr/>
          </w:rPrChange>
        </w:rPr>
        <w:pPrChange w:id="4851" w:author="Asad Shah" w:date="2025-01-08T22:57:00Z">
          <w:pPr>
            <w:numPr>
              <w:ilvl w:val="1"/>
              <w:numId w:val="192"/>
            </w:numPr>
            <w:tabs>
              <w:tab w:val="num" w:pos="1440"/>
            </w:tabs>
            <w:spacing w:before="100" w:beforeAutospacing="1" w:after="100" w:afterAutospacing="1" w:line="240" w:lineRule="auto"/>
            <w:ind w:left="1440" w:hanging="360"/>
          </w:pPr>
        </w:pPrChange>
      </w:pPr>
      <w:r w:rsidRPr="00591399">
        <w:rPr>
          <w:rFonts w:asciiTheme="majorBidi" w:hAnsiTheme="majorBidi" w:cstheme="majorBidi"/>
          <w:color w:val="000000" w:themeColor="text1"/>
          <w:szCs w:val="24"/>
          <w:rPrChange w:id="4852" w:author="Asad Shah" w:date="2025-01-08T23:01:00Z">
            <w:rPr/>
          </w:rPrChange>
        </w:rPr>
        <w:t>Navigation flow.</w:t>
      </w:r>
    </w:p>
    <w:p w14:paraId="33204EFF" w14:textId="77777777" w:rsidR="00F207BE" w:rsidRPr="00591399" w:rsidRDefault="00F207BE">
      <w:pPr>
        <w:numPr>
          <w:ilvl w:val="0"/>
          <w:numId w:val="192"/>
        </w:numPr>
        <w:spacing w:before="100" w:beforeAutospacing="1" w:after="100" w:afterAutospacing="1" w:line="240" w:lineRule="auto"/>
        <w:rPr>
          <w:rFonts w:asciiTheme="majorBidi" w:hAnsiTheme="majorBidi" w:cstheme="majorBidi"/>
          <w:color w:val="000000" w:themeColor="text1"/>
          <w:szCs w:val="24"/>
          <w:rPrChange w:id="4853" w:author="Asad Shah" w:date="2025-01-08T23:01:00Z">
            <w:rPr/>
          </w:rPrChange>
        </w:rPr>
        <w:pPrChange w:id="4854" w:author="Asad Shah" w:date="2025-01-08T22:57:00Z">
          <w:pPr>
            <w:numPr>
              <w:ilvl w:val="1"/>
              <w:numId w:val="192"/>
            </w:numPr>
            <w:tabs>
              <w:tab w:val="num" w:pos="1440"/>
            </w:tabs>
            <w:spacing w:before="100" w:beforeAutospacing="1" w:after="100" w:afterAutospacing="1" w:line="240" w:lineRule="auto"/>
            <w:ind w:left="1440" w:hanging="360"/>
          </w:pPr>
        </w:pPrChange>
      </w:pPr>
      <w:r w:rsidRPr="00591399">
        <w:rPr>
          <w:rFonts w:asciiTheme="majorBidi" w:hAnsiTheme="majorBidi" w:cstheme="majorBidi"/>
          <w:color w:val="000000" w:themeColor="text1"/>
          <w:szCs w:val="24"/>
          <w:rPrChange w:id="4855" w:author="Asad Shah" w:date="2025-01-08T23:01:00Z">
            <w:rPr/>
          </w:rPrChange>
        </w:rPr>
        <w:t>Responsiveness across devices.</w:t>
      </w:r>
    </w:p>
    <w:p w14:paraId="798362CD" w14:textId="77777777" w:rsidR="00F207BE" w:rsidRPr="00591399" w:rsidRDefault="00F207BE">
      <w:pPr>
        <w:numPr>
          <w:ilvl w:val="0"/>
          <w:numId w:val="192"/>
        </w:numPr>
        <w:spacing w:before="100" w:beforeAutospacing="1" w:after="100" w:afterAutospacing="1" w:line="240" w:lineRule="auto"/>
        <w:rPr>
          <w:rFonts w:asciiTheme="majorBidi" w:hAnsiTheme="majorBidi" w:cstheme="majorBidi"/>
          <w:color w:val="000000" w:themeColor="text1"/>
          <w:szCs w:val="24"/>
          <w:rPrChange w:id="4856" w:author="Asad Shah" w:date="2025-01-08T23:01:00Z">
            <w:rPr/>
          </w:rPrChange>
        </w:rPr>
        <w:pPrChange w:id="4857" w:author="Asad Shah" w:date="2025-01-08T22:57:00Z">
          <w:pPr>
            <w:numPr>
              <w:ilvl w:val="1"/>
              <w:numId w:val="192"/>
            </w:numPr>
            <w:tabs>
              <w:tab w:val="num" w:pos="1440"/>
            </w:tabs>
            <w:spacing w:before="100" w:beforeAutospacing="1" w:after="100" w:afterAutospacing="1" w:line="240" w:lineRule="auto"/>
            <w:ind w:left="1440" w:hanging="360"/>
          </w:pPr>
        </w:pPrChange>
      </w:pPr>
      <w:r w:rsidRPr="00591399">
        <w:rPr>
          <w:rFonts w:asciiTheme="majorBidi" w:hAnsiTheme="majorBidi" w:cstheme="majorBidi"/>
          <w:color w:val="000000" w:themeColor="text1"/>
          <w:szCs w:val="24"/>
          <w:rPrChange w:id="4858" w:author="Asad Shah" w:date="2025-01-08T23:01:00Z">
            <w:rPr/>
          </w:rPrChange>
        </w:rPr>
        <w:t>Accessibility compliance.</w:t>
      </w:r>
    </w:p>
    <w:p w14:paraId="40724E54" w14:textId="245B87C2" w:rsidR="00F207BE" w:rsidRPr="00435055" w:rsidRDefault="00F207BE">
      <w:pPr>
        <w:spacing w:before="100" w:beforeAutospacing="1" w:after="100" w:afterAutospacing="1" w:line="240" w:lineRule="auto"/>
        <w:rPr>
          <w:rFonts w:asciiTheme="majorBidi" w:hAnsiTheme="majorBidi" w:cstheme="majorBidi"/>
          <w:color w:val="000000" w:themeColor="text1"/>
          <w:szCs w:val="24"/>
          <w:rPrChange w:id="4859" w:author="Asad Shah" w:date="2025-01-08T23:06:00Z">
            <w:rPr/>
          </w:rPrChange>
        </w:rPr>
        <w:pPrChange w:id="4860" w:author="Asad Shah" w:date="2025-01-08T22:57:00Z">
          <w:pPr>
            <w:numPr>
              <w:numId w:val="192"/>
            </w:numPr>
            <w:tabs>
              <w:tab w:val="num" w:pos="720"/>
            </w:tabs>
            <w:spacing w:before="100" w:beforeAutospacing="1" w:after="100" w:afterAutospacing="1" w:line="240" w:lineRule="auto"/>
            <w:ind w:left="720" w:hanging="360"/>
          </w:pPr>
        </w:pPrChange>
      </w:pPr>
      <w:r w:rsidRPr="00435055">
        <w:rPr>
          <w:rStyle w:val="Strong"/>
          <w:rFonts w:asciiTheme="majorBidi" w:hAnsiTheme="majorBidi" w:cstheme="majorBidi"/>
          <w:color w:val="000000" w:themeColor="text1"/>
          <w:szCs w:val="24"/>
          <w:rPrChange w:id="4861" w:author="Asad Shah" w:date="2025-01-08T23:07:00Z">
            <w:rPr>
              <w:rStyle w:val="Strong"/>
            </w:rPr>
          </w:rPrChange>
        </w:rPr>
        <w:t>Tools</w:t>
      </w:r>
      <w:r w:rsidRPr="00435055">
        <w:rPr>
          <w:rFonts w:asciiTheme="majorBidi" w:hAnsiTheme="majorBidi" w:cstheme="majorBidi"/>
          <w:color w:val="000000" w:themeColor="text1"/>
          <w:szCs w:val="24"/>
          <w:rPrChange w:id="4862" w:author="Asad Shah" w:date="2025-01-08T23:06:00Z">
            <w:rPr/>
          </w:rPrChange>
        </w:rPr>
        <w:t>: Accessibility Insights.</w:t>
      </w:r>
    </w:p>
    <w:p w14:paraId="7C33D018" w14:textId="05722EE8" w:rsidR="00F207BE" w:rsidRPr="00435055" w:rsidRDefault="00F207BE" w:rsidP="00F207BE">
      <w:pPr>
        <w:pStyle w:val="Heading5"/>
        <w:rPr>
          <w:rFonts w:asciiTheme="majorBidi" w:hAnsiTheme="majorBidi"/>
          <w:b/>
          <w:bCs/>
          <w:color w:val="000000" w:themeColor="text1"/>
          <w:szCs w:val="24"/>
          <w:rPrChange w:id="4863" w:author="Asad Shah" w:date="2025-01-08T23:07:00Z">
            <w:rPr/>
          </w:rPrChange>
        </w:rPr>
      </w:pPr>
      <w:r w:rsidRPr="00435055">
        <w:rPr>
          <w:rStyle w:val="Strong"/>
          <w:rFonts w:asciiTheme="majorBidi" w:hAnsiTheme="majorBidi"/>
          <w:color w:val="000000" w:themeColor="text1"/>
          <w:szCs w:val="24"/>
          <w:rPrChange w:id="4864" w:author="Asad Shah" w:date="2025-01-08T23:07:00Z">
            <w:rPr>
              <w:rStyle w:val="Strong"/>
              <w:b w:val="0"/>
              <w:bCs w:val="0"/>
            </w:rPr>
          </w:rPrChange>
        </w:rPr>
        <w:t>5 Integration Testing</w:t>
      </w:r>
    </w:p>
    <w:p w14:paraId="6AC311EA" w14:textId="77777777" w:rsidR="00F207BE" w:rsidRPr="00591399" w:rsidRDefault="00F207BE">
      <w:pPr>
        <w:spacing w:before="100" w:beforeAutospacing="1" w:after="100" w:afterAutospacing="1" w:line="240" w:lineRule="auto"/>
        <w:rPr>
          <w:rFonts w:asciiTheme="majorBidi" w:hAnsiTheme="majorBidi" w:cstheme="majorBidi"/>
          <w:color w:val="000000" w:themeColor="text1"/>
          <w:szCs w:val="24"/>
          <w:rPrChange w:id="4865" w:author="Asad Shah" w:date="2025-01-08T23:01:00Z">
            <w:rPr/>
          </w:rPrChange>
        </w:rPr>
        <w:pPrChange w:id="4866" w:author="Asad Shah" w:date="2025-01-08T22:57:00Z">
          <w:pPr>
            <w:numPr>
              <w:numId w:val="193"/>
            </w:numPr>
            <w:tabs>
              <w:tab w:val="num" w:pos="720"/>
            </w:tabs>
            <w:spacing w:before="100" w:beforeAutospacing="1" w:after="100" w:afterAutospacing="1" w:line="240" w:lineRule="auto"/>
            <w:ind w:left="720" w:hanging="360"/>
          </w:pPr>
        </w:pPrChange>
      </w:pPr>
      <w:r w:rsidRPr="00591399">
        <w:rPr>
          <w:rStyle w:val="Strong"/>
          <w:rFonts w:asciiTheme="majorBidi" w:hAnsiTheme="majorBidi" w:cstheme="majorBidi"/>
          <w:color w:val="000000" w:themeColor="text1"/>
          <w:szCs w:val="24"/>
          <w:rPrChange w:id="4867" w:author="Asad Shah" w:date="2025-01-08T23:01:00Z">
            <w:rPr>
              <w:rStyle w:val="Strong"/>
            </w:rPr>
          </w:rPrChange>
        </w:rPr>
        <w:t>Objective</w:t>
      </w:r>
      <w:r w:rsidRPr="00591399">
        <w:rPr>
          <w:rFonts w:asciiTheme="majorBidi" w:hAnsiTheme="majorBidi" w:cstheme="majorBidi"/>
          <w:color w:val="000000" w:themeColor="text1"/>
          <w:szCs w:val="24"/>
          <w:rPrChange w:id="4868" w:author="Asad Shah" w:date="2025-01-08T23:01:00Z">
            <w:rPr/>
          </w:rPrChange>
        </w:rPr>
        <w:t>: Validate interactions between system components.</w:t>
      </w:r>
    </w:p>
    <w:p w14:paraId="58933F1C" w14:textId="77777777" w:rsidR="00F207BE" w:rsidRPr="00591399" w:rsidRDefault="00F207BE">
      <w:pPr>
        <w:spacing w:before="100" w:beforeAutospacing="1" w:after="100" w:afterAutospacing="1" w:line="240" w:lineRule="auto"/>
        <w:rPr>
          <w:rFonts w:asciiTheme="majorBidi" w:hAnsiTheme="majorBidi" w:cstheme="majorBidi"/>
          <w:color w:val="000000" w:themeColor="text1"/>
          <w:szCs w:val="24"/>
          <w:rPrChange w:id="4869" w:author="Asad Shah" w:date="2025-01-08T23:01:00Z">
            <w:rPr/>
          </w:rPrChange>
        </w:rPr>
        <w:pPrChange w:id="4870" w:author="Asad Shah" w:date="2025-01-08T22:57:00Z">
          <w:pPr>
            <w:numPr>
              <w:numId w:val="193"/>
            </w:numPr>
            <w:tabs>
              <w:tab w:val="num" w:pos="720"/>
            </w:tabs>
            <w:spacing w:before="100" w:beforeAutospacing="1" w:after="100" w:afterAutospacing="1" w:line="240" w:lineRule="auto"/>
            <w:ind w:left="720" w:hanging="360"/>
          </w:pPr>
        </w:pPrChange>
      </w:pPr>
      <w:r w:rsidRPr="00591399">
        <w:rPr>
          <w:rStyle w:val="Strong"/>
          <w:rFonts w:asciiTheme="majorBidi" w:hAnsiTheme="majorBidi" w:cstheme="majorBidi"/>
          <w:color w:val="000000" w:themeColor="text1"/>
          <w:szCs w:val="24"/>
          <w:rPrChange w:id="4871" w:author="Asad Shah" w:date="2025-01-08T23:01:00Z">
            <w:rPr>
              <w:rStyle w:val="Strong"/>
            </w:rPr>
          </w:rPrChange>
        </w:rPr>
        <w:t>Key Areas</w:t>
      </w:r>
      <w:r w:rsidRPr="00591399">
        <w:rPr>
          <w:rFonts w:asciiTheme="majorBidi" w:hAnsiTheme="majorBidi" w:cstheme="majorBidi"/>
          <w:color w:val="000000" w:themeColor="text1"/>
          <w:szCs w:val="24"/>
          <w:rPrChange w:id="4872" w:author="Asad Shah" w:date="2025-01-08T23:01:00Z">
            <w:rPr/>
          </w:rPrChange>
        </w:rPr>
        <w:t xml:space="preserve">: </w:t>
      </w:r>
    </w:p>
    <w:p w14:paraId="23E8EDBD" w14:textId="77777777" w:rsidR="00F207BE" w:rsidRPr="00591399" w:rsidRDefault="00F207BE">
      <w:pPr>
        <w:numPr>
          <w:ilvl w:val="0"/>
          <w:numId w:val="193"/>
        </w:numPr>
        <w:spacing w:before="100" w:beforeAutospacing="1" w:after="100" w:afterAutospacing="1" w:line="240" w:lineRule="auto"/>
        <w:rPr>
          <w:rFonts w:asciiTheme="majorBidi" w:hAnsiTheme="majorBidi" w:cstheme="majorBidi"/>
          <w:color w:val="000000" w:themeColor="text1"/>
          <w:szCs w:val="24"/>
          <w:rPrChange w:id="4873" w:author="Asad Shah" w:date="2025-01-08T23:01:00Z">
            <w:rPr/>
          </w:rPrChange>
        </w:rPr>
        <w:pPrChange w:id="4874" w:author="Asad Shah" w:date="2025-01-08T22:57:00Z">
          <w:pPr>
            <w:numPr>
              <w:ilvl w:val="1"/>
              <w:numId w:val="193"/>
            </w:numPr>
            <w:tabs>
              <w:tab w:val="num" w:pos="1440"/>
            </w:tabs>
            <w:spacing w:before="100" w:beforeAutospacing="1" w:after="100" w:afterAutospacing="1" w:line="240" w:lineRule="auto"/>
            <w:ind w:left="1440" w:hanging="360"/>
          </w:pPr>
        </w:pPrChange>
      </w:pPr>
      <w:r w:rsidRPr="00591399">
        <w:rPr>
          <w:rFonts w:asciiTheme="majorBidi" w:hAnsiTheme="majorBidi" w:cstheme="majorBidi"/>
          <w:color w:val="000000" w:themeColor="text1"/>
          <w:szCs w:val="24"/>
          <w:rPrChange w:id="4875" w:author="Asad Shah" w:date="2025-01-08T23:01:00Z">
            <w:rPr/>
          </w:rPrChange>
        </w:rPr>
        <w:t>Frontend-backend communication via APIs.</w:t>
      </w:r>
    </w:p>
    <w:p w14:paraId="39F539F6" w14:textId="77777777" w:rsidR="00F207BE" w:rsidRPr="00591399" w:rsidRDefault="00F207BE">
      <w:pPr>
        <w:numPr>
          <w:ilvl w:val="0"/>
          <w:numId w:val="193"/>
        </w:numPr>
        <w:spacing w:before="100" w:beforeAutospacing="1" w:after="100" w:afterAutospacing="1" w:line="240" w:lineRule="auto"/>
        <w:rPr>
          <w:rFonts w:asciiTheme="majorBidi" w:hAnsiTheme="majorBidi" w:cstheme="majorBidi"/>
          <w:color w:val="000000" w:themeColor="text1"/>
          <w:szCs w:val="24"/>
          <w:rPrChange w:id="4876" w:author="Asad Shah" w:date="2025-01-08T23:01:00Z">
            <w:rPr/>
          </w:rPrChange>
        </w:rPr>
        <w:pPrChange w:id="4877" w:author="Asad Shah" w:date="2025-01-08T22:57:00Z">
          <w:pPr>
            <w:numPr>
              <w:ilvl w:val="1"/>
              <w:numId w:val="193"/>
            </w:numPr>
            <w:tabs>
              <w:tab w:val="num" w:pos="1440"/>
            </w:tabs>
            <w:spacing w:before="100" w:beforeAutospacing="1" w:after="100" w:afterAutospacing="1" w:line="240" w:lineRule="auto"/>
            <w:ind w:left="1440" w:hanging="360"/>
          </w:pPr>
        </w:pPrChange>
      </w:pPr>
      <w:r w:rsidRPr="00591399">
        <w:rPr>
          <w:rFonts w:asciiTheme="majorBidi" w:hAnsiTheme="majorBidi" w:cstheme="majorBidi"/>
          <w:color w:val="000000" w:themeColor="text1"/>
          <w:szCs w:val="24"/>
          <w:rPrChange w:id="4878" w:author="Asad Shah" w:date="2025-01-08T23:01:00Z">
            <w:rPr/>
          </w:rPrChange>
        </w:rPr>
        <w:t>External API integrations (e.g., Google OAuth, university data APIs).</w:t>
      </w:r>
    </w:p>
    <w:p w14:paraId="0FBD6517" w14:textId="6592CC8E" w:rsidR="00F207BE" w:rsidRPr="00591399" w:rsidRDefault="00F207BE">
      <w:pPr>
        <w:spacing w:before="100" w:beforeAutospacing="1" w:after="100" w:afterAutospacing="1" w:line="240" w:lineRule="auto"/>
        <w:rPr>
          <w:rFonts w:asciiTheme="majorBidi" w:hAnsiTheme="majorBidi" w:cstheme="majorBidi"/>
          <w:color w:val="000000" w:themeColor="text1"/>
          <w:szCs w:val="24"/>
          <w:rPrChange w:id="4879" w:author="Asad Shah" w:date="2025-01-08T23:01:00Z">
            <w:rPr/>
          </w:rPrChange>
        </w:rPr>
        <w:pPrChange w:id="4880" w:author="Asad Shah" w:date="2025-01-08T22:57:00Z">
          <w:pPr>
            <w:numPr>
              <w:numId w:val="193"/>
            </w:numPr>
            <w:tabs>
              <w:tab w:val="num" w:pos="720"/>
            </w:tabs>
            <w:spacing w:before="100" w:beforeAutospacing="1" w:after="100" w:afterAutospacing="1" w:line="240" w:lineRule="auto"/>
            <w:ind w:left="720" w:hanging="360"/>
          </w:pPr>
        </w:pPrChange>
      </w:pPr>
      <w:r w:rsidRPr="00591399">
        <w:rPr>
          <w:rStyle w:val="Strong"/>
          <w:rFonts w:asciiTheme="majorBidi" w:hAnsiTheme="majorBidi" w:cstheme="majorBidi"/>
          <w:color w:val="000000" w:themeColor="text1"/>
          <w:szCs w:val="24"/>
          <w:rPrChange w:id="4881" w:author="Asad Shah" w:date="2025-01-08T23:01:00Z">
            <w:rPr>
              <w:rStyle w:val="Strong"/>
            </w:rPr>
          </w:rPrChange>
        </w:rPr>
        <w:t>Tools</w:t>
      </w:r>
      <w:r w:rsidRPr="00591399">
        <w:rPr>
          <w:rFonts w:asciiTheme="majorBidi" w:hAnsiTheme="majorBidi" w:cstheme="majorBidi"/>
          <w:color w:val="000000" w:themeColor="text1"/>
          <w:szCs w:val="24"/>
          <w:rPrChange w:id="4882" w:author="Asad Shah" w:date="2025-01-08T23:01:00Z">
            <w:rPr/>
          </w:rPrChange>
        </w:rPr>
        <w:t>: Postman.</w:t>
      </w:r>
    </w:p>
    <w:p w14:paraId="6FDBEB36" w14:textId="6963D787" w:rsidR="00F207BE" w:rsidRPr="00435055" w:rsidRDefault="00F207BE" w:rsidP="00F207BE">
      <w:pPr>
        <w:pStyle w:val="Heading5"/>
        <w:rPr>
          <w:rFonts w:asciiTheme="majorBidi" w:hAnsiTheme="majorBidi"/>
          <w:b/>
          <w:bCs/>
          <w:color w:val="000000" w:themeColor="text1"/>
          <w:szCs w:val="24"/>
          <w:rPrChange w:id="4883" w:author="Asad Shah" w:date="2025-01-08T23:07:00Z">
            <w:rPr/>
          </w:rPrChange>
        </w:rPr>
      </w:pPr>
      <w:r w:rsidRPr="00435055">
        <w:rPr>
          <w:rStyle w:val="Strong"/>
          <w:rFonts w:asciiTheme="majorBidi" w:hAnsiTheme="majorBidi"/>
          <w:color w:val="000000" w:themeColor="text1"/>
          <w:szCs w:val="24"/>
          <w:rPrChange w:id="4884" w:author="Asad Shah" w:date="2025-01-08T23:07:00Z">
            <w:rPr>
              <w:rStyle w:val="Strong"/>
              <w:b w:val="0"/>
              <w:bCs w:val="0"/>
            </w:rPr>
          </w:rPrChange>
        </w:rPr>
        <w:t>6 Regression Testing</w:t>
      </w:r>
    </w:p>
    <w:p w14:paraId="62DB57DF" w14:textId="77777777" w:rsidR="00F207BE" w:rsidRPr="00591399" w:rsidRDefault="00F207BE">
      <w:pPr>
        <w:spacing w:before="100" w:beforeAutospacing="1" w:after="100" w:afterAutospacing="1" w:line="240" w:lineRule="auto"/>
        <w:rPr>
          <w:rFonts w:asciiTheme="majorBidi" w:hAnsiTheme="majorBidi" w:cstheme="majorBidi"/>
          <w:color w:val="000000" w:themeColor="text1"/>
          <w:szCs w:val="24"/>
          <w:rPrChange w:id="4885" w:author="Asad Shah" w:date="2025-01-08T23:01:00Z">
            <w:rPr/>
          </w:rPrChange>
        </w:rPr>
        <w:pPrChange w:id="4886" w:author="Asad Shah" w:date="2025-01-08T22:57:00Z">
          <w:pPr>
            <w:numPr>
              <w:numId w:val="194"/>
            </w:numPr>
            <w:tabs>
              <w:tab w:val="num" w:pos="720"/>
            </w:tabs>
            <w:spacing w:before="100" w:beforeAutospacing="1" w:after="100" w:afterAutospacing="1" w:line="240" w:lineRule="auto"/>
            <w:ind w:left="720" w:hanging="360"/>
          </w:pPr>
        </w:pPrChange>
      </w:pPr>
      <w:r w:rsidRPr="00591399">
        <w:rPr>
          <w:rStyle w:val="Strong"/>
          <w:rFonts w:asciiTheme="majorBidi" w:hAnsiTheme="majorBidi" w:cstheme="majorBidi"/>
          <w:color w:val="000000" w:themeColor="text1"/>
          <w:szCs w:val="24"/>
          <w:rPrChange w:id="4887" w:author="Asad Shah" w:date="2025-01-08T23:01:00Z">
            <w:rPr>
              <w:rStyle w:val="Strong"/>
            </w:rPr>
          </w:rPrChange>
        </w:rPr>
        <w:t>Objective</w:t>
      </w:r>
      <w:r w:rsidRPr="00591399">
        <w:rPr>
          <w:rFonts w:asciiTheme="majorBidi" w:hAnsiTheme="majorBidi" w:cstheme="majorBidi"/>
          <w:color w:val="000000" w:themeColor="text1"/>
          <w:szCs w:val="24"/>
          <w:rPrChange w:id="4888" w:author="Asad Shah" w:date="2025-01-08T23:01:00Z">
            <w:rPr/>
          </w:rPrChange>
        </w:rPr>
        <w:t>: Ensure new updates don’t break existing features.</w:t>
      </w:r>
    </w:p>
    <w:p w14:paraId="13C6FD86" w14:textId="77777777" w:rsidR="00F207BE" w:rsidRPr="00591399" w:rsidRDefault="00F207BE">
      <w:pPr>
        <w:spacing w:before="100" w:beforeAutospacing="1" w:after="100" w:afterAutospacing="1" w:line="240" w:lineRule="auto"/>
        <w:rPr>
          <w:rFonts w:asciiTheme="majorBidi" w:hAnsiTheme="majorBidi" w:cstheme="majorBidi"/>
          <w:color w:val="000000" w:themeColor="text1"/>
          <w:szCs w:val="24"/>
          <w:rPrChange w:id="4889" w:author="Asad Shah" w:date="2025-01-08T23:01:00Z">
            <w:rPr/>
          </w:rPrChange>
        </w:rPr>
        <w:pPrChange w:id="4890" w:author="Asad Shah" w:date="2025-01-08T22:57:00Z">
          <w:pPr>
            <w:numPr>
              <w:numId w:val="194"/>
            </w:numPr>
            <w:tabs>
              <w:tab w:val="num" w:pos="720"/>
            </w:tabs>
            <w:spacing w:before="100" w:beforeAutospacing="1" w:after="100" w:afterAutospacing="1" w:line="240" w:lineRule="auto"/>
            <w:ind w:left="720" w:hanging="360"/>
          </w:pPr>
        </w:pPrChange>
      </w:pPr>
      <w:r w:rsidRPr="00591399">
        <w:rPr>
          <w:rStyle w:val="Strong"/>
          <w:rFonts w:asciiTheme="majorBidi" w:hAnsiTheme="majorBidi" w:cstheme="majorBidi"/>
          <w:color w:val="000000" w:themeColor="text1"/>
          <w:szCs w:val="24"/>
          <w:rPrChange w:id="4891" w:author="Asad Shah" w:date="2025-01-08T23:01:00Z">
            <w:rPr>
              <w:rStyle w:val="Strong"/>
            </w:rPr>
          </w:rPrChange>
        </w:rPr>
        <w:t>Key Areas</w:t>
      </w:r>
      <w:r w:rsidRPr="00591399">
        <w:rPr>
          <w:rFonts w:asciiTheme="majorBidi" w:hAnsiTheme="majorBidi" w:cstheme="majorBidi"/>
          <w:color w:val="000000" w:themeColor="text1"/>
          <w:szCs w:val="24"/>
          <w:rPrChange w:id="4892" w:author="Asad Shah" w:date="2025-01-08T23:01:00Z">
            <w:rPr/>
          </w:rPrChange>
        </w:rPr>
        <w:t xml:space="preserve">: </w:t>
      </w:r>
    </w:p>
    <w:p w14:paraId="53F8CCA7" w14:textId="77777777" w:rsidR="00F207BE" w:rsidRPr="00591399" w:rsidRDefault="00F207BE">
      <w:pPr>
        <w:numPr>
          <w:ilvl w:val="0"/>
          <w:numId w:val="194"/>
        </w:numPr>
        <w:spacing w:before="100" w:beforeAutospacing="1" w:after="100" w:afterAutospacing="1" w:line="240" w:lineRule="auto"/>
        <w:rPr>
          <w:rFonts w:asciiTheme="majorBidi" w:hAnsiTheme="majorBidi" w:cstheme="majorBidi"/>
          <w:color w:val="000000" w:themeColor="text1"/>
          <w:szCs w:val="24"/>
          <w:rPrChange w:id="4893" w:author="Asad Shah" w:date="2025-01-08T23:01:00Z">
            <w:rPr/>
          </w:rPrChange>
        </w:rPr>
        <w:pPrChange w:id="4894" w:author="Asad Shah" w:date="2025-01-08T22:58:00Z">
          <w:pPr>
            <w:numPr>
              <w:ilvl w:val="1"/>
              <w:numId w:val="194"/>
            </w:numPr>
            <w:tabs>
              <w:tab w:val="num" w:pos="1440"/>
            </w:tabs>
            <w:spacing w:before="100" w:beforeAutospacing="1" w:after="100" w:afterAutospacing="1" w:line="240" w:lineRule="auto"/>
            <w:ind w:left="1440" w:hanging="360"/>
          </w:pPr>
        </w:pPrChange>
      </w:pPr>
      <w:r w:rsidRPr="00591399">
        <w:rPr>
          <w:rFonts w:asciiTheme="majorBidi" w:hAnsiTheme="majorBidi" w:cstheme="majorBidi"/>
          <w:color w:val="000000" w:themeColor="text1"/>
          <w:szCs w:val="24"/>
          <w:rPrChange w:id="4895" w:author="Asad Shah" w:date="2025-01-08T23:01:00Z">
            <w:rPr/>
          </w:rPrChange>
        </w:rPr>
        <w:t>Retest core functionalities after updates.</w:t>
      </w:r>
    </w:p>
    <w:p w14:paraId="0AD00DBE" w14:textId="77777777" w:rsidR="00F207BE" w:rsidRPr="00591399" w:rsidRDefault="00F207BE">
      <w:pPr>
        <w:numPr>
          <w:ilvl w:val="0"/>
          <w:numId w:val="194"/>
        </w:numPr>
        <w:spacing w:before="100" w:beforeAutospacing="1" w:after="100" w:afterAutospacing="1" w:line="240" w:lineRule="auto"/>
        <w:rPr>
          <w:rFonts w:asciiTheme="majorBidi" w:hAnsiTheme="majorBidi" w:cstheme="majorBidi"/>
          <w:color w:val="000000" w:themeColor="text1"/>
          <w:szCs w:val="24"/>
          <w:rPrChange w:id="4896" w:author="Asad Shah" w:date="2025-01-08T23:01:00Z">
            <w:rPr/>
          </w:rPrChange>
        </w:rPr>
        <w:pPrChange w:id="4897" w:author="Asad Shah" w:date="2025-01-08T22:58:00Z">
          <w:pPr>
            <w:numPr>
              <w:ilvl w:val="1"/>
              <w:numId w:val="194"/>
            </w:numPr>
            <w:tabs>
              <w:tab w:val="num" w:pos="1440"/>
            </w:tabs>
            <w:spacing w:before="100" w:beforeAutospacing="1" w:after="100" w:afterAutospacing="1" w:line="240" w:lineRule="auto"/>
            <w:ind w:left="1440" w:hanging="360"/>
          </w:pPr>
        </w:pPrChange>
      </w:pPr>
      <w:r w:rsidRPr="00591399">
        <w:rPr>
          <w:rFonts w:asciiTheme="majorBidi" w:hAnsiTheme="majorBidi" w:cstheme="majorBidi"/>
          <w:color w:val="000000" w:themeColor="text1"/>
          <w:szCs w:val="24"/>
          <w:rPrChange w:id="4898" w:author="Asad Shah" w:date="2025-01-08T23:01:00Z">
            <w:rPr/>
          </w:rPrChange>
        </w:rPr>
        <w:t>Maintain automated regression scripts.</w:t>
      </w:r>
    </w:p>
    <w:p w14:paraId="6AABFB27" w14:textId="77777777" w:rsidR="00F207BE" w:rsidRPr="00591399" w:rsidRDefault="00F207BE">
      <w:pPr>
        <w:spacing w:before="100" w:beforeAutospacing="1" w:after="100" w:afterAutospacing="1" w:line="240" w:lineRule="auto"/>
        <w:rPr>
          <w:rFonts w:asciiTheme="majorBidi" w:hAnsiTheme="majorBidi" w:cstheme="majorBidi"/>
          <w:color w:val="000000" w:themeColor="text1"/>
          <w:szCs w:val="24"/>
          <w:rPrChange w:id="4899" w:author="Asad Shah" w:date="2025-01-08T23:01:00Z">
            <w:rPr/>
          </w:rPrChange>
        </w:rPr>
        <w:pPrChange w:id="4900" w:author="Asad Shah" w:date="2025-01-08T22:58:00Z">
          <w:pPr>
            <w:numPr>
              <w:numId w:val="194"/>
            </w:numPr>
            <w:tabs>
              <w:tab w:val="num" w:pos="720"/>
            </w:tabs>
            <w:spacing w:before="100" w:beforeAutospacing="1" w:after="100" w:afterAutospacing="1" w:line="240" w:lineRule="auto"/>
            <w:ind w:left="720" w:hanging="360"/>
          </w:pPr>
        </w:pPrChange>
      </w:pPr>
      <w:r w:rsidRPr="00591399">
        <w:rPr>
          <w:rStyle w:val="Strong"/>
          <w:rFonts w:asciiTheme="majorBidi" w:hAnsiTheme="majorBidi" w:cstheme="majorBidi"/>
          <w:color w:val="000000" w:themeColor="text1"/>
          <w:szCs w:val="24"/>
          <w:rPrChange w:id="4901" w:author="Asad Shah" w:date="2025-01-08T23:01:00Z">
            <w:rPr>
              <w:rStyle w:val="Strong"/>
            </w:rPr>
          </w:rPrChange>
        </w:rPr>
        <w:t>Tools</w:t>
      </w:r>
      <w:r w:rsidRPr="00591399">
        <w:rPr>
          <w:rFonts w:asciiTheme="majorBidi" w:hAnsiTheme="majorBidi" w:cstheme="majorBidi"/>
          <w:color w:val="000000" w:themeColor="text1"/>
          <w:szCs w:val="24"/>
          <w:rPrChange w:id="4902" w:author="Asad Shah" w:date="2025-01-08T23:01:00Z">
            <w:rPr/>
          </w:rPrChange>
        </w:rPr>
        <w:t>: Selenium.</w:t>
      </w:r>
    </w:p>
    <w:p w14:paraId="62CEEBCB" w14:textId="38A1A598" w:rsidR="00F207BE" w:rsidRPr="00435055" w:rsidRDefault="00F207BE" w:rsidP="00F207BE">
      <w:pPr>
        <w:pStyle w:val="Heading5"/>
        <w:rPr>
          <w:rFonts w:asciiTheme="majorBidi" w:hAnsiTheme="majorBidi"/>
          <w:b/>
          <w:bCs/>
          <w:color w:val="000000" w:themeColor="text1"/>
          <w:szCs w:val="24"/>
          <w:rPrChange w:id="4903" w:author="Asad Shah" w:date="2025-01-08T23:07:00Z">
            <w:rPr/>
          </w:rPrChange>
        </w:rPr>
      </w:pPr>
      <w:r w:rsidRPr="00435055">
        <w:rPr>
          <w:rStyle w:val="Strong"/>
          <w:rFonts w:asciiTheme="majorBidi" w:hAnsiTheme="majorBidi"/>
          <w:color w:val="000000" w:themeColor="text1"/>
          <w:szCs w:val="24"/>
          <w:rPrChange w:id="4904" w:author="Asad Shah" w:date="2025-01-08T23:07:00Z">
            <w:rPr>
              <w:rStyle w:val="Strong"/>
              <w:b w:val="0"/>
              <w:bCs w:val="0"/>
            </w:rPr>
          </w:rPrChange>
        </w:rPr>
        <w:t>7 User Acceptance Testing (UAT)</w:t>
      </w:r>
    </w:p>
    <w:p w14:paraId="3738C8C7" w14:textId="77777777" w:rsidR="00F207BE" w:rsidRPr="00591399" w:rsidRDefault="00F207BE">
      <w:pPr>
        <w:spacing w:before="100" w:beforeAutospacing="1" w:after="100" w:afterAutospacing="1" w:line="240" w:lineRule="auto"/>
        <w:rPr>
          <w:rFonts w:asciiTheme="majorBidi" w:hAnsiTheme="majorBidi" w:cstheme="majorBidi"/>
          <w:color w:val="000000" w:themeColor="text1"/>
          <w:szCs w:val="24"/>
          <w:rPrChange w:id="4905" w:author="Asad Shah" w:date="2025-01-08T23:01:00Z">
            <w:rPr/>
          </w:rPrChange>
        </w:rPr>
        <w:pPrChange w:id="4906" w:author="Asad Shah" w:date="2025-01-08T22:58:00Z">
          <w:pPr>
            <w:numPr>
              <w:numId w:val="195"/>
            </w:numPr>
            <w:tabs>
              <w:tab w:val="num" w:pos="720"/>
            </w:tabs>
            <w:spacing w:before="100" w:beforeAutospacing="1" w:after="100" w:afterAutospacing="1" w:line="240" w:lineRule="auto"/>
            <w:ind w:left="720" w:hanging="360"/>
          </w:pPr>
        </w:pPrChange>
      </w:pPr>
      <w:r w:rsidRPr="00591399">
        <w:rPr>
          <w:rStyle w:val="Strong"/>
          <w:rFonts w:asciiTheme="majorBidi" w:hAnsiTheme="majorBidi" w:cstheme="majorBidi"/>
          <w:color w:val="000000" w:themeColor="text1"/>
          <w:szCs w:val="24"/>
          <w:rPrChange w:id="4907" w:author="Asad Shah" w:date="2025-01-08T23:01:00Z">
            <w:rPr>
              <w:rStyle w:val="Strong"/>
            </w:rPr>
          </w:rPrChange>
        </w:rPr>
        <w:t>Objective</w:t>
      </w:r>
      <w:r w:rsidRPr="00591399">
        <w:rPr>
          <w:rFonts w:asciiTheme="majorBidi" w:hAnsiTheme="majorBidi" w:cstheme="majorBidi"/>
          <w:color w:val="000000" w:themeColor="text1"/>
          <w:szCs w:val="24"/>
          <w:rPrChange w:id="4908" w:author="Asad Shah" w:date="2025-01-08T23:01:00Z">
            <w:rPr/>
          </w:rPrChange>
        </w:rPr>
        <w:t>: Validate the platform meets user expectations.</w:t>
      </w:r>
    </w:p>
    <w:p w14:paraId="187B41B4" w14:textId="77777777" w:rsidR="00F207BE" w:rsidRPr="00591399" w:rsidRDefault="00F207BE">
      <w:pPr>
        <w:spacing w:before="100" w:beforeAutospacing="1" w:after="100" w:afterAutospacing="1" w:line="240" w:lineRule="auto"/>
        <w:rPr>
          <w:rFonts w:asciiTheme="majorBidi" w:hAnsiTheme="majorBidi" w:cstheme="majorBidi"/>
          <w:color w:val="000000" w:themeColor="text1"/>
          <w:szCs w:val="24"/>
          <w:rPrChange w:id="4909" w:author="Asad Shah" w:date="2025-01-08T23:01:00Z">
            <w:rPr/>
          </w:rPrChange>
        </w:rPr>
        <w:pPrChange w:id="4910" w:author="Asad Shah" w:date="2025-01-08T22:58:00Z">
          <w:pPr>
            <w:numPr>
              <w:numId w:val="195"/>
            </w:numPr>
            <w:tabs>
              <w:tab w:val="num" w:pos="720"/>
            </w:tabs>
            <w:spacing w:before="100" w:beforeAutospacing="1" w:after="100" w:afterAutospacing="1" w:line="240" w:lineRule="auto"/>
            <w:ind w:left="720" w:hanging="360"/>
          </w:pPr>
        </w:pPrChange>
      </w:pPr>
      <w:r w:rsidRPr="00591399">
        <w:rPr>
          <w:rStyle w:val="Strong"/>
          <w:rFonts w:asciiTheme="majorBidi" w:hAnsiTheme="majorBidi" w:cstheme="majorBidi"/>
          <w:color w:val="000000" w:themeColor="text1"/>
          <w:szCs w:val="24"/>
          <w:rPrChange w:id="4911" w:author="Asad Shah" w:date="2025-01-08T23:01:00Z">
            <w:rPr>
              <w:rStyle w:val="Strong"/>
            </w:rPr>
          </w:rPrChange>
        </w:rPr>
        <w:t>Process</w:t>
      </w:r>
      <w:r w:rsidRPr="00591399">
        <w:rPr>
          <w:rFonts w:asciiTheme="majorBidi" w:hAnsiTheme="majorBidi" w:cstheme="majorBidi"/>
          <w:color w:val="000000" w:themeColor="text1"/>
          <w:szCs w:val="24"/>
          <w:rPrChange w:id="4912" w:author="Asad Shah" w:date="2025-01-08T23:01:00Z">
            <w:rPr/>
          </w:rPrChange>
        </w:rPr>
        <w:t xml:space="preserve">: </w:t>
      </w:r>
    </w:p>
    <w:p w14:paraId="4B944DD6" w14:textId="77777777" w:rsidR="00F207BE" w:rsidRPr="00591399" w:rsidRDefault="00F207BE">
      <w:pPr>
        <w:numPr>
          <w:ilvl w:val="0"/>
          <w:numId w:val="195"/>
        </w:numPr>
        <w:spacing w:before="100" w:beforeAutospacing="1" w:after="100" w:afterAutospacing="1" w:line="240" w:lineRule="auto"/>
        <w:rPr>
          <w:rFonts w:asciiTheme="majorBidi" w:hAnsiTheme="majorBidi" w:cstheme="majorBidi"/>
          <w:color w:val="000000" w:themeColor="text1"/>
          <w:szCs w:val="24"/>
          <w:rPrChange w:id="4913" w:author="Asad Shah" w:date="2025-01-08T23:01:00Z">
            <w:rPr/>
          </w:rPrChange>
        </w:rPr>
        <w:pPrChange w:id="4914" w:author="Asad Shah" w:date="2025-01-08T22:58:00Z">
          <w:pPr>
            <w:numPr>
              <w:ilvl w:val="1"/>
              <w:numId w:val="195"/>
            </w:numPr>
            <w:tabs>
              <w:tab w:val="num" w:pos="1440"/>
            </w:tabs>
            <w:spacing w:before="100" w:beforeAutospacing="1" w:after="100" w:afterAutospacing="1" w:line="240" w:lineRule="auto"/>
            <w:ind w:left="1440" w:hanging="360"/>
          </w:pPr>
        </w:pPrChange>
      </w:pPr>
      <w:r w:rsidRPr="00591399">
        <w:rPr>
          <w:rFonts w:asciiTheme="majorBidi" w:hAnsiTheme="majorBidi" w:cstheme="majorBidi"/>
          <w:color w:val="000000" w:themeColor="text1"/>
          <w:szCs w:val="24"/>
          <w:rPrChange w:id="4915" w:author="Asad Shah" w:date="2025-01-08T23:01:00Z">
            <w:rPr/>
          </w:rPrChange>
        </w:rPr>
        <w:t>Conduct beta testing with students and educators.</w:t>
      </w:r>
    </w:p>
    <w:p w14:paraId="137AF478" w14:textId="77777777" w:rsidR="00F207BE" w:rsidRPr="00591399" w:rsidRDefault="00F207BE">
      <w:pPr>
        <w:numPr>
          <w:ilvl w:val="0"/>
          <w:numId w:val="195"/>
        </w:numPr>
        <w:spacing w:before="100" w:beforeAutospacing="1" w:after="100" w:afterAutospacing="1" w:line="240" w:lineRule="auto"/>
        <w:rPr>
          <w:rFonts w:asciiTheme="majorBidi" w:hAnsiTheme="majorBidi" w:cstheme="majorBidi"/>
          <w:color w:val="000000" w:themeColor="text1"/>
          <w:szCs w:val="24"/>
          <w:rPrChange w:id="4916" w:author="Asad Shah" w:date="2025-01-08T23:01:00Z">
            <w:rPr/>
          </w:rPrChange>
        </w:rPr>
        <w:pPrChange w:id="4917" w:author="Asad Shah" w:date="2025-01-08T22:58:00Z">
          <w:pPr>
            <w:numPr>
              <w:ilvl w:val="1"/>
              <w:numId w:val="195"/>
            </w:numPr>
            <w:tabs>
              <w:tab w:val="num" w:pos="1440"/>
            </w:tabs>
            <w:spacing w:before="100" w:beforeAutospacing="1" w:after="100" w:afterAutospacing="1" w:line="240" w:lineRule="auto"/>
            <w:ind w:left="1440" w:hanging="360"/>
          </w:pPr>
        </w:pPrChange>
      </w:pPr>
      <w:r w:rsidRPr="00591399">
        <w:rPr>
          <w:rFonts w:asciiTheme="majorBidi" w:hAnsiTheme="majorBidi" w:cstheme="majorBidi"/>
          <w:color w:val="000000" w:themeColor="text1"/>
          <w:szCs w:val="24"/>
          <w:rPrChange w:id="4918" w:author="Asad Shah" w:date="2025-01-08T23:01:00Z">
            <w:rPr/>
          </w:rPrChange>
        </w:rPr>
        <w:lastRenderedPageBreak/>
        <w:t>Collect feedback on usability, accuracy, and performance.</w:t>
      </w:r>
    </w:p>
    <w:p w14:paraId="6F015E62" w14:textId="2826AC32" w:rsidR="00F207BE" w:rsidRPr="00435055" w:rsidRDefault="00F207BE" w:rsidP="00F207BE">
      <w:pPr>
        <w:pStyle w:val="Heading5"/>
        <w:rPr>
          <w:rFonts w:asciiTheme="majorBidi" w:hAnsiTheme="majorBidi"/>
          <w:b/>
          <w:bCs/>
          <w:color w:val="000000" w:themeColor="text1"/>
          <w:szCs w:val="24"/>
          <w:rPrChange w:id="4919" w:author="Asad Shah" w:date="2025-01-08T23:07:00Z">
            <w:rPr/>
          </w:rPrChange>
        </w:rPr>
      </w:pPr>
      <w:r w:rsidRPr="00435055">
        <w:rPr>
          <w:rStyle w:val="Strong"/>
          <w:rFonts w:asciiTheme="majorBidi" w:hAnsiTheme="majorBidi"/>
          <w:color w:val="000000" w:themeColor="text1"/>
          <w:szCs w:val="24"/>
          <w:rPrChange w:id="4920" w:author="Asad Shah" w:date="2025-01-08T23:07:00Z">
            <w:rPr>
              <w:rStyle w:val="Strong"/>
              <w:b w:val="0"/>
              <w:bCs w:val="0"/>
            </w:rPr>
          </w:rPrChange>
        </w:rPr>
        <w:t>8 Post-Deployment Testing</w:t>
      </w:r>
    </w:p>
    <w:p w14:paraId="228EB7AF" w14:textId="77777777" w:rsidR="00F207BE" w:rsidRPr="00591399" w:rsidRDefault="00F207BE">
      <w:pPr>
        <w:spacing w:before="100" w:beforeAutospacing="1" w:after="100" w:afterAutospacing="1" w:line="240" w:lineRule="auto"/>
        <w:rPr>
          <w:rFonts w:asciiTheme="majorBidi" w:hAnsiTheme="majorBidi" w:cstheme="majorBidi"/>
          <w:color w:val="000000" w:themeColor="text1"/>
          <w:szCs w:val="24"/>
          <w:rPrChange w:id="4921" w:author="Asad Shah" w:date="2025-01-08T23:01:00Z">
            <w:rPr/>
          </w:rPrChange>
        </w:rPr>
        <w:pPrChange w:id="4922" w:author="Asad Shah" w:date="2025-01-08T22:58:00Z">
          <w:pPr>
            <w:numPr>
              <w:numId w:val="196"/>
            </w:numPr>
            <w:tabs>
              <w:tab w:val="num" w:pos="720"/>
            </w:tabs>
            <w:spacing w:before="100" w:beforeAutospacing="1" w:after="100" w:afterAutospacing="1" w:line="240" w:lineRule="auto"/>
            <w:ind w:left="720" w:hanging="360"/>
          </w:pPr>
        </w:pPrChange>
      </w:pPr>
      <w:r w:rsidRPr="00591399">
        <w:rPr>
          <w:rStyle w:val="Strong"/>
          <w:rFonts w:asciiTheme="majorBidi" w:hAnsiTheme="majorBidi" w:cstheme="majorBidi"/>
          <w:color w:val="000000" w:themeColor="text1"/>
          <w:szCs w:val="24"/>
          <w:rPrChange w:id="4923" w:author="Asad Shah" w:date="2025-01-08T23:01:00Z">
            <w:rPr>
              <w:rStyle w:val="Strong"/>
            </w:rPr>
          </w:rPrChange>
        </w:rPr>
        <w:t>Objective</w:t>
      </w:r>
      <w:r w:rsidRPr="00591399">
        <w:rPr>
          <w:rFonts w:asciiTheme="majorBidi" w:hAnsiTheme="majorBidi" w:cstheme="majorBidi"/>
          <w:color w:val="000000" w:themeColor="text1"/>
          <w:szCs w:val="24"/>
          <w:rPrChange w:id="4924" w:author="Asad Shah" w:date="2025-01-08T23:01:00Z">
            <w:rPr/>
          </w:rPrChange>
        </w:rPr>
        <w:t>: Ensure the live system performs as expected.</w:t>
      </w:r>
    </w:p>
    <w:p w14:paraId="58298592" w14:textId="77777777" w:rsidR="00F207BE" w:rsidRPr="00591399" w:rsidRDefault="00F207BE">
      <w:pPr>
        <w:spacing w:before="100" w:beforeAutospacing="1" w:after="100" w:afterAutospacing="1" w:line="240" w:lineRule="auto"/>
        <w:rPr>
          <w:rFonts w:asciiTheme="majorBidi" w:hAnsiTheme="majorBidi" w:cstheme="majorBidi"/>
          <w:color w:val="000000" w:themeColor="text1"/>
          <w:szCs w:val="24"/>
          <w:rPrChange w:id="4925" w:author="Asad Shah" w:date="2025-01-08T23:01:00Z">
            <w:rPr/>
          </w:rPrChange>
        </w:rPr>
        <w:pPrChange w:id="4926" w:author="Asad Shah" w:date="2025-01-08T22:58:00Z">
          <w:pPr>
            <w:numPr>
              <w:numId w:val="196"/>
            </w:numPr>
            <w:tabs>
              <w:tab w:val="num" w:pos="720"/>
            </w:tabs>
            <w:spacing w:before="100" w:beforeAutospacing="1" w:after="100" w:afterAutospacing="1" w:line="240" w:lineRule="auto"/>
            <w:ind w:left="720" w:hanging="360"/>
          </w:pPr>
        </w:pPrChange>
      </w:pPr>
      <w:r w:rsidRPr="00591399">
        <w:rPr>
          <w:rStyle w:val="Strong"/>
          <w:rFonts w:asciiTheme="majorBidi" w:hAnsiTheme="majorBidi" w:cstheme="majorBidi"/>
          <w:color w:val="000000" w:themeColor="text1"/>
          <w:szCs w:val="24"/>
          <w:rPrChange w:id="4927" w:author="Asad Shah" w:date="2025-01-08T23:01:00Z">
            <w:rPr>
              <w:rStyle w:val="Strong"/>
            </w:rPr>
          </w:rPrChange>
        </w:rPr>
        <w:t>Key Areas</w:t>
      </w:r>
      <w:r w:rsidRPr="00591399">
        <w:rPr>
          <w:rFonts w:asciiTheme="majorBidi" w:hAnsiTheme="majorBidi" w:cstheme="majorBidi"/>
          <w:color w:val="000000" w:themeColor="text1"/>
          <w:szCs w:val="24"/>
          <w:rPrChange w:id="4928" w:author="Asad Shah" w:date="2025-01-08T23:01:00Z">
            <w:rPr/>
          </w:rPrChange>
        </w:rPr>
        <w:t xml:space="preserve">: </w:t>
      </w:r>
    </w:p>
    <w:p w14:paraId="4BF61971" w14:textId="77777777" w:rsidR="00F207BE" w:rsidRPr="00591399" w:rsidRDefault="00F207BE">
      <w:pPr>
        <w:numPr>
          <w:ilvl w:val="0"/>
          <w:numId w:val="196"/>
        </w:numPr>
        <w:spacing w:before="100" w:beforeAutospacing="1" w:after="100" w:afterAutospacing="1" w:line="240" w:lineRule="auto"/>
        <w:rPr>
          <w:rFonts w:asciiTheme="majorBidi" w:hAnsiTheme="majorBidi" w:cstheme="majorBidi"/>
          <w:color w:val="000000" w:themeColor="text1"/>
          <w:szCs w:val="24"/>
          <w:rPrChange w:id="4929" w:author="Asad Shah" w:date="2025-01-08T23:01:00Z">
            <w:rPr/>
          </w:rPrChange>
        </w:rPr>
        <w:pPrChange w:id="4930" w:author="Asad Shah" w:date="2025-01-08T22:58:00Z">
          <w:pPr>
            <w:numPr>
              <w:ilvl w:val="1"/>
              <w:numId w:val="196"/>
            </w:numPr>
            <w:tabs>
              <w:tab w:val="num" w:pos="1440"/>
            </w:tabs>
            <w:spacing w:before="100" w:beforeAutospacing="1" w:after="100" w:afterAutospacing="1" w:line="240" w:lineRule="auto"/>
            <w:ind w:left="1440" w:hanging="360"/>
          </w:pPr>
        </w:pPrChange>
      </w:pPr>
      <w:r w:rsidRPr="00591399">
        <w:rPr>
          <w:rFonts w:asciiTheme="majorBidi" w:hAnsiTheme="majorBidi" w:cstheme="majorBidi"/>
          <w:color w:val="000000" w:themeColor="text1"/>
          <w:szCs w:val="24"/>
          <w:rPrChange w:id="4931" w:author="Asad Shah" w:date="2025-01-08T23:01:00Z">
            <w:rPr/>
          </w:rPrChange>
        </w:rPr>
        <w:t>Monitor uptime (target: 99.9%).</w:t>
      </w:r>
    </w:p>
    <w:p w14:paraId="3B3AD101" w14:textId="77777777" w:rsidR="00F207BE" w:rsidRPr="00591399" w:rsidRDefault="00F207BE">
      <w:pPr>
        <w:numPr>
          <w:ilvl w:val="0"/>
          <w:numId w:val="196"/>
        </w:numPr>
        <w:spacing w:before="100" w:beforeAutospacing="1" w:after="100" w:afterAutospacing="1" w:line="240" w:lineRule="auto"/>
        <w:rPr>
          <w:rFonts w:asciiTheme="majorBidi" w:hAnsiTheme="majorBidi" w:cstheme="majorBidi"/>
          <w:color w:val="000000" w:themeColor="text1"/>
          <w:szCs w:val="24"/>
          <w:rPrChange w:id="4932" w:author="Asad Shah" w:date="2025-01-08T23:01:00Z">
            <w:rPr/>
          </w:rPrChange>
        </w:rPr>
        <w:pPrChange w:id="4933" w:author="Asad Shah" w:date="2025-01-08T22:58:00Z">
          <w:pPr>
            <w:numPr>
              <w:ilvl w:val="1"/>
              <w:numId w:val="196"/>
            </w:numPr>
            <w:tabs>
              <w:tab w:val="num" w:pos="1440"/>
            </w:tabs>
            <w:spacing w:before="100" w:beforeAutospacing="1" w:after="100" w:afterAutospacing="1" w:line="240" w:lineRule="auto"/>
            <w:ind w:left="1440" w:hanging="360"/>
          </w:pPr>
        </w:pPrChange>
      </w:pPr>
      <w:r w:rsidRPr="00591399">
        <w:rPr>
          <w:rFonts w:asciiTheme="majorBidi" w:hAnsiTheme="majorBidi" w:cstheme="majorBidi"/>
          <w:color w:val="000000" w:themeColor="text1"/>
          <w:szCs w:val="24"/>
          <w:rPrChange w:id="4934" w:author="Asad Shah" w:date="2025-01-08T23:01:00Z">
            <w:rPr/>
          </w:rPrChange>
        </w:rPr>
        <w:t>Validate response times and error rates.</w:t>
      </w:r>
    </w:p>
    <w:p w14:paraId="5A70DBBE" w14:textId="0D20C4BD" w:rsidR="00F207BE" w:rsidRPr="00591399" w:rsidRDefault="00F207BE">
      <w:pPr>
        <w:spacing w:before="100" w:beforeAutospacing="1" w:after="100" w:afterAutospacing="1" w:line="240" w:lineRule="auto"/>
        <w:rPr>
          <w:rFonts w:asciiTheme="majorBidi" w:hAnsiTheme="majorBidi" w:cstheme="majorBidi"/>
          <w:color w:val="000000" w:themeColor="text1"/>
          <w:szCs w:val="24"/>
          <w:rPrChange w:id="4935" w:author="Asad Shah" w:date="2025-01-08T23:01:00Z">
            <w:rPr/>
          </w:rPrChange>
        </w:rPr>
        <w:pPrChange w:id="4936" w:author="Asad Shah" w:date="2025-01-08T22:58:00Z">
          <w:pPr>
            <w:numPr>
              <w:numId w:val="196"/>
            </w:numPr>
            <w:tabs>
              <w:tab w:val="num" w:pos="720"/>
            </w:tabs>
            <w:spacing w:before="100" w:beforeAutospacing="1" w:after="100" w:afterAutospacing="1" w:line="240" w:lineRule="auto"/>
            <w:ind w:left="720" w:hanging="360"/>
          </w:pPr>
        </w:pPrChange>
      </w:pPr>
      <w:r w:rsidRPr="00591399">
        <w:rPr>
          <w:rStyle w:val="Strong"/>
          <w:rFonts w:asciiTheme="majorBidi" w:hAnsiTheme="majorBidi" w:cstheme="majorBidi"/>
          <w:color w:val="000000" w:themeColor="text1"/>
          <w:szCs w:val="24"/>
          <w:rPrChange w:id="4937" w:author="Asad Shah" w:date="2025-01-08T23:01:00Z">
            <w:rPr>
              <w:rStyle w:val="Strong"/>
            </w:rPr>
          </w:rPrChange>
        </w:rPr>
        <w:t>Tools</w:t>
      </w:r>
      <w:r w:rsidRPr="00591399">
        <w:rPr>
          <w:rFonts w:asciiTheme="majorBidi" w:hAnsiTheme="majorBidi" w:cstheme="majorBidi"/>
          <w:color w:val="000000" w:themeColor="text1"/>
          <w:szCs w:val="24"/>
          <w:rPrChange w:id="4938" w:author="Asad Shah" w:date="2025-01-08T23:01:00Z">
            <w:rPr/>
          </w:rPrChange>
        </w:rPr>
        <w:t>: Google Analytics.</w:t>
      </w:r>
    </w:p>
    <w:p w14:paraId="36AAF3B2" w14:textId="6EA8B415" w:rsidR="00F207BE" w:rsidRPr="00591399" w:rsidRDefault="00F207BE" w:rsidP="00F207BE">
      <w:pPr>
        <w:spacing w:after="0"/>
        <w:rPr>
          <w:rFonts w:asciiTheme="majorBidi" w:hAnsiTheme="majorBidi" w:cstheme="majorBidi"/>
          <w:color w:val="000000" w:themeColor="text1"/>
          <w:szCs w:val="24"/>
          <w:rPrChange w:id="4939" w:author="Asad Shah" w:date="2025-01-08T23:01:00Z">
            <w:rPr/>
          </w:rPrChange>
        </w:rPr>
      </w:pPr>
    </w:p>
    <w:p w14:paraId="5753CE2D" w14:textId="2807685B" w:rsidR="00F207BE" w:rsidRPr="00591399" w:rsidRDefault="00435055">
      <w:pPr>
        <w:pStyle w:val="Heading3"/>
        <w:rPr>
          <w:rPrChange w:id="4940" w:author="Asad Shah" w:date="2025-01-08T23:01:00Z">
            <w:rPr/>
          </w:rPrChange>
        </w:rPr>
        <w:pPrChange w:id="4941" w:author="Asad Shah" w:date="2025-01-08T23:07:00Z">
          <w:pPr>
            <w:pStyle w:val="Heading4"/>
          </w:pPr>
        </w:pPrChange>
      </w:pPr>
      <w:bookmarkStart w:id="4942" w:name="_Toc187627584"/>
      <w:r w:rsidRPr="00D310F3">
        <w:rPr>
          <w:rStyle w:val="Strong"/>
          <w:rFonts w:asciiTheme="majorBidi" w:hAnsiTheme="majorBidi"/>
          <w:b/>
          <w:bCs w:val="0"/>
          <w:color w:val="000000" w:themeColor="text1"/>
        </w:rPr>
        <w:t>8.3.</w:t>
      </w:r>
      <w:r w:rsidR="00F207BE" w:rsidRPr="00591399">
        <w:rPr>
          <w:rStyle w:val="Strong"/>
          <w:rFonts w:asciiTheme="majorBidi" w:hAnsiTheme="majorBidi"/>
          <w:b/>
          <w:bCs w:val="0"/>
          <w:color w:val="000000" w:themeColor="text1"/>
          <w:rPrChange w:id="4943" w:author="Asad Shah" w:date="2025-01-08T23:01:00Z">
            <w:rPr>
              <w:rStyle w:val="Strong"/>
              <w:b w:val="0"/>
              <w:bCs w:val="0"/>
            </w:rPr>
          </w:rPrChange>
        </w:rPr>
        <w:t>8 Defect Management</w:t>
      </w:r>
      <w:bookmarkEnd w:id="4942"/>
    </w:p>
    <w:p w14:paraId="45197E5F" w14:textId="1A0386CB" w:rsidR="00F207BE" w:rsidRPr="00591399" w:rsidRDefault="00F207BE">
      <w:pPr>
        <w:numPr>
          <w:ilvl w:val="0"/>
          <w:numId w:val="197"/>
        </w:numPr>
        <w:spacing w:before="100" w:beforeAutospacing="1" w:after="100" w:afterAutospacing="1" w:line="240" w:lineRule="auto"/>
        <w:rPr>
          <w:rFonts w:asciiTheme="majorBidi" w:hAnsiTheme="majorBidi" w:cstheme="majorBidi"/>
          <w:color w:val="000000" w:themeColor="text1"/>
          <w:szCs w:val="24"/>
          <w:rPrChange w:id="4944" w:author="Asad Shah" w:date="2025-01-08T23:01:00Z">
            <w:rPr/>
          </w:rPrChange>
        </w:rPr>
      </w:pPr>
      <w:r w:rsidRPr="00591399">
        <w:rPr>
          <w:rFonts w:asciiTheme="majorBidi" w:hAnsiTheme="majorBidi" w:cstheme="majorBidi"/>
          <w:color w:val="000000" w:themeColor="text1"/>
          <w:szCs w:val="24"/>
          <w:rPrChange w:id="4945" w:author="Asad Shah" w:date="2025-01-08T23:01:00Z">
            <w:rPr/>
          </w:rPrChange>
        </w:rPr>
        <w:t>Track and manage defects using Jira.</w:t>
      </w:r>
    </w:p>
    <w:p w14:paraId="7E11DD2C" w14:textId="77777777" w:rsidR="00F207BE" w:rsidRPr="00591399" w:rsidRDefault="00F207BE">
      <w:pPr>
        <w:numPr>
          <w:ilvl w:val="0"/>
          <w:numId w:val="197"/>
        </w:numPr>
        <w:spacing w:before="100" w:beforeAutospacing="1" w:after="100" w:afterAutospacing="1" w:line="240" w:lineRule="auto"/>
        <w:rPr>
          <w:rFonts w:asciiTheme="majorBidi" w:hAnsiTheme="majorBidi" w:cstheme="majorBidi"/>
          <w:color w:val="000000" w:themeColor="text1"/>
          <w:szCs w:val="24"/>
          <w:rPrChange w:id="4946" w:author="Asad Shah" w:date="2025-01-08T23:01:00Z">
            <w:rPr/>
          </w:rPrChange>
        </w:rPr>
      </w:pPr>
      <w:r w:rsidRPr="00591399">
        <w:rPr>
          <w:rFonts w:asciiTheme="majorBidi" w:hAnsiTheme="majorBidi" w:cstheme="majorBidi"/>
          <w:color w:val="000000" w:themeColor="text1"/>
          <w:szCs w:val="24"/>
          <w:rPrChange w:id="4947" w:author="Asad Shah" w:date="2025-01-08T23:01:00Z">
            <w:rPr/>
          </w:rPrChange>
        </w:rPr>
        <w:t>Classify defects by severity (Critical, High, Medium, Low).</w:t>
      </w:r>
    </w:p>
    <w:p w14:paraId="0E5ED8F3" w14:textId="77777777" w:rsidR="00F207BE" w:rsidRPr="00591399" w:rsidRDefault="00F207BE">
      <w:pPr>
        <w:numPr>
          <w:ilvl w:val="0"/>
          <w:numId w:val="197"/>
        </w:numPr>
        <w:spacing w:before="100" w:beforeAutospacing="1" w:after="100" w:afterAutospacing="1" w:line="240" w:lineRule="auto"/>
        <w:rPr>
          <w:rFonts w:asciiTheme="majorBidi" w:hAnsiTheme="majorBidi" w:cstheme="majorBidi"/>
          <w:color w:val="000000" w:themeColor="text1"/>
          <w:szCs w:val="24"/>
          <w:rPrChange w:id="4948" w:author="Asad Shah" w:date="2025-01-08T23:01:00Z">
            <w:rPr/>
          </w:rPrChange>
        </w:rPr>
      </w:pPr>
      <w:r w:rsidRPr="00591399">
        <w:rPr>
          <w:rFonts w:asciiTheme="majorBidi" w:hAnsiTheme="majorBidi" w:cstheme="majorBidi"/>
          <w:color w:val="000000" w:themeColor="text1"/>
          <w:szCs w:val="24"/>
          <w:rPrChange w:id="4949" w:author="Asad Shah" w:date="2025-01-08T23:01:00Z">
            <w:rPr/>
          </w:rPrChange>
        </w:rPr>
        <w:t>Prioritize and resolve issues based on impact.</w:t>
      </w:r>
    </w:p>
    <w:p w14:paraId="3B252B76" w14:textId="1872ED91" w:rsidR="00F207BE" w:rsidRPr="00591399" w:rsidRDefault="00435055">
      <w:pPr>
        <w:pStyle w:val="Heading3"/>
        <w:rPr>
          <w:rPrChange w:id="4950" w:author="Asad Shah" w:date="2025-01-08T23:01:00Z">
            <w:rPr/>
          </w:rPrChange>
        </w:rPr>
        <w:pPrChange w:id="4951" w:author="Asad Shah" w:date="2025-01-08T23:07:00Z">
          <w:pPr>
            <w:pStyle w:val="Heading4"/>
          </w:pPr>
        </w:pPrChange>
      </w:pPr>
      <w:bookmarkStart w:id="4952" w:name="_Toc187627585"/>
      <w:r w:rsidRPr="00D310F3">
        <w:rPr>
          <w:rStyle w:val="Strong"/>
          <w:rFonts w:asciiTheme="majorBidi" w:hAnsiTheme="majorBidi"/>
          <w:b/>
          <w:bCs w:val="0"/>
          <w:color w:val="000000" w:themeColor="text1"/>
        </w:rPr>
        <w:t>8.3.</w:t>
      </w:r>
      <w:r w:rsidR="00F207BE" w:rsidRPr="00591399">
        <w:rPr>
          <w:rStyle w:val="Strong"/>
          <w:rFonts w:asciiTheme="majorBidi" w:hAnsiTheme="majorBidi"/>
          <w:b/>
          <w:bCs w:val="0"/>
          <w:color w:val="000000" w:themeColor="text1"/>
          <w:rPrChange w:id="4953" w:author="Asad Shah" w:date="2025-01-08T23:01:00Z">
            <w:rPr>
              <w:rStyle w:val="Strong"/>
              <w:b w:val="0"/>
              <w:bCs w:val="0"/>
            </w:rPr>
          </w:rPrChange>
        </w:rPr>
        <w:t>9 Metrics and Reporting</w:t>
      </w:r>
      <w:bookmarkEnd w:id="4952"/>
    </w:p>
    <w:p w14:paraId="1C011520" w14:textId="77777777" w:rsidR="00F207BE" w:rsidRPr="00591399" w:rsidRDefault="00F207BE">
      <w:pPr>
        <w:numPr>
          <w:ilvl w:val="0"/>
          <w:numId w:val="198"/>
        </w:numPr>
        <w:spacing w:before="100" w:beforeAutospacing="1" w:after="100" w:afterAutospacing="1" w:line="240" w:lineRule="auto"/>
        <w:rPr>
          <w:rFonts w:asciiTheme="majorBidi" w:hAnsiTheme="majorBidi" w:cstheme="majorBidi"/>
          <w:color w:val="000000" w:themeColor="text1"/>
          <w:szCs w:val="24"/>
          <w:rPrChange w:id="4954" w:author="Asad Shah" w:date="2025-01-08T23:01:00Z">
            <w:rPr/>
          </w:rPrChange>
        </w:rPr>
      </w:pPr>
      <w:r w:rsidRPr="00591399">
        <w:rPr>
          <w:rStyle w:val="Strong"/>
          <w:rFonts w:asciiTheme="majorBidi" w:hAnsiTheme="majorBidi" w:cstheme="majorBidi"/>
          <w:color w:val="000000" w:themeColor="text1"/>
          <w:szCs w:val="24"/>
          <w:rPrChange w:id="4955" w:author="Asad Shah" w:date="2025-01-08T23:01:00Z">
            <w:rPr>
              <w:rStyle w:val="Strong"/>
            </w:rPr>
          </w:rPrChange>
        </w:rPr>
        <w:t>Defect Density</w:t>
      </w:r>
      <w:r w:rsidRPr="00591399">
        <w:rPr>
          <w:rFonts w:asciiTheme="majorBidi" w:hAnsiTheme="majorBidi" w:cstheme="majorBidi"/>
          <w:color w:val="000000" w:themeColor="text1"/>
          <w:szCs w:val="24"/>
          <w:rPrChange w:id="4956" w:author="Asad Shah" w:date="2025-01-08T23:01:00Z">
            <w:rPr/>
          </w:rPrChange>
        </w:rPr>
        <w:t>: Target &lt; 1 defect per 1,000 lines of code.</w:t>
      </w:r>
    </w:p>
    <w:p w14:paraId="70943C7F" w14:textId="77777777" w:rsidR="00F207BE" w:rsidRPr="00591399" w:rsidRDefault="00F207BE">
      <w:pPr>
        <w:numPr>
          <w:ilvl w:val="0"/>
          <w:numId w:val="198"/>
        </w:numPr>
        <w:spacing w:before="100" w:beforeAutospacing="1" w:after="100" w:afterAutospacing="1" w:line="240" w:lineRule="auto"/>
        <w:rPr>
          <w:rFonts w:asciiTheme="majorBidi" w:hAnsiTheme="majorBidi" w:cstheme="majorBidi"/>
          <w:color w:val="000000" w:themeColor="text1"/>
          <w:szCs w:val="24"/>
          <w:rPrChange w:id="4957" w:author="Asad Shah" w:date="2025-01-08T23:01:00Z">
            <w:rPr/>
          </w:rPrChange>
        </w:rPr>
      </w:pPr>
      <w:r w:rsidRPr="00591399">
        <w:rPr>
          <w:rStyle w:val="Strong"/>
          <w:rFonts w:asciiTheme="majorBidi" w:hAnsiTheme="majorBidi" w:cstheme="majorBidi"/>
          <w:color w:val="000000" w:themeColor="text1"/>
          <w:szCs w:val="24"/>
          <w:rPrChange w:id="4958" w:author="Asad Shah" w:date="2025-01-08T23:01:00Z">
            <w:rPr>
              <w:rStyle w:val="Strong"/>
            </w:rPr>
          </w:rPrChange>
        </w:rPr>
        <w:t>Test Case Pass Rate</w:t>
      </w:r>
      <w:r w:rsidRPr="00591399">
        <w:rPr>
          <w:rFonts w:asciiTheme="majorBidi" w:hAnsiTheme="majorBidi" w:cstheme="majorBidi"/>
          <w:color w:val="000000" w:themeColor="text1"/>
          <w:szCs w:val="24"/>
          <w:rPrChange w:id="4959" w:author="Asad Shah" w:date="2025-01-08T23:01:00Z">
            <w:rPr/>
          </w:rPrChange>
        </w:rPr>
        <w:t>: Achieve &gt; 95% pass rate.</w:t>
      </w:r>
    </w:p>
    <w:p w14:paraId="01E1C61B" w14:textId="77777777" w:rsidR="00F207BE" w:rsidRPr="00591399" w:rsidRDefault="00F207BE">
      <w:pPr>
        <w:numPr>
          <w:ilvl w:val="0"/>
          <w:numId w:val="198"/>
        </w:numPr>
        <w:spacing w:before="100" w:beforeAutospacing="1" w:after="100" w:afterAutospacing="1" w:line="240" w:lineRule="auto"/>
        <w:rPr>
          <w:rFonts w:asciiTheme="majorBidi" w:hAnsiTheme="majorBidi" w:cstheme="majorBidi"/>
          <w:color w:val="000000" w:themeColor="text1"/>
          <w:szCs w:val="24"/>
          <w:rPrChange w:id="4960" w:author="Asad Shah" w:date="2025-01-08T23:01:00Z">
            <w:rPr/>
          </w:rPrChange>
        </w:rPr>
      </w:pPr>
      <w:r w:rsidRPr="00591399">
        <w:rPr>
          <w:rStyle w:val="Strong"/>
          <w:rFonts w:asciiTheme="majorBidi" w:hAnsiTheme="majorBidi" w:cstheme="majorBidi"/>
          <w:color w:val="000000" w:themeColor="text1"/>
          <w:szCs w:val="24"/>
          <w:rPrChange w:id="4961" w:author="Asad Shah" w:date="2025-01-08T23:01:00Z">
            <w:rPr>
              <w:rStyle w:val="Strong"/>
            </w:rPr>
          </w:rPrChange>
        </w:rPr>
        <w:t>Performance Metrics</w:t>
      </w:r>
      <w:r w:rsidRPr="00591399">
        <w:rPr>
          <w:rFonts w:asciiTheme="majorBidi" w:hAnsiTheme="majorBidi" w:cstheme="majorBidi"/>
          <w:color w:val="000000" w:themeColor="text1"/>
          <w:szCs w:val="24"/>
          <w:rPrChange w:id="4962" w:author="Asad Shah" w:date="2025-01-08T23:01:00Z">
            <w:rPr/>
          </w:rPrChange>
        </w:rPr>
        <w:t>: Response times &lt; 2 seconds, uptime 99.9%.</w:t>
      </w:r>
    </w:p>
    <w:p w14:paraId="4D79B7EC" w14:textId="77777777" w:rsidR="00F207BE" w:rsidRPr="00591399" w:rsidRDefault="00F207BE">
      <w:pPr>
        <w:numPr>
          <w:ilvl w:val="0"/>
          <w:numId w:val="198"/>
        </w:numPr>
        <w:spacing w:before="100" w:beforeAutospacing="1" w:after="100" w:afterAutospacing="1" w:line="240" w:lineRule="auto"/>
        <w:rPr>
          <w:rFonts w:asciiTheme="majorBidi" w:hAnsiTheme="majorBidi" w:cstheme="majorBidi"/>
          <w:color w:val="000000" w:themeColor="text1"/>
          <w:szCs w:val="24"/>
          <w:rPrChange w:id="4963" w:author="Asad Shah" w:date="2025-01-08T23:01:00Z">
            <w:rPr/>
          </w:rPrChange>
        </w:rPr>
      </w:pPr>
      <w:r w:rsidRPr="00591399">
        <w:rPr>
          <w:rStyle w:val="Strong"/>
          <w:rFonts w:asciiTheme="majorBidi" w:hAnsiTheme="majorBidi" w:cstheme="majorBidi"/>
          <w:color w:val="000000" w:themeColor="text1"/>
          <w:szCs w:val="24"/>
          <w:rPrChange w:id="4964" w:author="Asad Shah" w:date="2025-01-08T23:01:00Z">
            <w:rPr>
              <w:rStyle w:val="Strong"/>
            </w:rPr>
          </w:rPrChange>
        </w:rPr>
        <w:t>User Satisfaction</w:t>
      </w:r>
      <w:r w:rsidRPr="00591399">
        <w:rPr>
          <w:rFonts w:asciiTheme="majorBidi" w:hAnsiTheme="majorBidi" w:cstheme="majorBidi"/>
          <w:color w:val="000000" w:themeColor="text1"/>
          <w:szCs w:val="24"/>
          <w:rPrChange w:id="4965" w:author="Asad Shah" w:date="2025-01-08T23:01:00Z">
            <w:rPr/>
          </w:rPrChange>
        </w:rPr>
        <w:t>: Target average score of 4.5/5 in feedback.</w:t>
      </w:r>
    </w:p>
    <w:p w14:paraId="60D253AA" w14:textId="3E5B8850" w:rsidR="00F207BE" w:rsidRPr="00591399" w:rsidRDefault="00435055">
      <w:pPr>
        <w:pStyle w:val="Heading3"/>
        <w:rPr>
          <w:rPrChange w:id="4966" w:author="Asad Shah" w:date="2025-01-08T23:01:00Z">
            <w:rPr/>
          </w:rPrChange>
        </w:rPr>
        <w:pPrChange w:id="4967" w:author="Asad Shah" w:date="2025-01-08T23:08:00Z">
          <w:pPr>
            <w:pStyle w:val="Heading4"/>
          </w:pPr>
        </w:pPrChange>
      </w:pPr>
      <w:bookmarkStart w:id="4968" w:name="_Toc187627586"/>
      <w:r w:rsidRPr="00D310F3">
        <w:rPr>
          <w:rStyle w:val="Strong"/>
          <w:rFonts w:asciiTheme="majorBidi" w:hAnsiTheme="majorBidi"/>
          <w:b/>
          <w:bCs w:val="0"/>
          <w:color w:val="000000" w:themeColor="text1"/>
        </w:rPr>
        <w:t>8.3.</w:t>
      </w:r>
      <w:r w:rsidR="00F207BE" w:rsidRPr="00591399">
        <w:rPr>
          <w:rStyle w:val="Strong"/>
          <w:rFonts w:asciiTheme="majorBidi" w:hAnsiTheme="majorBidi"/>
          <w:b/>
          <w:bCs w:val="0"/>
          <w:color w:val="000000" w:themeColor="text1"/>
          <w:rPrChange w:id="4969" w:author="Asad Shah" w:date="2025-01-08T23:01:00Z">
            <w:rPr>
              <w:rStyle w:val="Strong"/>
              <w:b w:val="0"/>
              <w:bCs w:val="0"/>
            </w:rPr>
          </w:rPrChange>
        </w:rPr>
        <w:t>10 Tools and Resources</w:t>
      </w:r>
      <w:bookmarkEnd w:id="4968"/>
    </w:p>
    <w:p w14:paraId="7FE09B1D" w14:textId="6919EF2B" w:rsidR="00F207BE" w:rsidRPr="00591399" w:rsidRDefault="00F207BE">
      <w:pPr>
        <w:numPr>
          <w:ilvl w:val="0"/>
          <w:numId w:val="199"/>
        </w:numPr>
        <w:spacing w:before="100" w:beforeAutospacing="1" w:after="100" w:afterAutospacing="1" w:line="240" w:lineRule="auto"/>
        <w:rPr>
          <w:rFonts w:asciiTheme="majorBidi" w:hAnsiTheme="majorBidi" w:cstheme="majorBidi"/>
          <w:color w:val="000000" w:themeColor="text1"/>
          <w:szCs w:val="24"/>
          <w:rPrChange w:id="4970" w:author="Asad Shah" w:date="2025-01-08T23:01:00Z">
            <w:rPr/>
          </w:rPrChange>
        </w:rPr>
      </w:pPr>
      <w:r w:rsidRPr="00591399">
        <w:rPr>
          <w:rStyle w:val="Strong"/>
          <w:rFonts w:asciiTheme="majorBidi" w:hAnsiTheme="majorBidi" w:cstheme="majorBidi"/>
          <w:color w:val="000000" w:themeColor="text1"/>
          <w:szCs w:val="24"/>
          <w:rPrChange w:id="4971" w:author="Asad Shah" w:date="2025-01-08T23:01:00Z">
            <w:rPr>
              <w:rStyle w:val="Strong"/>
            </w:rPr>
          </w:rPrChange>
        </w:rPr>
        <w:t>Testing Tools</w:t>
      </w:r>
      <w:r w:rsidRPr="00591399">
        <w:rPr>
          <w:rFonts w:asciiTheme="majorBidi" w:hAnsiTheme="majorBidi" w:cstheme="majorBidi"/>
          <w:color w:val="000000" w:themeColor="text1"/>
          <w:szCs w:val="24"/>
          <w:rPrChange w:id="4972" w:author="Asad Shah" w:date="2025-01-08T23:01:00Z">
            <w:rPr/>
          </w:rPrChange>
        </w:rPr>
        <w:t xml:space="preserve">: Selenium, Postman, </w:t>
      </w:r>
      <w:r w:rsidR="004605C0">
        <w:rPr>
          <w:rFonts w:asciiTheme="majorBidi" w:hAnsiTheme="majorBidi" w:cstheme="majorBidi"/>
          <w:color w:val="000000" w:themeColor="text1"/>
          <w:szCs w:val="24"/>
        </w:rPr>
        <w:t>Cypress</w:t>
      </w:r>
      <w:r w:rsidRPr="00591399">
        <w:rPr>
          <w:rFonts w:asciiTheme="majorBidi" w:hAnsiTheme="majorBidi" w:cstheme="majorBidi"/>
          <w:color w:val="000000" w:themeColor="text1"/>
          <w:szCs w:val="24"/>
          <w:rPrChange w:id="4973" w:author="Asad Shah" w:date="2025-01-08T23:01:00Z">
            <w:rPr/>
          </w:rPrChange>
        </w:rPr>
        <w:t>.</w:t>
      </w:r>
    </w:p>
    <w:p w14:paraId="66AB9920" w14:textId="77777777" w:rsidR="00F207BE" w:rsidRPr="00591399" w:rsidRDefault="00F207BE">
      <w:pPr>
        <w:numPr>
          <w:ilvl w:val="0"/>
          <w:numId w:val="199"/>
        </w:numPr>
        <w:spacing w:before="100" w:beforeAutospacing="1" w:after="100" w:afterAutospacing="1" w:line="240" w:lineRule="auto"/>
        <w:rPr>
          <w:rFonts w:asciiTheme="majorBidi" w:hAnsiTheme="majorBidi" w:cstheme="majorBidi"/>
          <w:color w:val="000000" w:themeColor="text1"/>
          <w:szCs w:val="24"/>
          <w:rPrChange w:id="4974" w:author="Asad Shah" w:date="2025-01-08T23:01:00Z">
            <w:rPr/>
          </w:rPrChange>
        </w:rPr>
      </w:pPr>
      <w:r w:rsidRPr="00591399">
        <w:rPr>
          <w:rStyle w:val="Strong"/>
          <w:rFonts w:asciiTheme="majorBidi" w:hAnsiTheme="majorBidi" w:cstheme="majorBidi"/>
          <w:color w:val="000000" w:themeColor="text1"/>
          <w:szCs w:val="24"/>
          <w:rPrChange w:id="4975" w:author="Asad Shah" w:date="2025-01-08T23:01:00Z">
            <w:rPr>
              <w:rStyle w:val="Strong"/>
            </w:rPr>
          </w:rPrChange>
        </w:rPr>
        <w:t>Version Control</w:t>
      </w:r>
      <w:r w:rsidRPr="00591399">
        <w:rPr>
          <w:rFonts w:asciiTheme="majorBidi" w:hAnsiTheme="majorBidi" w:cstheme="majorBidi"/>
          <w:color w:val="000000" w:themeColor="text1"/>
          <w:szCs w:val="24"/>
          <w:rPrChange w:id="4976" w:author="Asad Shah" w:date="2025-01-08T23:01:00Z">
            <w:rPr/>
          </w:rPrChange>
        </w:rPr>
        <w:t>: Git/GitHub.</w:t>
      </w:r>
    </w:p>
    <w:p w14:paraId="601E488D" w14:textId="77777777" w:rsidR="00F207BE" w:rsidRPr="00591399" w:rsidRDefault="00F207BE">
      <w:pPr>
        <w:numPr>
          <w:ilvl w:val="0"/>
          <w:numId w:val="199"/>
        </w:numPr>
        <w:spacing w:before="100" w:beforeAutospacing="1" w:after="100" w:afterAutospacing="1" w:line="240" w:lineRule="auto"/>
        <w:rPr>
          <w:rFonts w:asciiTheme="majorBidi" w:hAnsiTheme="majorBidi" w:cstheme="majorBidi"/>
          <w:color w:val="000000" w:themeColor="text1"/>
          <w:szCs w:val="24"/>
          <w:rPrChange w:id="4977" w:author="Asad Shah" w:date="2025-01-08T23:01:00Z">
            <w:rPr/>
          </w:rPrChange>
        </w:rPr>
      </w:pPr>
      <w:r w:rsidRPr="00591399">
        <w:rPr>
          <w:rStyle w:val="Strong"/>
          <w:rFonts w:asciiTheme="majorBidi" w:hAnsiTheme="majorBidi" w:cstheme="majorBidi"/>
          <w:color w:val="000000" w:themeColor="text1"/>
          <w:szCs w:val="24"/>
          <w:rPrChange w:id="4978" w:author="Asad Shah" w:date="2025-01-08T23:01:00Z">
            <w:rPr>
              <w:rStyle w:val="Strong"/>
            </w:rPr>
          </w:rPrChange>
        </w:rPr>
        <w:t>Bug Tracking</w:t>
      </w:r>
      <w:r w:rsidRPr="00591399">
        <w:rPr>
          <w:rFonts w:asciiTheme="majorBidi" w:hAnsiTheme="majorBidi" w:cstheme="majorBidi"/>
          <w:color w:val="000000" w:themeColor="text1"/>
          <w:szCs w:val="24"/>
          <w:rPrChange w:id="4979" w:author="Asad Shah" w:date="2025-01-08T23:01:00Z">
            <w:rPr/>
          </w:rPrChange>
        </w:rPr>
        <w:t>: Jira, Trello.</w:t>
      </w:r>
    </w:p>
    <w:p w14:paraId="04D22098" w14:textId="77777777" w:rsidR="00F207BE" w:rsidRPr="00591399" w:rsidRDefault="00F207BE">
      <w:pPr>
        <w:numPr>
          <w:ilvl w:val="0"/>
          <w:numId w:val="199"/>
        </w:numPr>
        <w:spacing w:before="100" w:beforeAutospacing="1" w:after="100" w:afterAutospacing="1" w:line="240" w:lineRule="auto"/>
        <w:rPr>
          <w:rFonts w:asciiTheme="majorBidi" w:hAnsiTheme="majorBidi" w:cstheme="majorBidi"/>
          <w:color w:val="000000" w:themeColor="text1"/>
          <w:szCs w:val="24"/>
          <w:rPrChange w:id="4980" w:author="Asad Shah" w:date="2025-01-08T23:01:00Z">
            <w:rPr/>
          </w:rPrChange>
        </w:rPr>
      </w:pPr>
      <w:r w:rsidRPr="00591399">
        <w:rPr>
          <w:rStyle w:val="Strong"/>
          <w:rFonts w:asciiTheme="majorBidi" w:hAnsiTheme="majorBidi" w:cstheme="majorBidi"/>
          <w:color w:val="000000" w:themeColor="text1"/>
          <w:szCs w:val="24"/>
          <w:rPrChange w:id="4981" w:author="Asad Shah" w:date="2025-01-08T23:01:00Z">
            <w:rPr>
              <w:rStyle w:val="Strong"/>
            </w:rPr>
          </w:rPrChange>
        </w:rPr>
        <w:t>Environments</w:t>
      </w:r>
      <w:r w:rsidRPr="00591399">
        <w:rPr>
          <w:rFonts w:asciiTheme="majorBidi" w:hAnsiTheme="majorBidi" w:cstheme="majorBidi"/>
          <w:color w:val="000000" w:themeColor="text1"/>
          <w:szCs w:val="24"/>
          <w:rPrChange w:id="4982" w:author="Asad Shah" w:date="2025-01-08T23:01:00Z">
            <w:rPr/>
          </w:rPrChange>
        </w:rPr>
        <w:t xml:space="preserve">: </w:t>
      </w:r>
    </w:p>
    <w:p w14:paraId="0C3912C1" w14:textId="77777777" w:rsidR="00F207BE" w:rsidRPr="00591399" w:rsidRDefault="00F207BE" w:rsidP="00F207BE">
      <w:pPr>
        <w:numPr>
          <w:ilvl w:val="1"/>
          <w:numId w:val="199"/>
        </w:numPr>
        <w:spacing w:before="100" w:beforeAutospacing="1" w:after="100" w:afterAutospacing="1" w:line="240" w:lineRule="auto"/>
        <w:rPr>
          <w:rFonts w:asciiTheme="majorBidi" w:hAnsiTheme="majorBidi" w:cstheme="majorBidi"/>
          <w:color w:val="000000" w:themeColor="text1"/>
          <w:szCs w:val="24"/>
          <w:rPrChange w:id="4983" w:author="Asad Shah" w:date="2025-01-08T23:01:00Z">
            <w:rPr/>
          </w:rPrChange>
        </w:rPr>
      </w:pPr>
      <w:r w:rsidRPr="00591399">
        <w:rPr>
          <w:rFonts w:asciiTheme="majorBidi" w:hAnsiTheme="majorBidi" w:cstheme="majorBidi"/>
          <w:color w:val="000000" w:themeColor="text1"/>
          <w:szCs w:val="24"/>
          <w:rPrChange w:id="4984" w:author="Asad Shah" w:date="2025-01-08T23:01:00Z">
            <w:rPr/>
          </w:rPrChange>
        </w:rPr>
        <w:t>Staging: For internal testing.</w:t>
      </w:r>
    </w:p>
    <w:p w14:paraId="04913E0C" w14:textId="77777777" w:rsidR="00F207BE" w:rsidRPr="00591399" w:rsidRDefault="00F207BE" w:rsidP="00F207BE">
      <w:pPr>
        <w:numPr>
          <w:ilvl w:val="1"/>
          <w:numId w:val="199"/>
        </w:numPr>
        <w:spacing w:before="100" w:beforeAutospacing="1" w:after="100" w:afterAutospacing="1" w:line="240" w:lineRule="auto"/>
        <w:rPr>
          <w:rFonts w:asciiTheme="majorBidi" w:hAnsiTheme="majorBidi" w:cstheme="majorBidi"/>
          <w:color w:val="000000" w:themeColor="text1"/>
          <w:szCs w:val="24"/>
          <w:rPrChange w:id="4985" w:author="Asad Shah" w:date="2025-01-08T23:01:00Z">
            <w:rPr/>
          </w:rPrChange>
        </w:rPr>
      </w:pPr>
      <w:r w:rsidRPr="00591399">
        <w:rPr>
          <w:rFonts w:asciiTheme="majorBidi" w:hAnsiTheme="majorBidi" w:cstheme="majorBidi"/>
          <w:color w:val="000000" w:themeColor="text1"/>
          <w:szCs w:val="24"/>
          <w:rPrChange w:id="4986" w:author="Asad Shah" w:date="2025-01-08T23:01:00Z">
            <w:rPr/>
          </w:rPrChange>
        </w:rPr>
        <w:t>Production: For live user testing.</w:t>
      </w:r>
    </w:p>
    <w:p w14:paraId="2B429B96" w14:textId="3BCB0965" w:rsidR="00F207BE" w:rsidRPr="00591399" w:rsidRDefault="00435055">
      <w:pPr>
        <w:pStyle w:val="Heading3"/>
        <w:rPr>
          <w:rPrChange w:id="4987" w:author="Asad Shah" w:date="2025-01-08T23:01:00Z">
            <w:rPr/>
          </w:rPrChange>
        </w:rPr>
        <w:pPrChange w:id="4988" w:author="Asad Shah" w:date="2025-01-08T23:08:00Z">
          <w:pPr>
            <w:pStyle w:val="Heading4"/>
          </w:pPr>
        </w:pPrChange>
      </w:pPr>
      <w:bookmarkStart w:id="4989" w:name="_Toc187627587"/>
      <w:r w:rsidRPr="00D310F3">
        <w:rPr>
          <w:rStyle w:val="Strong"/>
          <w:rFonts w:asciiTheme="majorBidi" w:hAnsiTheme="majorBidi"/>
          <w:b/>
          <w:bCs w:val="0"/>
          <w:color w:val="000000" w:themeColor="text1"/>
        </w:rPr>
        <w:t>8.3.</w:t>
      </w:r>
      <w:r w:rsidR="00F207BE" w:rsidRPr="00591399">
        <w:rPr>
          <w:rStyle w:val="Strong"/>
          <w:rFonts w:asciiTheme="majorBidi" w:hAnsiTheme="majorBidi"/>
          <w:b/>
          <w:bCs w:val="0"/>
          <w:color w:val="000000" w:themeColor="text1"/>
          <w:rPrChange w:id="4990" w:author="Asad Shah" w:date="2025-01-08T23:01:00Z">
            <w:rPr>
              <w:rStyle w:val="Strong"/>
              <w:b w:val="0"/>
              <w:bCs w:val="0"/>
            </w:rPr>
          </w:rPrChange>
        </w:rPr>
        <w:t>11 Risk Management</w:t>
      </w:r>
      <w:bookmarkEnd w:id="4989"/>
    </w:p>
    <w:tbl>
      <w:tblPr>
        <w:tblStyle w:val="TableGrid"/>
        <w:tblW w:w="0" w:type="auto"/>
        <w:tblLook w:val="04A0" w:firstRow="1" w:lastRow="0" w:firstColumn="1" w:lastColumn="0" w:noHBand="0" w:noVBand="1"/>
      </w:tblPr>
      <w:tblGrid>
        <w:gridCol w:w="3749"/>
        <w:gridCol w:w="5369"/>
      </w:tblGrid>
      <w:tr w:rsidR="00591399" w:rsidRPr="00591399" w14:paraId="02F9B343" w14:textId="77777777" w:rsidTr="008E7274">
        <w:tc>
          <w:tcPr>
            <w:tcW w:w="0" w:type="auto"/>
            <w:hideMark/>
          </w:tcPr>
          <w:p w14:paraId="35578AE8" w14:textId="77777777" w:rsidR="00F207BE" w:rsidRPr="00591399" w:rsidRDefault="00F207BE">
            <w:pPr>
              <w:jc w:val="center"/>
              <w:rPr>
                <w:rFonts w:asciiTheme="majorBidi" w:hAnsiTheme="majorBidi" w:cstheme="majorBidi"/>
                <w:b/>
                <w:bCs/>
                <w:color w:val="000000" w:themeColor="text1"/>
                <w:szCs w:val="24"/>
                <w:rPrChange w:id="4991" w:author="Asad Shah" w:date="2025-01-08T23:01:00Z">
                  <w:rPr>
                    <w:b/>
                    <w:bCs/>
                  </w:rPr>
                </w:rPrChange>
              </w:rPr>
            </w:pPr>
            <w:r w:rsidRPr="00591399">
              <w:rPr>
                <w:rStyle w:val="Strong"/>
                <w:rFonts w:asciiTheme="majorBidi" w:hAnsiTheme="majorBidi" w:cstheme="majorBidi"/>
                <w:color w:val="000000" w:themeColor="text1"/>
                <w:szCs w:val="24"/>
                <w:rPrChange w:id="4992" w:author="Asad Shah" w:date="2025-01-08T23:01:00Z">
                  <w:rPr>
                    <w:rStyle w:val="Strong"/>
                  </w:rPr>
                </w:rPrChange>
              </w:rPr>
              <w:t>Risk</w:t>
            </w:r>
          </w:p>
        </w:tc>
        <w:tc>
          <w:tcPr>
            <w:tcW w:w="0" w:type="auto"/>
            <w:hideMark/>
          </w:tcPr>
          <w:p w14:paraId="7A78AFB5" w14:textId="77777777" w:rsidR="00F207BE" w:rsidRPr="00591399" w:rsidRDefault="00F207BE">
            <w:pPr>
              <w:jc w:val="center"/>
              <w:rPr>
                <w:rFonts w:asciiTheme="majorBidi" w:hAnsiTheme="majorBidi" w:cstheme="majorBidi"/>
                <w:b/>
                <w:bCs/>
                <w:color w:val="000000" w:themeColor="text1"/>
                <w:szCs w:val="24"/>
                <w:rPrChange w:id="4993" w:author="Asad Shah" w:date="2025-01-08T23:01:00Z">
                  <w:rPr>
                    <w:b/>
                    <w:bCs/>
                  </w:rPr>
                </w:rPrChange>
              </w:rPr>
            </w:pPr>
            <w:r w:rsidRPr="00591399">
              <w:rPr>
                <w:rStyle w:val="Strong"/>
                <w:rFonts w:asciiTheme="majorBidi" w:hAnsiTheme="majorBidi" w:cstheme="majorBidi"/>
                <w:color w:val="000000" w:themeColor="text1"/>
                <w:szCs w:val="24"/>
                <w:rPrChange w:id="4994" w:author="Asad Shah" w:date="2025-01-08T23:01:00Z">
                  <w:rPr>
                    <w:rStyle w:val="Strong"/>
                  </w:rPr>
                </w:rPrChange>
              </w:rPr>
              <w:t>Mitigation</w:t>
            </w:r>
          </w:p>
        </w:tc>
      </w:tr>
      <w:tr w:rsidR="00591399" w:rsidRPr="00591399" w14:paraId="7043E416" w14:textId="77777777" w:rsidTr="008E7274">
        <w:tc>
          <w:tcPr>
            <w:tcW w:w="0" w:type="auto"/>
            <w:hideMark/>
          </w:tcPr>
          <w:p w14:paraId="405EB23C" w14:textId="77777777" w:rsidR="00F207BE" w:rsidRPr="00591399" w:rsidRDefault="00F207BE">
            <w:pPr>
              <w:rPr>
                <w:rFonts w:asciiTheme="majorBidi" w:hAnsiTheme="majorBidi" w:cstheme="majorBidi"/>
                <w:color w:val="000000" w:themeColor="text1"/>
                <w:szCs w:val="24"/>
                <w:rPrChange w:id="4995" w:author="Asad Shah" w:date="2025-01-08T23:01:00Z">
                  <w:rPr/>
                </w:rPrChange>
              </w:rPr>
            </w:pPr>
            <w:r w:rsidRPr="00591399">
              <w:rPr>
                <w:rFonts w:asciiTheme="majorBidi" w:hAnsiTheme="majorBidi" w:cstheme="majorBidi"/>
                <w:color w:val="000000" w:themeColor="text1"/>
                <w:szCs w:val="24"/>
                <w:rPrChange w:id="4996" w:author="Asad Shah" w:date="2025-01-08T23:01:00Z">
                  <w:rPr/>
                </w:rPrChange>
              </w:rPr>
              <w:t>Insufficient testing time</w:t>
            </w:r>
          </w:p>
        </w:tc>
        <w:tc>
          <w:tcPr>
            <w:tcW w:w="0" w:type="auto"/>
            <w:hideMark/>
          </w:tcPr>
          <w:p w14:paraId="0BE877AD" w14:textId="77777777" w:rsidR="00F207BE" w:rsidRPr="00591399" w:rsidRDefault="00F207BE">
            <w:pPr>
              <w:rPr>
                <w:rFonts w:asciiTheme="majorBidi" w:hAnsiTheme="majorBidi" w:cstheme="majorBidi"/>
                <w:color w:val="000000" w:themeColor="text1"/>
                <w:szCs w:val="24"/>
                <w:rPrChange w:id="4997" w:author="Asad Shah" w:date="2025-01-08T23:01:00Z">
                  <w:rPr/>
                </w:rPrChange>
              </w:rPr>
            </w:pPr>
            <w:r w:rsidRPr="00591399">
              <w:rPr>
                <w:rFonts w:asciiTheme="majorBidi" w:hAnsiTheme="majorBidi" w:cstheme="majorBidi"/>
                <w:color w:val="000000" w:themeColor="text1"/>
                <w:szCs w:val="24"/>
                <w:rPrChange w:id="4998" w:author="Asad Shah" w:date="2025-01-08T23:01:00Z">
                  <w:rPr/>
                </w:rPrChange>
              </w:rPr>
              <w:t>Allocate buffer time in the project schedule.</w:t>
            </w:r>
          </w:p>
        </w:tc>
      </w:tr>
      <w:tr w:rsidR="00591399" w:rsidRPr="00591399" w14:paraId="3625E3E4" w14:textId="77777777" w:rsidTr="008E7274">
        <w:tc>
          <w:tcPr>
            <w:tcW w:w="0" w:type="auto"/>
            <w:hideMark/>
          </w:tcPr>
          <w:p w14:paraId="779221B1" w14:textId="77777777" w:rsidR="00F207BE" w:rsidRPr="00591399" w:rsidRDefault="00F207BE">
            <w:pPr>
              <w:rPr>
                <w:rFonts w:asciiTheme="majorBidi" w:hAnsiTheme="majorBidi" w:cstheme="majorBidi"/>
                <w:color w:val="000000" w:themeColor="text1"/>
                <w:szCs w:val="24"/>
                <w:rPrChange w:id="4999" w:author="Asad Shah" w:date="2025-01-08T23:01:00Z">
                  <w:rPr/>
                </w:rPrChange>
              </w:rPr>
            </w:pPr>
            <w:r w:rsidRPr="00591399">
              <w:rPr>
                <w:rFonts w:asciiTheme="majorBidi" w:hAnsiTheme="majorBidi" w:cstheme="majorBidi"/>
                <w:color w:val="000000" w:themeColor="text1"/>
                <w:szCs w:val="24"/>
                <w:rPrChange w:id="5000" w:author="Asad Shah" w:date="2025-01-08T23:01:00Z">
                  <w:rPr/>
                </w:rPrChange>
              </w:rPr>
              <w:t>High defect rate during development</w:t>
            </w:r>
          </w:p>
        </w:tc>
        <w:tc>
          <w:tcPr>
            <w:tcW w:w="0" w:type="auto"/>
            <w:hideMark/>
          </w:tcPr>
          <w:p w14:paraId="3C236D53" w14:textId="77777777" w:rsidR="00F207BE" w:rsidRPr="00591399" w:rsidRDefault="00F207BE">
            <w:pPr>
              <w:rPr>
                <w:rFonts w:asciiTheme="majorBidi" w:hAnsiTheme="majorBidi" w:cstheme="majorBidi"/>
                <w:color w:val="000000" w:themeColor="text1"/>
                <w:szCs w:val="24"/>
                <w:rPrChange w:id="5001" w:author="Asad Shah" w:date="2025-01-08T23:01:00Z">
                  <w:rPr/>
                </w:rPrChange>
              </w:rPr>
            </w:pPr>
            <w:r w:rsidRPr="00591399">
              <w:rPr>
                <w:rFonts w:asciiTheme="majorBidi" w:hAnsiTheme="majorBidi" w:cstheme="majorBidi"/>
                <w:color w:val="000000" w:themeColor="text1"/>
                <w:szCs w:val="24"/>
                <w:rPrChange w:id="5002" w:author="Asad Shah" w:date="2025-01-08T23:01:00Z">
                  <w:rPr/>
                </w:rPrChange>
              </w:rPr>
              <w:t>Perform continuous testing alongside development.</w:t>
            </w:r>
          </w:p>
        </w:tc>
      </w:tr>
      <w:tr w:rsidR="00591399" w:rsidRPr="00591399" w14:paraId="252EDCFF" w14:textId="77777777" w:rsidTr="008E7274">
        <w:tc>
          <w:tcPr>
            <w:tcW w:w="0" w:type="auto"/>
            <w:hideMark/>
          </w:tcPr>
          <w:p w14:paraId="66A47A64" w14:textId="77777777" w:rsidR="00F207BE" w:rsidRPr="00591399" w:rsidRDefault="00F207BE">
            <w:pPr>
              <w:rPr>
                <w:rFonts w:asciiTheme="majorBidi" w:hAnsiTheme="majorBidi" w:cstheme="majorBidi"/>
                <w:color w:val="000000" w:themeColor="text1"/>
                <w:szCs w:val="24"/>
                <w:rPrChange w:id="5003" w:author="Asad Shah" w:date="2025-01-08T23:01:00Z">
                  <w:rPr/>
                </w:rPrChange>
              </w:rPr>
            </w:pPr>
            <w:r w:rsidRPr="00591399">
              <w:rPr>
                <w:rFonts w:asciiTheme="majorBidi" w:hAnsiTheme="majorBidi" w:cstheme="majorBidi"/>
                <w:color w:val="000000" w:themeColor="text1"/>
                <w:szCs w:val="24"/>
                <w:rPrChange w:id="5004" w:author="Asad Shah" w:date="2025-01-08T23:01:00Z">
                  <w:rPr/>
                </w:rPrChange>
              </w:rPr>
              <w:t>Security vulnerabilities</w:t>
            </w:r>
          </w:p>
        </w:tc>
        <w:tc>
          <w:tcPr>
            <w:tcW w:w="0" w:type="auto"/>
            <w:hideMark/>
          </w:tcPr>
          <w:p w14:paraId="4EF842FE" w14:textId="77777777" w:rsidR="00F207BE" w:rsidRPr="00591399" w:rsidRDefault="00F207BE">
            <w:pPr>
              <w:rPr>
                <w:rFonts w:asciiTheme="majorBidi" w:hAnsiTheme="majorBidi" w:cstheme="majorBidi"/>
                <w:color w:val="000000" w:themeColor="text1"/>
                <w:szCs w:val="24"/>
                <w:rPrChange w:id="5005" w:author="Asad Shah" w:date="2025-01-08T23:01:00Z">
                  <w:rPr/>
                </w:rPrChange>
              </w:rPr>
            </w:pPr>
            <w:r w:rsidRPr="00591399">
              <w:rPr>
                <w:rFonts w:asciiTheme="majorBidi" w:hAnsiTheme="majorBidi" w:cstheme="majorBidi"/>
                <w:color w:val="000000" w:themeColor="text1"/>
                <w:szCs w:val="24"/>
                <w:rPrChange w:id="5006" w:author="Asad Shah" w:date="2025-01-08T23:01:00Z">
                  <w:rPr/>
                </w:rPrChange>
              </w:rPr>
              <w:t>Conduct periodic security audits.</w:t>
            </w:r>
          </w:p>
        </w:tc>
      </w:tr>
      <w:tr w:rsidR="00591399" w:rsidRPr="00591399" w14:paraId="58E394E7" w14:textId="77777777" w:rsidTr="008E7274">
        <w:tc>
          <w:tcPr>
            <w:tcW w:w="0" w:type="auto"/>
            <w:hideMark/>
          </w:tcPr>
          <w:p w14:paraId="11E0EA7F" w14:textId="77777777" w:rsidR="00F207BE" w:rsidRPr="00591399" w:rsidRDefault="00F207BE">
            <w:pPr>
              <w:rPr>
                <w:rFonts w:asciiTheme="majorBidi" w:hAnsiTheme="majorBidi" w:cstheme="majorBidi"/>
                <w:color w:val="000000" w:themeColor="text1"/>
                <w:szCs w:val="24"/>
                <w:rPrChange w:id="5007" w:author="Asad Shah" w:date="2025-01-08T23:01:00Z">
                  <w:rPr/>
                </w:rPrChange>
              </w:rPr>
            </w:pPr>
            <w:r w:rsidRPr="00591399">
              <w:rPr>
                <w:rFonts w:asciiTheme="majorBidi" w:hAnsiTheme="majorBidi" w:cstheme="majorBidi"/>
                <w:color w:val="000000" w:themeColor="text1"/>
                <w:szCs w:val="24"/>
                <w:rPrChange w:id="5008" w:author="Asad Shah" w:date="2025-01-08T23:01:00Z">
                  <w:rPr/>
                </w:rPrChange>
              </w:rPr>
              <w:t>Compatibility issues</w:t>
            </w:r>
          </w:p>
        </w:tc>
        <w:tc>
          <w:tcPr>
            <w:tcW w:w="0" w:type="auto"/>
            <w:hideMark/>
          </w:tcPr>
          <w:p w14:paraId="7C90C507" w14:textId="77777777" w:rsidR="00F207BE" w:rsidRPr="00591399" w:rsidRDefault="00F207BE">
            <w:pPr>
              <w:rPr>
                <w:rFonts w:asciiTheme="majorBidi" w:hAnsiTheme="majorBidi" w:cstheme="majorBidi"/>
                <w:color w:val="000000" w:themeColor="text1"/>
                <w:szCs w:val="24"/>
                <w:rPrChange w:id="5009" w:author="Asad Shah" w:date="2025-01-08T23:01:00Z">
                  <w:rPr/>
                </w:rPrChange>
              </w:rPr>
            </w:pPr>
            <w:r w:rsidRPr="00591399">
              <w:rPr>
                <w:rFonts w:asciiTheme="majorBidi" w:hAnsiTheme="majorBidi" w:cstheme="majorBidi"/>
                <w:color w:val="000000" w:themeColor="text1"/>
                <w:szCs w:val="24"/>
                <w:rPrChange w:id="5010" w:author="Asad Shah" w:date="2025-01-08T23:01:00Z">
                  <w:rPr/>
                </w:rPrChange>
              </w:rPr>
              <w:t>Test across devices, browsers, and operating systems.</w:t>
            </w:r>
          </w:p>
        </w:tc>
      </w:tr>
    </w:tbl>
    <w:p w14:paraId="32DC1219" w14:textId="77777777" w:rsidR="00435055" w:rsidRDefault="00435055" w:rsidP="00F207BE">
      <w:pPr>
        <w:pStyle w:val="Heading4"/>
        <w:rPr>
          <w:rStyle w:val="Strong"/>
          <w:rFonts w:asciiTheme="majorBidi" w:hAnsiTheme="majorBidi"/>
          <w:b w:val="0"/>
          <w:bCs w:val="0"/>
          <w:i w:val="0"/>
          <w:iCs w:val="0"/>
          <w:color w:val="000000" w:themeColor="text1"/>
          <w:szCs w:val="24"/>
        </w:rPr>
      </w:pPr>
    </w:p>
    <w:p w14:paraId="44107B9C" w14:textId="0C3B9895" w:rsidR="00F207BE" w:rsidRPr="00591399" w:rsidRDefault="00435055">
      <w:pPr>
        <w:pStyle w:val="Heading3"/>
        <w:rPr>
          <w:rPrChange w:id="5011" w:author="Asad Shah" w:date="2025-01-08T23:01:00Z">
            <w:rPr/>
          </w:rPrChange>
        </w:rPr>
        <w:pPrChange w:id="5012" w:author="Asad Shah" w:date="2025-01-08T23:08:00Z">
          <w:pPr>
            <w:pStyle w:val="Heading4"/>
          </w:pPr>
        </w:pPrChange>
      </w:pPr>
      <w:bookmarkStart w:id="5013" w:name="_Toc187627588"/>
      <w:r w:rsidRPr="00D310F3">
        <w:rPr>
          <w:rStyle w:val="Strong"/>
          <w:rFonts w:asciiTheme="majorBidi" w:hAnsiTheme="majorBidi"/>
          <w:b/>
          <w:bCs w:val="0"/>
          <w:color w:val="000000" w:themeColor="text1"/>
        </w:rPr>
        <w:t>8.3.</w:t>
      </w:r>
      <w:r w:rsidR="00F207BE" w:rsidRPr="00591399">
        <w:rPr>
          <w:rStyle w:val="Strong"/>
          <w:rFonts w:asciiTheme="majorBidi" w:hAnsiTheme="majorBidi"/>
          <w:b/>
          <w:bCs w:val="0"/>
          <w:color w:val="000000" w:themeColor="text1"/>
          <w:rPrChange w:id="5014" w:author="Asad Shah" w:date="2025-01-08T23:01:00Z">
            <w:rPr>
              <w:rStyle w:val="Strong"/>
              <w:b w:val="0"/>
              <w:bCs w:val="0"/>
            </w:rPr>
          </w:rPrChange>
        </w:rPr>
        <w:t>12 Continuous Improvement</w:t>
      </w:r>
      <w:bookmarkEnd w:id="5013"/>
    </w:p>
    <w:p w14:paraId="4762FA4B" w14:textId="77777777" w:rsidR="00F207BE" w:rsidRPr="00591399" w:rsidRDefault="00F207BE">
      <w:pPr>
        <w:numPr>
          <w:ilvl w:val="0"/>
          <w:numId w:val="200"/>
        </w:numPr>
        <w:spacing w:before="100" w:beforeAutospacing="1" w:after="100" w:afterAutospacing="1" w:line="240" w:lineRule="auto"/>
        <w:rPr>
          <w:rFonts w:asciiTheme="majorBidi" w:hAnsiTheme="majorBidi" w:cstheme="majorBidi"/>
          <w:color w:val="000000" w:themeColor="text1"/>
          <w:szCs w:val="24"/>
          <w:rPrChange w:id="5015" w:author="Asad Shah" w:date="2025-01-08T23:01:00Z">
            <w:rPr/>
          </w:rPrChange>
        </w:rPr>
      </w:pPr>
      <w:r w:rsidRPr="00591399">
        <w:rPr>
          <w:rFonts w:asciiTheme="majorBidi" w:hAnsiTheme="majorBidi" w:cstheme="majorBidi"/>
          <w:color w:val="000000" w:themeColor="text1"/>
          <w:szCs w:val="24"/>
          <w:rPrChange w:id="5016" w:author="Asad Shah" w:date="2025-01-08T23:01:00Z">
            <w:rPr/>
          </w:rPrChange>
        </w:rPr>
        <w:t xml:space="preserve">Collect feedback from users and </w:t>
      </w:r>
      <w:proofErr w:type="gramStart"/>
      <w:r w:rsidRPr="00591399">
        <w:rPr>
          <w:rFonts w:asciiTheme="majorBidi" w:hAnsiTheme="majorBidi" w:cstheme="majorBidi"/>
          <w:color w:val="000000" w:themeColor="text1"/>
          <w:szCs w:val="24"/>
          <w:rPrChange w:id="5017" w:author="Asad Shah" w:date="2025-01-08T23:01:00Z">
            <w:rPr/>
          </w:rPrChange>
        </w:rPr>
        <w:t>stakeholders</w:t>
      </w:r>
      <w:proofErr w:type="gramEnd"/>
      <w:r w:rsidRPr="00591399">
        <w:rPr>
          <w:rFonts w:asciiTheme="majorBidi" w:hAnsiTheme="majorBidi" w:cstheme="majorBidi"/>
          <w:color w:val="000000" w:themeColor="text1"/>
          <w:szCs w:val="24"/>
          <w:rPrChange w:id="5018" w:author="Asad Shah" w:date="2025-01-08T23:01:00Z">
            <w:rPr/>
          </w:rPrChange>
        </w:rPr>
        <w:t xml:space="preserve"> post-launch.</w:t>
      </w:r>
    </w:p>
    <w:p w14:paraId="3B28FB4B" w14:textId="77777777" w:rsidR="00F207BE" w:rsidRPr="00591399" w:rsidRDefault="00F207BE">
      <w:pPr>
        <w:numPr>
          <w:ilvl w:val="0"/>
          <w:numId w:val="200"/>
        </w:numPr>
        <w:spacing w:before="100" w:beforeAutospacing="1" w:after="100" w:afterAutospacing="1" w:line="240" w:lineRule="auto"/>
        <w:rPr>
          <w:rFonts w:asciiTheme="majorBidi" w:hAnsiTheme="majorBidi" w:cstheme="majorBidi"/>
          <w:color w:val="000000" w:themeColor="text1"/>
          <w:szCs w:val="24"/>
          <w:rPrChange w:id="5019" w:author="Asad Shah" w:date="2025-01-08T23:01:00Z">
            <w:rPr/>
          </w:rPrChange>
        </w:rPr>
      </w:pPr>
      <w:r w:rsidRPr="00591399">
        <w:rPr>
          <w:rFonts w:asciiTheme="majorBidi" w:hAnsiTheme="majorBidi" w:cstheme="majorBidi"/>
          <w:color w:val="000000" w:themeColor="text1"/>
          <w:szCs w:val="24"/>
          <w:rPrChange w:id="5020" w:author="Asad Shah" w:date="2025-01-08T23:01:00Z">
            <w:rPr/>
          </w:rPrChange>
        </w:rPr>
        <w:t>Regularly update test cases to align with system changes.</w:t>
      </w:r>
    </w:p>
    <w:p w14:paraId="2E3D433D" w14:textId="77777777" w:rsidR="00F207BE" w:rsidRPr="00591399" w:rsidRDefault="00F207BE">
      <w:pPr>
        <w:numPr>
          <w:ilvl w:val="0"/>
          <w:numId w:val="200"/>
        </w:numPr>
        <w:spacing w:before="100" w:beforeAutospacing="1" w:after="100" w:afterAutospacing="1" w:line="240" w:lineRule="auto"/>
        <w:rPr>
          <w:rFonts w:asciiTheme="majorBidi" w:hAnsiTheme="majorBidi" w:cstheme="majorBidi"/>
          <w:color w:val="000000" w:themeColor="text1"/>
          <w:szCs w:val="24"/>
          <w:rPrChange w:id="5021" w:author="Asad Shah" w:date="2025-01-08T23:01:00Z">
            <w:rPr/>
          </w:rPrChange>
        </w:rPr>
      </w:pPr>
      <w:r w:rsidRPr="00591399">
        <w:rPr>
          <w:rFonts w:asciiTheme="majorBidi" w:hAnsiTheme="majorBidi" w:cstheme="majorBidi"/>
          <w:color w:val="000000" w:themeColor="text1"/>
          <w:szCs w:val="24"/>
          <w:rPrChange w:id="5022" w:author="Asad Shah" w:date="2025-01-08T23:01:00Z">
            <w:rPr/>
          </w:rPrChange>
        </w:rPr>
        <w:t>Conduct retrospectives to improve QA processes.</w:t>
      </w:r>
    </w:p>
    <w:p w14:paraId="3AA51A4D" w14:textId="3EB948ED" w:rsidR="00F207BE" w:rsidRPr="00591399" w:rsidRDefault="00435055">
      <w:pPr>
        <w:pStyle w:val="Heading3"/>
        <w:rPr>
          <w:rPrChange w:id="5023" w:author="Asad Shah" w:date="2025-01-08T23:01:00Z">
            <w:rPr/>
          </w:rPrChange>
        </w:rPr>
        <w:pPrChange w:id="5024" w:author="Asad Shah" w:date="2025-01-08T23:08:00Z">
          <w:pPr>
            <w:pStyle w:val="Heading4"/>
          </w:pPr>
        </w:pPrChange>
      </w:pPr>
      <w:bookmarkStart w:id="5025" w:name="_Toc187627589"/>
      <w:r w:rsidRPr="00D310F3">
        <w:rPr>
          <w:rStyle w:val="Strong"/>
          <w:rFonts w:asciiTheme="majorBidi" w:hAnsiTheme="majorBidi"/>
          <w:b/>
          <w:bCs w:val="0"/>
          <w:color w:val="000000" w:themeColor="text1"/>
        </w:rPr>
        <w:t>8.3.</w:t>
      </w:r>
      <w:r w:rsidR="00F207BE" w:rsidRPr="00591399">
        <w:rPr>
          <w:rStyle w:val="Strong"/>
          <w:rFonts w:asciiTheme="majorBidi" w:hAnsiTheme="majorBidi"/>
          <w:b/>
          <w:bCs w:val="0"/>
          <w:color w:val="000000" w:themeColor="text1"/>
          <w:rPrChange w:id="5026" w:author="Asad Shah" w:date="2025-01-08T23:01:00Z">
            <w:rPr>
              <w:rStyle w:val="Strong"/>
              <w:b w:val="0"/>
              <w:bCs w:val="0"/>
            </w:rPr>
          </w:rPrChange>
        </w:rPr>
        <w:t>13 Approval and Sign-off</w:t>
      </w:r>
      <w:bookmarkEnd w:id="5025"/>
    </w:p>
    <w:p w14:paraId="6AEEE266" w14:textId="77777777" w:rsidR="00F207BE" w:rsidRPr="00591399" w:rsidRDefault="00F207BE">
      <w:pPr>
        <w:numPr>
          <w:ilvl w:val="0"/>
          <w:numId w:val="201"/>
        </w:numPr>
        <w:spacing w:before="100" w:beforeAutospacing="1" w:after="100" w:afterAutospacing="1" w:line="240" w:lineRule="auto"/>
        <w:rPr>
          <w:rFonts w:asciiTheme="majorBidi" w:hAnsiTheme="majorBidi" w:cstheme="majorBidi"/>
          <w:color w:val="000000" w:themeColor="text1"/>
          <w:szCs w:val="24"/>
          <w:rPrChange w:id="5027" w:author="Asad Shah" w:date="2025-01-08T23:01:00Z">
            <w:rPr/>
          </w:rPrChange>
        </w:rPr>
      </w:pPr>
      <w:r w:rsidRPr="00591399">
        <w:rPr>
          <w:rFonts w:asciiTheme="majorBidi" w:hAnsiTheme="majorBidi" w:cstheme="majorBidi"/>
          <w:color w:val="000000" w:themeColor="text1"/>
          <w:szCs w:val="24"/>
          <w:rPrChange w:id="5028" w:author="Asad Shah" w:date="2025-01-08T23:01:00Z">
            <w:rPr/>
          </w:rPrChange>
        </w:rPr>
        <w:t>Obtain approval from stakeholders (e.g., project manager, QA lead) before deploying the system.</w:t>
      </w:r>
    </w:p>
    <w:p w14:paraId="69704881" w14:textId="77777777" w:rsidR="00F207BE" w:rsidRPr="00591399" w:rsidRDefault="00F207BE">
      <w:pPr>
        <w:numPr>
          <w:ilvl w:val="0"/>
          <w:numId w:val="201"/>
        </w:numPr>
        <w:spacing w:before="100" w:beforeAutospacing="1" w:after="100" w:afterAutospacing="1" w:line="240" w:lineRule="auto"/>
        <w:rPr>
          <w:rFonts w:asciiTheme="majorBidi" w:hAnsiTheme="majorBidi" w:cstheme="majorBidi"/>
          <w:color w:val="000000" w:themeColor="text1"/>
          <w:szCs w:val="24"/>
          <w:rPrChange w:id="5029" w:author="Asad Shah" w:date="2025-01-08T23:01:00Z">
            <w:rPr/>
          </w:rPrChange>
        </w:rPr>
      </w:pPr>
      <w:r w:rsidRPr="00591399">
        <w:rPr>
          <w:rFonts w:asciiTheme="majorBidi" w:hAnsiTheme="majorBidi" w:cstheme="majorBidi"/>
          <w:color w:val="000000" w:themeColor="text1"/>
          <w:szCs w:val="24"/>
          <w:rPrChange w:id="5030" w:author="Asad Shah" w:date="2025-01-08T23:01:00Z">
            <w:rPr/>
          </w:rPrChange>
        </w:rPr>
        <w:t>Ensure all defects marked as "Critical" or "High" are resolved.</w:t>
      </w:r>
    </w:p>
    <w:p w14:paraId="471DD677" w14:textId="2E8936AE" w:rsidR="00F207BE" w:rsidRDefault="00BA58F4">
      <w:pPr>
        <w:pStyle w:val="Heading2"/>
      </w:pPr>
      <w:bookmarkStart w:id="5031" w:name="_Toc187627590"/>
      <w:r>
        <w:t>8.4 Planned Test Suites and Test Cases</w:t>
      </w:r>
      <w:bookmarkEnd w:id="5031"/>
    </w:p>
    <w:p w14:paraId="19372C23" w14:textId="5232F402" w:rsidR="00B34B14" w:rsidRPr="00E7609D" w:rsidRDefault="00E7609D">
      <w:pPr>
        <w:pStyle w:val="Heading3"/>
      </w:pPr>
      <w:bookmarkStart w:id="5032" w:name="_Toc187627591"/>
      <w:r w:rsidRPr="00E7609D">
        <w:rPr>
          <w:rStyle w:val="Strong"/>
          <w:b/>
          <w:bCs w:val="0"/>
          <w:rPrChange w:id="5033" w:author="Asad Shah" w:date="2025-01-10T12:14:00Z">
            <w:rPr>
              <w:rStyle w:val="Strong"/>
              <w:rFonts w:asciiTheme="majorBidi" w:hAnsiTheme="majorBidi"/>
              <w:b/>
              <w:bCs w:val="0"/>
              <w:color w:val="000000" w:themeColor="text1"/>
            </w:rPr>
          </w:rPrChange>
        </w:rPr>
        <w:t>8.4.</w:t>
      </w:r>
      <w:r w:rsidR="00B34B14" w:rsidRPr="00E7609D">
        <w:rPr>
          <w:rStyle w:val="Strong"/>
          <w:b/>
          <w:bCs w:val="0"/>
        </w:rPr>
        <w:t>1 Test Suite: User Registration and Login</w:t>
      </w:r>
      <w:bookmarkEnd w:id="5032"/>
    </w:p>
    <w:p w14:paraId="74A4F6CE" w14:textId="77777777" w:rsidR="00B34B14" w:rsidRPr="00E7609D" w:rsidRDefault="00B34B14" w:rsidP="00B34B14">
      <w:pPr>
        <w:pStyle w:val="Heading4"/>
        <w:rPr>
          <w:rFonts w:asciiTheme="majorBidi" w:hAnsiTheme="majorBidi"/>
          <w:i w:val="0"/>
          <w:iCs w:val="0"/>
          <w:color w:val="000000" w:themeColor="text1"/>
          <w:rPrChange w:id="5034" w:author="Asad Shah" w:date="2025-01-10T12:14:00Z">
            <w:rPr/>
          </w:rPrChange>
        </w:rPr>
      </w:pPr>
      <w:r w:rsidRPr="00E7609D">
        <w:rPr>
          <w:rStyle w:val="Strong"/>
          <w:rFonts w:asciiTheme="majorBidi" w:hAnsiTheme="majorBidi"/>
          <w:b w:val="0"/>
          <w:bCs w:val="0"/>
          <w:i w:val="0"/>
          <w:iCs w:val="0"/>
          <w:color w:val="000000" w:themeColor="text1"/>
          <w:rPrChange w:id="5035" w:author="Asad Shah" w:date="2025-01-10T12:14:00Z">
            <w:rPr>
              <w:rStyle w:val="Strong"/>
              <w:b w:val="0"/>
              <w:bCs w:val="0"/>
            </w:rPr>
          </w:rPrChange>
        </w:rPr>
        <w:t>Test Case 1.1: User Registration</w:t>
      </w:r>
    </w:p>
    <w:p w14:paraId="779D3099" w14:textId="77777777" w:rsidR="00B34B14" w:rsidRPr="00E7609D" w:rsidRDefault="00B34B14" w:rsidP="00B34B14">
      <w:pPr>
        <w:numPr>
          <w:ilvl w:val="0"/>
          <w:numId w:val="205"/>
        </w:numPr>
        <w:spacing w:before="100" w:beforeAutospacing="1" w:after="100" w:afterAutospacing="1" w:line="240" w:lineRule="auto"/>
        <w:rPr>
          <w:rFonts w:asciiTheme="majorBidi" w:hAnsiTheme="majorBidi" w:cstheme="majorBidi"/>
          <w:color w:val="000000" w:themeColor="text1"/>
          <w:rPrChange w:id="5036" w:author="Asad Shah" w:date="2025-01-10T12:14:00Z">
            <w:rPr/>
          </w:rPrChange>
        </w:rPr>
      </w:pPr>
      <w:r w:rsidRPr="00E7609D">
        <w:rPr>
          <w:rStyle w:val="Strong"/>
          <w:rFonts w:asciiTheme="majorBidi" w:hAnsiTheme="majorBidi" w:cstheme="majorBidi"/>
          <w:color w:val="000000" w:themeColor="text1"/>
          <w:rPrChange w:id="5037" w:author="Asad Shah" w:date="2025-01-10T12:14:00Z">
            <w:rPr>
              <w:rStyle w:val="Strong"/>
            </w:rPr>
          </w:rPrChange>
        </w:rPr>
        <w:t>Description</w:t>
      </w:r>
      <w:r w:rsidRPr="00E7609D">
        <w:rPr>
          <w:rFonts w:asciiTheme="majorBidi" w:hAnsiTheme="majorBidi" w:cstheme="majorBidi"/>
          <w:color w:val="000000" w:themeColor="text1"/>
          <w:rPrChange w:id="5038" w:author="Asad Shah" w:date="2025-01-10T12:14:00Z">
            <w:rPr/>
          </w:rPrChange>
        </w:rPr>
        <w:t xml:space="preserve">: Validate </w:t>
      </w:r>
      <w:proofErr w:type="gramStart"/>
      <w:r w:rsidRPr="00E7609D">
        <w:rPr>
          <w:rFonts w:asciiTheme="majorBidi" w:hAnsiTheme="majorBidi" w:cstheme="majorBidi"/>
          <w:color w:val="000000" w:themeColor="text1"/>
          <w:rPrChange w:id="5039" w:author="Asad Shah" w:date="2025-01-10T12:14:00Z">
            <w:rPr/>
          </w:rPrChange>
        </w:rPr>
        <w:t>that users</w:t>
      </w:r>
      <w:proofErr w:type="gramEnd"/>
      <w:r w:rsidRPr="00E7609D">
        <w:rPr>
          <w:rFonts w:asciiTheme="majorBidi" w:hAnsiTheme="majorBidi" w:cstheme="majorBidi"/>
          <w:color w:val="000000" w:themeColor="text1"/>
          <w:rPrChange w:id="5040" w:author="Asad Shah" w:date="2025-01-10T12:14:00Z">
            <w:rPr/>
          </w:rPrChange>
        </w:rPr>
        <w:t xml:space="preserve"> can successfully create an account.</w:t>
      </w:r>
    </w:p>
    <w:p w14:paraId="645E4FD9" w14:textId="77777777" w:rsidR="00B34B14" w:rsidRPr="00E7609D" w:rsidRDefault="00B34B14" w:rsidP="00B34B14">
      <w:pPr>
        <w:numPr>
          <w:ilvl w:val="0"/>
          <w:numId w:val="205"/>
        </w:numPr>
        <w:spacing w:before="100" w:beforeAutospacing="1" w:after="100" w:afterAutospacing="1" w:line="240" w:lineRule="auto"/>
        <w:rPr>
          <w:rFonts w:asciiTheme="majorBidi" w:hAnsiTheme="majorBidi" w:cstheme="majorBidi"/>
          <w:color w:val="000000" w:themeColor="text1"/>
          <w:rPrChange w:id="5041" w:author="Asad Shah" w:date="2025-01-10T12:14:00Z">
            <w:rPr/>
          </w:rPrChange>
        </w:rPr>
      </w:pPr>
      <w:r w:rsidRPr="00E7609D">
        <w:rPr>
          <w:rStyle w:val="Strong"/>
          <w:rFonts w:asciiTheme="majorBidi" w:hAnsiTheme="majorBidi" w:cstheme="majorBidi"/>
          <w:color w:val="000000" w:themeColor="text1"/>
          <w:rPrChange w:id="5042" w:author="Asad Shah" w:date="2025-01-10T12:14:00Z">
            <w:rPr>
              <w:rStyle w:val="Strong"/>
            </w:rPr>
          </w:rPrChange>
        </w:rPr>
        <w:t>Steps</w:t>
      </w:r>
      <w:r w:rsidRPr="00E7609D">
        <w:rPr>
          <w:rFonts w:asciiTheme="majorBidi" w:hAnsiTheme="majorBidi" w:cstheme="majorBidi"/>
          <w:color w:val="000000" w:themeColor="text1"/>
          <w:rPrChange w:id="5043" w:author="Asad Shah" w:date="2025-01-10T12:14:00Z">
            <w:rPr/>
          </w:rPrChange>
        </w:rPr>
        <w:t xml:space="preserve">: </w:t>
      </w:r>
    </w:p>
    <w:p w14:paraId="112A11D3" w14:textId="77777777" w:rsidR="00B34B14" w:rsidRPr="00E7609D" w:rsidRDefault="00B34B14" w:rsidP="00B34B14">
      <w:pPr>
        <w:numPr>
          <w:ilvl w:val="1"/>
          <w:numId w:val="205"/>
        </w:numPr>
        <w:spacing w:before="100" w:beforeAutospacing="1" w:after="100" w:afterAutospacing="1" w:line="240" w:lineRule="auto"/>
        <w:rPr>
          <w:rFonts w:asciiTheme="majorBidi" w:hAnsiTheme="majorBidi" w:cstheme="majorBidi"/>
          <w:color w:val="000000" w:themeColor="text1"/>
          <w:rPrChange w:id="5044" w:author="Asad Shah" w:date="2025-01-10T12:14:00Z">
            <w:rPr/>
          </w:rPrChange>
        </w:rPr>
      </w:pPr>
      <w:r w:rsidRPr="00E7609D">
        <w:rPr>
          <w:rFonts w:asciiTheme="majorBidi" w:hAnsiTheme="majorBidi" w:cstheme="majorBidi"/>
          <w:color w:val="000000" w:themeColor="text1"/>
          <w:rPrChange w:id="5045" w:author="Asad Shah" w:date="2025-01-10T12:14:00Z">
            <w:rPr/>
          </w:rPrChange>
        </w:rPr>
        <w:t>Navigate to the registration page.</w:t>
      </w:r>
    </w:p>
    <w:p w14:paraId="15FA84E7" w14:textId="77777777" w:rsidR="00B34B14" w:rsidRPr="00E7609D" w:rsidRDefault="00B34B14" w:rsidP="00B34B14">
      <w:pPr>
        <w:numPr>
          <w:ilvl w:val="1"/>
          <w:numId w:val="205"/>
        </w:numPr>
        <w:spacing w:before="100" w:beforeAutospacing="1" w:after="100" w:afterAutospacing="1" w:line="240" w:lineRule="auto"/>
        <w:rPr>
          <w:rFonts w:asciiTheme="majorBidi" w:hAnsiTheme="majorBidi" w:cstheme="majorBidi"/>
          <w:color w:val="000000" w:themeColor="text1"/>
          <w:rPrChange w:id="5046" w:author="Asad Shah" w:date="2025-01-10T12:14:00Z">
            <w:rPr/>
          </w:rPrChange>
        </w:rPr>
      </w:pPr>
      <w:r w:rsidRPr="00E7609D">
        <w:rPr>
          <w:rFonts w:asciiTheme="majorBidi" w:hAnsiTheme="majorBidi" w:cstheme="majorBidi"/>
          <w:color w:val="000000" w:themeColor="text1"/>
          <w:rPrChange w:id="5047" w:author="Asad Shah" w:date="2025-01-10T12:14:00Z">
            <w:rPr/>
          </w:rPrChange>
        </w:rPr>
        <w:t>Enter valid email, password, and confirm password.</w:t>
      </w:r>
    </w:p>
    <w:p w14:paraId="46C93CB4" w14:textId="77777777" w:rsidR="00B34B14" w:rsidRPr="00E7609D" w:rsidRDefault="00B34B14" w:rsidP="00B34B14">
      <w:pPr>
        <w:numPr>
          <w:ilvl w:val="1"/>
          <w:numId w:val="205"/>
        </w:numPr>
        <w:spacing w:before="100" w:beforeAutospacing="1" w:after="100" w:afterAutospacing="1" w:line="240" w:lineRule="auto"/>
        <w:rPr>
          <w:rFonts w:asciiTheme="majorBidi" w:hAnsiTheme="majorBidi" w:cstheme="majorBidi"/>
          <w:color w:val="000000" w:themeColor="text1"/>
          <w:rPrChange w:id="5048" w:author="Asad Shah" w:date="2025-01-10T12:14:00Z">
            <w:rPr/>
          </w:rPrChange>
        </w:rPr>
      </w:pPr>
      <w:r w:rsidRPr="00E7609D">
        <w:rPr>
          <w:rFonts w:asciiTheme="majorBidi" w:hAnsiTheme="majorBidi" w:cstheme="majorBidi"/>
          <w:color w:val="000000" w:themeColor="text1"/>
          <w:rPrChange w:id="5049" w:author="Asad Shah" w:date="2025-01-10T12:14:00Z">
            <w:rPr/>
          </w:rPrChange>
        </w:rPr>
        <w:t>Click "Register."</w:t>
      </w:r>
    </w:p>
    <w:p w14:paraId="312A945E" w14:textId="77777777" w:rsidR="00B34B14" w:rsidRPr="00E7609D" w:rsidRDefault="00B34B14" w:rsidP="00B34B14">
      <w:pPr>
        <w:numPr>
          <w:ilvl w:val="0"/>
          <w:numId w:val="205"/>
        </w:numPr>
        <w:spacing w:before="100" w:beforeAutospacing="1" w:after="100" w:afterAutospacing="1" w:line="240" w:lineRule="auto"/>
        <w:rPr>
          <w:rFonts w:asciiTheme="majorBidi" w:hAnsiTheme="majorBidi" w:cstheme="majorBidi"/>
          <w:color w:val="000000" w:themeColor="text1"/>
          <w:rPrChange w:id="5050" w:author="Asad Shah" w:date="2025-01-10T12:14:00Z">
            <w:rPr/>
          </w:rPrChange>
        </w:rPr>
      </w:pPr>
      <w:r w:rsidRPr="00E7609D">
        <w:rPr>
          <w:rStyle w:val="Strong"/>
          <w:rFonts w:asciiTheme="majorBidi" w:hAnsiTheme="majorBidi" w:cstheme="majorBidi"/>
          <w:color w:val="000000" w:themeColor="text1"/>
          <w:rPrChange w:id="5051" w:author="Asad Shah" w:date="2025-01-10T12:14:00Z">
            <w:rPr>
              <w:rStyle w:val="Strong"/>
            </w:rPr>
          </w:rPrChange>
        </w:rPr>
        <w:t>Expected Result</w:t>
      </w:r>
      <w:r w:rsidRPr="00E7609D">
        <w:rPr>
          <w:rFonts w:asciiTheme="majorBidi" w:hAnsiTheme="majorBidi" w:cstheme="majorBidi"/>
          <w:color w:val="000000" w:themeColor="text1"/>
          <w:rPrChange w:id="5052" w:author="Asad Shah" w:date="2025-01-10T12:14:00Z">
            <w:rPr/>
          </w:rPrChange>
        </w:rPr>
        <w:t>: Account is created successfully, and a confirmation email is sent.</w:t>
      </w:r>
    </w:p>
    <w:p w14:paraId="498A9EDC" w14:textId="77777777" w:rsidR="00B34B14" w:rsidRPr="00E7609D" w:rsidRDefault="00B34B14" w:rsidP="00B34B14">
      <w:pPr>
        <w:numPr>
          <w:ilvl w:val="0"/>
          <w:numId w:val="205"/>
        </w:numPr>
        <w:spacing w:before="100" w:beforeAutospacing="1" w:after="100" w:afterAutospacing="1" w:line="240" w:lineRule="auto"/>
        <w:rPr>
          <w:rFonts w:asciiTheme="majorBidi" w:hAnsiTheme="majorBidi" w:cstheme="majorBidi"/>
          <w:color w:val="000000" w:themeColor="text1"/>
          <w:rPrChange w:id="5053" w:author="Asad Shah" w:date="2025-01-10T12:14:00Z">
            <w:rPr/>
          </w:rPrChange>
        </w:rPr>
      </w:pPr>
      <w:r w:rsidRPr="00E7609D">
        <w:rPr>
          <w:rStyle w:val="Strong"/>
          <w:rFonts w:asciiTheme="majorBidi" w:hAnsiTheme="majorBidi" w:cstheme="majorBidi"/>
          <w:color w:val="000000" w:themeColor="text1"/>
          <w:rPrChange w:id="5054" w:author="Asad Shah" w:date="2025-01-10T12:14:00Z">
            <w:rPr>
              <w:rStyle w:val="Strong"/>
            </w:rPr>
          </w:rPrChange>
        </w:rPr>
        <w:t>Negative Test Case</w:t>
      </w:r>
      <w:r w:rsidRPr="00E7609D">
        <w:rPr>
          <w:rFonts w:asciiTheme="majorBidi" w:hAnsiTheme="majorBidi" w:cstheme="majorBidi"/>
          <w:color w:val="000000" w:themeColor="text1"/>
          <w:rPrChange w:id="5055" w:author="Asad Shah" w:date="2025-01-10T12:14:00Z">
            <w:rPr/>
          </w:rPrChange>
        </w:rPr>
        <w:t xml:space="preserve">: </w:t>
      </w:r>
    </w:p>
    <w:p w14:paraId="65FD270D" w14:textId="77777777" w:rsidR="00B34B14" w:rsidRPr="00E7609D" w:rsidRDefault="00B34B14" w:rsidP="00B34B14">
      <w:pPr>
        <w:numPr>
          <w:ilvl w:val="1"/>
          <w:numId w:val="206"/>
        </w:numPr>
        <w:spacing w:before="100" w:beforeAutospacing="1" w:after="100" w:afterAutospacing="1" w:line="240" w:lineRule="auto"/>
        <w:rPr>
          <w:rFonts w:asciiTheme="majorBidi" w:hAnsiTheme="majorBidi" w:cstheme="majorBidi"/>
          <w:color w:val="000000" w:themeColor="text1"/>
          <w:rPrChange w:id="5056" w:author="Asad Shah" w:date="2025-01-10T12:14:00Z">
            <w:rPr/>
          </w:rPrChange>
        </w:rPr>
      </w:pPr>
      <w:r w:rsidRPr="00E7609D">
        <w:rPr>
          <w:rFonts w:asciiTheme="majorBidi" w:hAnsiTheme="majorBidi" w:cstheme="majorBidi"/>
          <w:color w:val="000000" w:themeColor="text1"/>
          <w:rPrChange w:id="5057" w:author="Asad Shah" w:date="2025-01-10T12:14:00Z">
            <w:rPr/>
          </w:rPrChange>
        </w:rPr>
        <w:t>Enter an invalid email or mismatched passwords. Ensure an error message is displayed.</w:t>
      </w:r>
    </w:p>
    <w:p w14:paraId="3BD0025A" w14:textId="77777777" w:rsidR="00B34B14" w:rsidRPr="00E7609D" w:rsidRDefault="00B34B14" w:rsidP="00B34B14">
      <w:pPr>
        <w:pStyle w:val="Heading4"/>
        <w:rPr>
          <w:rFonts w:asciiTheme="majorBidi" w:hAnsiTheme="majorBidi"/>
          <w:i w:val="0"/>
          <w:iCs w:val="0"/>
          <w:color w:val="000000" w:themeColor="text1"/>
          <w:rPrChange w:id="5058" w:author="Asad Shah" w:date="2025-01-10T12:14:00Z">
            <w:rPr/>
          </w:rPrChange>
        </w:rPr>
      </w:pPr>
      <w:r w:rsidRPr="00E7609D">
        <w:rPr>
          <w:rStyle w:val="Strong"/>
          <w:rFonts w:asciiTheme="majorBidi" w:hAnsiTheme="majorBidi"/>
          <w:b w:val="0"/>
          <w:bCs w:val="0"/>
          <w:i w:val="0"/>
          <w:iCs w:val="0"/>
          <w:color w:val="000000" w:themeColor="text1"/>
          <w:rPrChange w:id="5059" w:author="Asad Shah" w:date="2025-01-10T12:14:00Z">
            <w:rPr>
              <w:rStyle w:val="Strong"/>
              <w:b w:val="0"/>
              <w:bCs w:val="0"/>
            </w:rPr>
          </w:rPrChange>
        </w:rPr>
        <w:t>Test Case 1.2: User Login</w:t>
      </w:r>
    </w:p>
    <w:p w14:paraId="35F70E5D" w14:textId="77777777" w:rsidR="00B34B14" w:rsidRPr="00E7609D" w:rsidRDefault="00B34B14" w:rsidP="00B34B14">
      <w:pPr>
        <w:numPr>
          <w:ilvl w:val="0"/>
          <w:numId w:val="207"/>
        </w:numPr>
        <w:spacing w:before="100" w:beforeAutospacing="1" w:after="100" w:afterAutospacing="1" w:line="240" w:lineRule="auto"/>
        <w:rPr>
          <w:rFonts w:asciiTheme="majorBidi" w:hAnsiTheme="majorBidi" w:cstheme="majorBidi"/>
          <w:color w:val="000000" w:themeColor="text1"/>
          <w:rPrChange w:id="5060" w:author="Asad Shah" w:date="2025-01-10T12:14:00Z">
            <w:rPr/>
          </w:rPrChange>
        </w:rPr>
      </w:pPr>
      <w:r w:rsidRPr="00E7609D">
        <w:rPr>
          <w:rStyle w:val="Strong"/>
          <w:rFonts w:asciiTheme="majorBidi" w:hAnsiTheme="majorBidi" w:cstheme="majorBidi"/>
          <w:color w:val="000000" w:themeColor="text1"/>
          <w:rPrChange w:id="5061" w:author="Asad Shah" w:date="2025-01-10T12:14:00Z">
            <w:rPr>
              <w:rStyle w:val="Strong"/>
            </w:rPr>
          </w:rPrChange>
        </w:rPr>
        <w:t>Description</w:t>
      </w:r>
      <w:r w:rsidRPr="00E7609D">
        <w:rPr>
          <w:rFonts w:asciiTheme="majorBidi" w:hAnsiTheme="majorBidi" w:cstheme="majorBidi"/>
          <w:color w:val="000000" w:themeColor="text1"/>
          <w:rPrChange w:id="5062" w:author="Asad Shah" w:date="2025-01-10T12:14:00Z">
            <w:rPr/>
          </w:rPrChange>
        </w:rPr>
        <w:t xml:space="preserve">: Validate </w:t>
      </w:r>
      <w:proofErr w:type="gramStart"/>
      <w:r w:rsidRPr="00E7609D">
        <w:rPr>
          <w:rFonts w:asciiTheme="majorBidi" w:hAnsiTheme="majorBidi" w:cstheme="majorBidi"/>
          <w:color w:val="000000" w:themeColor="text1"/>
          <w:rPrChange w:id="5063" w:author="Asad Shah" w:date="2025-01-10T12:14:00Z">
            <w:rPr/>
          </w:rPrChange>
        </w:rPr>
        <w:t>that registered users</w:t>
      </w:r>
      <w:proofErr w:type="gramEnd"/>
      <w:r w:rsidRPr="00E7609D">
        <w:rPr>
          <w:rFonts w:asciiTheme="majorBidi" w:hAnsiTheme="majorBidi" w:cstheme="majorBidi"/>
          <w:color w:val="000000" w:themeColor="text1"/>
          <w:rPrChange w:id="5064" w:author="Asad Shah" w:date="2025-01-10T12:14:00Z">
            <w:rPr/>
          </w:rPrChange>
        </w:rPr>
        <w:t xml:space="preserve"> can log in.</w:t>
      </w:r>
    </w:p>
    <w:p w14:paraId="61EECD31" w14:textId="77777777" w:rsidR="00B34B14" w:rsidRPr="00E7609D" w:rsidRDefault="00B34B14" w:rsidP="00B34B14">
      <w:pPr>
        <w:numPr>
          <w:ilvl w:val="0"/>
          <w:numId w:val="207"/>
        </w:numPr>
        <w:spacing w:before="100" w:beforeAutospacing="1" w:after="100" w:afterAutospacing="1" w:line="240" w:lineRule="auto"/>
        <w:rPr>
          <w:rFonts w:asciiTheme="majorBidi" w:hAnsiTheme="majorBidi" w:cstheme="majorBidi"/>
          <w:color w:val="000000" w:themeColor="text1"/>
          <w:rPrChange w:id="5065" w:author="Asad Shah" w:date="2025-01-10T12:14:00Z">
            <w:rPr/>
          </w:rPrChange>
        </w:rPr>
      </w:pPr>
      <w:r w:rsidRPr="00E7609D">
        <w:rPr>
          <w:rStyle w:val="Strong"/>
          <w:rFonts w:asciiTheme="majorBidi" w:hAnsiTheme="majorBidi" w:cstheme="majorBidi"/>
          <w:color w:val="000000" w:themeColor="text1"/>
          <w:rPrChange w:id="5066" w:author="Asad Shah" w:date="2025-01-10T12:14:00Z">
            <w:rPr>
              <w:rStyle w:val="Strong"/>
            </w:rPr>
          </w:rPrChange>
        </w:rPr>
        <w:t>Steps</w:t>
      </w:r>
      <w:r w:rsidRPr="00E7609D">
        <w:rPr>
          <w:rFonts w:asciiTheme="majorBidi" w:hAnsiTheme="majorBidi" w:cstheme="majorBidi"/>
          <w:color w:val="000000" w:themeColor="text1"/>
          <w:rPrChange w:id="5067" w:author="Asad Shah" w:date="2025-01-10T12:14:00Z">
            <w:rPr/>
          </w:rPrChange>
        </w:rPr>
        <w:t xml:space="preserve">: </w:t>
      </w:r>
    </w:p>
    <w:p w14:paraId="2142AE9D" w14:textId="77777777" w:rsidR="00B34B14" w:rsidRPr="00E7609D" w:rsidRDefault="00B34B14" w:rsidP="00B34B14">
      <w:pPr>
        <w:numPr>
          <w:ilvl w:val="1"/>
          <w:numId w:val="207"/>
        </w:numPr>
        <w:spacing w:before="100" w:beforeAutospacing="1" w:after="100" w:afterAutospacing="1" w:line="240" w:lineRule="auto"/>
        <w:rPr>
          <w:rFonts w:asciiTheme="majorBidi" w:hAnsiTheme="majorBidi" w:cstheme="majorBidi"/>
          <w:color w:val="000000" w:themeColor="text1"/>
          <w:rPrChange w:id="5068" w:author="Asad Shah" w:date="2025-01-10T12:14:00Z">
            <w:rPr/>
          </w:rPrChange>
        </w:rPr>
      </w:pPr>
      <w:r w:rsidRPr="00E7609D">
        <w:rPr>
          <w:rFonts w:asciiTheme="majorBidi" w:hAnsiTheme="majorBidi" w:cstheme="majorBidi"/>
          <w:color w:val="000000" w:themeColor="text1"/>
          <w:rPrChange w:id="5069" w:author="Asad Shah" w:date="2025-01-10T12:14:00Z">
            <w:rPr/>
          </w:rPrChange>
        </w:rPr>
        <w:t>Navigate to the login page.</w:t>
      </w:r>
    </w:p>
    <w:p w14:paraId="16318066" w14:textId="77777777" w:rsidR="00B34B14" w:rsidRPr="00E7609D" w:rsidRDefault="00B34B14" w:rsidP="00B34B14">
      <w:pPr>
        <w:numPr>
          <w:ilvl w:val="1"/>
          <w:numId w:val="207"/>
        </w:numPr>
        <w:spacing w:before="100" w:beforeAutospacing="1" w:after="100" w:afterAutospacing="1" w:line="240" w:lineRule="auto"/>
        <w:rPr>
          <w:rFonts w:asciiTheme="majorBidi" w:hAnsiTheme="majorBidi" w:cstheme="majorBidi"/>
          <w:color w:val="000000" w:themeColor="text1"/>
          <w:rPrChange w:id="5070" w:author="Asad Shah" w:date="2025-01-10T12:14:00Z">
            <w:rPr/>
          </w:rPrChange>
        </w:rPr>
      </w:pPr>
      <w:r w:rsidRPr="00E7609D">
        <w:rPr>
          <w:rFonts w:asciiTheme="majorBidi" w:hAnsiTheme="majorBidi" w:cstheme="majorBidi"/>
          <w:color w:val="000000" w:themeColor="text1"/>
          <w:rPrChange w:id="5071" w:author="Asad Shah" w:date="2025-01-10T12:14:00Z">
            <w:rPr/>
          </w:rPrChange>
        </w:rPr>
        <w:t>Enter valid email and password.</w:t>
      </w:r>
    </w:p>
    <w:p w14:paraId="041787D9" w14:textId="77777777" w:rsidR="00B34B14" w:rsidRPr="00E7609D" w:rsidRDefault="00B34B14" w:rsidP="00B34B14">
      <w:pPr>
        <w:numPr>
          <w:ilvl w:val="1"/>
          <w:numId w:val="207"/>
        </w:numPr>
        <w:spacing w:before="100" w:beforeAutospacing="1" w:after="100" w:afterAutospacing="1" w:line="240" w:lineRule="auto"/>
        <w:rPr>
          <w:rFonts w:asciiTheme="majorBidi" w:hAnsiTheme="majorBidi" w:cstheme="majorBidi"/>
          <w:color w:val="000000" w:themeColor="text1"/>
          <w:rPrChange w:id="5072" w:author="Asad Shah" w:date="2025-01-10T12:14:00Z">
            <w:rPr/>
          </w:rPrChange>
        </w:rPr>
      </w:pPr>
      <w:r w:rsidRPr="00E7609D">
        <w:rPr>
          <w:rFonts w:asciiTheme="majorBidi" w:hAnsiTheme="majorBidi" w:cstheme="majorBidi"/>
          <w:color w:val="000000" w:themeColor="text1"/>
          <w:rPrChange w:id="5073" w:author="Asad Shah" w:date="2025-01-10T12:14:00Z">
            <w:rPr/>
          </w:rPrChange>
        </w:rPr>
        <w:t>Click "Login."</w:t>
      </w:r>
    </w:p>
    <w:p w14:paraId="15C34B8E" w14:textId="77777777" w:rsidR="00B34B14" w:rsidRPr="00E7609D" w:rsidRDefault="00B34B14" w:rsidP="00B34B14">
      <w:pPr>
        <w:numPr>
          <w:ilvl w:val="0"/>
          <w:numId w:val="207"/>
        </w:numPr>
        <w:spacing w:before="100" w:beforeAutospacing="1" w:after="100" w:afterAutospacing="1" w:line="240" w:lineRule="auto"/>
        <w:rPr>
          <w:rFonts w:asciiTheme="majorBidi" w:hAnsiTheme="majorBidi" w:cstheme="majorBidi"/>
          <w:color w:val="000000" w:themeColor="text1"/>
          <w:rPrChange w:id="5074" w:author="Asad Shah" w:date="2025-01-10T12:14:00Z">
            <w:rPr/>
          </w:rPrChange>
        </w:rPr>
      </w:pPr>
      <w:r w:rsidRPr="00E7609D">
        <w:rPr>
          <w:rStyle w:val="Strong"/>
          <w:rFonts w:asciiTheme="majorBidi" w:hAnsiTheme="majorBidi" w:cstheme="majorBidi"/>
          <w:color w:val="000000" w:themeColor="text1"/>
          <w:rPrChange w:id="5075" w:author="Asad Shah" w:date="2025-01-10T12:14:00Z">
            <w:rPr>
              <w:rStyle w:val="Strong"/>
            </w:rPr>
          </w:rPrChange>
        </w:rPr>
        <w:t>Expected Result</w:t>
      </w:r>
      <w:r w:rsidRPr="00E7609D">
        <w:rPr>
          <w:rFonts w:asciiTheme="majorBidi" w:hAnsiTheme="majorBidi" w:cstheme="majorBidi"/>
          <w:color w:val="000000" w:themeColor="text1"/>
          <w:rPrChange w:id="5076" w:author="Asad Shah" w:date="2025-01-10T12:14:00Z">
            <w:rPr/>
          </w:rPrChange>
        </w:rPr>
        <w:t>: User is redirected to the dashboard.</w:t>
      </w:r>
    </w:p>
    <w:p w14:paraId="00363126" w14:textId="77777777" w:rsidR="00B34B14" w:rsidRPr="00E7609D" w:rsidRDefault="00B34B14" w:rsidP="00B34B14">
      <w:pPr>
        <w:numPr>
          <w:ilvl w:val="0"/>
          <w:numId w:val="207"/>
        </w:numPr>
        <w:spacing w:before="100" w:beforeAutospacing="1" w:after="100" w:afterAutospacing="1" w:line="240" w:lineRule="auto"/>
        <w:rPr>
          <w:rFonts w:asciiTheme="majorBidi" w:hAnsiTheme="majorBidi" w:cstheme="majorBidi"/>
          <w:color w:val="000000" w:themeColor="text1"/>
          <w:rPrChange w:id="5077" w:author="Asad Shah" w:date="2025-01-10T12:14:00Z">
            <w:rPr/>
          </w:rPrChange>
        </w:rPr>
      </w:pPr>
      <w:r w:rsidRPr="00E7609D">
        <w:rPr>
          <w:rStyle w:val="Strong"/>
          <w:rFonts w:asciiTheme="majorBidi" w:hAnsiTheme="majorBidi" w:cstheme="majorBidi"/>
          <w:color w:val="000000" w:themeColor="text1"/>
          <w:rPrChange w:id="5078" w:author="Asad Shah" w:date="2025-01-10T12:14:00Z">
            <w:rPr>
              <w:rStyle w:val="Strong"/>
            </w:rPr>
          </w:rPrChange>
        </w:rPr>
        <w:t>Negative Test Case</w:t>
      </w:r>
      <w:r w:rsidRPr="00E7609D">
        <w:rPr>
          <w:rFonts w:asciiTheme="majorBidi" w:hAnsiTheme="majorBidi" w:cstheme="majorBidi"/>
          <w:color w:val="000000" w:themeColor="text1"/>
          <w:rPrChange w:id="5079" w:author="Asad Shah" w:date="2025-01-10T12:14:00Z">
            <w:rPr/>
          </w:rPrChange>
        </w:rPr>
        <w:t xml:space="preserve">: </w:t>
      </w:r>
    </w:p>
    <w:p w14:paraId="3A0838E0" w14:textId="77777777" w:rsidR="00B34B14" w:rsidRPr="00E7609D" w:rsidRDefault="00B34B14" w:rsidP="00B34B14">
      <w:pPr>
        <w:numPr>
          <w:ilvl w:val="1"/>
          <w:numId w:val="208"/>
        </w:numPr>
        <w:spacing w:before="100" w:beforeAutospacing="1" w:after="100" w:afterAutospacing="1" w:line="240" w:lineRule="auto"/>
        <w:rPr>
          <w:rFonts w:asciiTheme="majorBidi" w:hAnsiTheme="majorBidi" w:cstheme="majorBidi"/>
          <w:color w:val="000000" w:themeColor="text1"/>
          <w:rPrChange w:id="5080" w:author="Asad Shah" w:date="2025-01-10T12:14:00Z">
            <w:rPr/>
          </w:rPrChange>
        </w:rPr>
      </w:pPr>
      <w:r w:rsidRPr="00E7609D">
        <w:rPr>
          <w:rFonts w:asciiTheme="majorBidi" w:hAnsiTheme="majorBidi" w:cstheme="majorBidi"/>
          <w:color w:val="000000" w:themeColor="text1"/>
          <w:rPrChange w:id="5081" w:author="Asad Shah" w:date="2025-01-10T12:14:00Z">
            <w:rPr/>
          </w:rPrChange>
        </w:rPr>
        <w:t>Enter incorrect email/password. Ensure an error message is displayed.</w:t>
      </w:r>
    </w:p>
    <w:p w14:paraId="687ABA72" w14:textId="77777777" w:rsidR="00B34B14" w:rsidRPr="00E7609D" w:rsidRDefault="00B34B14" w:rsidP="00B34B14">
      <w:pPr>
        <w:pStyle w:val="Heading4"/>
        <w:rPr>
          <w:rFonts w:asciiTheme="majorBidi" w:hAnsiTheme="majorBidi"/>
          <w:i w:val="0"/>
          <w:iCs w:val="0"/>
          <w:color w:val="000000" w:themeColor="text1"/>
          <w:rPrChange w:id="5082" w:author="Asad Shah" w:date="2025-01-10T12:14:00Z">
            <w:rPr/>
          </w:rPrChange>
        </w:rPr>
      </w:pPr>
      <w:r w:rsidRPr="00E7609D">
        <w:rPr>
          <w:rStyle w:val="Strong"/>
          <w:rFonts w:asciiTheme="majorBidi" w:hAnsiTheme="majorBidi"/>
          <w:b w:val="0"/>
          <w:bCs w:val="0"/>
          <w:i w:val="0"/>
          <w:iCs w:val="0"/>
          <w:color w:val="000000" w:themeColor="text1"/>
          <w:rPrChange w:id="5083" w:author="Asad Shah" w:date="2025-01-10T12:14:00Z">
            <w:rPr>
              <w:rStyle w:val="Strong"/>
              <w:b w:val="0"/>
              <w:bCs w:val="0"/>
            </w:rPr>
          </w:rPrChange>
        </w:rPr>
        <w:t>Test Case 1.3: Google OAuth Login</w:t>
      </w:r>
    </w:p>
    <w:p w14:paraId="474FA42B" w14:textId="77777777" w:rsidR="00B34B14" w:rsidRPr="00E7609D" w:rsidRDefault="00B34B14" w:rsidP="00B34B14">
      <w:pPr>
        <w:numPr>
          <w:ilvl w:val="0"/>
          <w:numId w:val="209"/>
        </w:numPr>
        <w:spacing w:before="100" w:beforeAutospacing="1" w:after="100" w:afterAutospacing="1" w:line="240" w:lineRule="auto"/>
        <w:rPr>
          <w:rFonts w:asciiTheme="majorBidi" w:hAnsiTheme="majorBidi" w:cstheme="majorBidi"/>
          <w:color w:val="000000" w:themeColor="text1"/>
          <w:rPrChange w:id="5084" w:author="Asad Shah" w:date="2025-01-10T12:14:00Z">
            <w:rPr/>
          </w:rPrChange>
        </w:rPr>
      </w:pPr>
      <w:r w:rsidRPr="00E7609D">
        <w:rPr>
          <w:rStyle w:val="Strong"/>
          <w:rFonts w:asciiTheme="majorBidi" w:hAnsiTheme="majorBidi" w:cstheme="majorBidi"/>
          <w:color w:val="000000" w:themeColor="text1"/>
          <w:rPrChange w:id="5085" w:author="Asad Shah" w:date="2025-01-10T12:14:00Z">
            <w:rPr>
              <w:rStyle w:val="Strong"/>
            </w:rPr>
          </w:rPrChange>
        </w:rPr>
        <w:t>Description</w:t>
      </w:r>
      <w:r w:rsidRPr="00E7609D">
        <w:rPr>
          <w:rFonts w:asciiTheme="majorBidi" w:hAnsiTheme="majorBidi" w:cstheme="majorBidi"/>
          <w:color w:val="000000" w:themeColor="text1"/>
          <w:rPrChange w:id="5086" w:author="Asad Shah" w:date="2025-01-10T12:14:00Z">
            <w:rPr/>
          </w:rPrChange>
        </w:rPr>
        <w:t>: Validate login via Google OAuth.</w:t>
      </w:r>
    </w:p>
    <w:p w14:paraId="5559F005" w14:textId="77777777" w:rsidR="00B34B14" w:rsidRPr="00E7609D" w:rsidRDefault="00B34B14" w:rsidP="00B34B14">
      <w:pPr>
        <w:numPr>
          <w:ilvl w:val="0"/>
          <w:numId w:val="209"/>
        </w:numPr>
        <w:spacing w:before="100" w:beforeAutospacing="1" w:after="100" w:afterAutospacing="1" w:line="240" w:lineRule="auto"/>
        <w:rPr>
          <w:rFonts w:asciiTheme="majorBidi" w:hAnsiTheme="majorBidi" w:cstheme="majorBidi"/>
          <w:color w:val="000000" w:themeColor="text1"/>
          <w:rPrChange w:id="5087" w:author="Asad Shah" w:date="2025-01-10T12:14:00Z">
            <w:rPr/>
          </w:rPrChange>
        </w:rPr>
      </w:pPr>
      <w:r w:rsidRPr="00E7609D">
        <w:rPr>
          <w:rStyle w:val="Strong"/>
          <w:rFonts w:asciiTheme="majorBidi" w:hAnsiTheme="majorBidi" w:cstheme="majorBidi"/>
          <w:color w:val="000000" w:themeColor="text1"/>
          <w:rPrChange w:id="5088" w:author="Asad Shah" w:date="2025-01-10T12:14:00Z">
            <w:rPr>
              <w:rStyle w:val="Strong"/>
            </w:rPr>
          </w:rPrChange>
        </w:rPr>
        <w:t>Steps</w:t>
      </w:r>
      <w:r w:rsidRPr="00E7609D">
        <w:rPr>
          <w:rFonts w:asciiTheme="majorBidi" w:hAnsiTheme="majorBidi" w:cstheme="majorBidi"/>
          <w:color w:val="000000" w:themeColor="text1"/>
          <w:rPrChange w:id="5089" w:author="Asad Shah" w:date="2025-01-10T12:14:00Z">
            <w:rPr/>
          </w:rPrChange>
        </w:rPr>
        <w:t xml:space="preserve">: </w:t>
      </w:r>
    </w:p>
    <w:p w14:paraId="7659C6F4" w14:textId="77777777" w:rsidR="00B34B14" w:rsidRPr="00E7609D" w:rsidRDefault="00B34B14" w:rsidP="00B34B14">
      <w:pPr>
        <w:numPr>
          <w:ilvl w:val="1"/>
          <w:numId w:val="209"/>
        </w:numPr>
        <w:spacing w:before="100" w:beforeAutospacing="1" w:after="100" w:afterAutospacing="1" w:line="240" w:lineRule="auto"/>
        <w:rPr>
          <w:rFonts w:asciiTheme="majorBidi" w:hAnsiTheme="majorBidi" w:cstheme="majorBidi"/>
          <w:color w:val="000000" w:themeColor="text1"/>
          <w:rPrChange w:id="5090" w:author="Asad Shah" w:date="2025-01-10T12:14:00Z">
            <w:rPr/>
          </w:rPrChange>
        </w:rPr>
      </w:pPr>
      <w:r w:rsidRPr="00E7609D">
        <w:rPr>
          <w:rFonts w:asciiTheme="majorBidi" w:hAnsiTheme="majorBidi" w:cstheme="majorBidi"/>
          <w:color w:val="000000" w:themeColor="text1"/>
          <w:rPrChange w:id="5091" w:author="Asad Shah" w:date="2025-01-10T12:14:00Z">
            <w:rPr/>
          </w:rPrChange>
        </w:rPr>
        <w:t>Click "Login with Google."</w:t>
      </w:r>
    </w:p>
    <w:p w14:paraId="6D32885B" w14:textId="77777777" w:rsidR="00B34B14" w:rsidRPr="00E7609D" w:rsidRDefault="00B34B14" w:rsidP="00B34B14">
      <w:pPr>
        <w:numPr>
          <w:ilvl w:val="1"/>
          <w:numId w:val="209"/>
        </w:numPr>
        <w:spacing w:before="100" w:beforeAutospacing="1" w:after="100" w:afterAutospacing="1" w:line="240" w:lineRule="auto"/>
        <w:rPr>
          <w:rFonts w:asciiTheme="majorBidi" w:hAnsiTheme="majorBidi" w:cstheme="majorBidi"/>
          <w:color w:val="000000" w:themeColor="text1"/>
          <w:rPrChange w:id="5092" w:author="Asad Shah" w:date="2025-01-10T12:14:00Z">
            <w:rPr/>
          </w:rPrChange>
        </w:rPr>
      </w:pPr>
      <w:r w:rsidRPr="00E7609D">
        <w:rPr>
          <w:rFonts w:asciiTheme="majorBidi" w:hAnsiTheme="majorBidi" w:cstheme="majorBidi"/>
          <w:color w:val="000000" w:themeColor="text1"/>
          <w:rPrChange w:id="5093" w:author="Asad Shah" w:date="2025-01-10T12:14:00Z">
            <w:rPr/>
          </w:rPrChange>
        </w:rPr>
        <w:lastRenderedPageBreak/>
        <w:t>Choose a valid Google account.</w:t>
      </w:r>
    </w:p>
    <w:p w14:paraId="46A605DE" w14:textId="77777777" w:rsidR="00B34B14" w:rsidRPr="00E7609D" w:rsidRDefault="00B34B14" w:rsidP="00B34B14">
      <w:pPr>
        <w:numPr>
          <w:ilvl w:val="0"/>
          <w:numId w:val="209"/>
        </w:numPr>
        <w:spacing w:before="100" w:beforeAutospacing="1" w:after="100" w:afterAutospacing="1" w:line="240" w:lineRule="auto"/>
        <w:rPr>
          <w:rFonts w:asciiTheme="majorBidi" w:hAnsiTheme="majorBidi" w:cstheme="majorBidi"/>
          <w:color w:val="000000" w:themeColor="text1"/>
          <w:rPrChange w:id="5094" w:author="Asad Shah" w:date="2025-01-10T12:14:00Z">
            <w:rPr/>
          </w:rPrChange>
        </w:rPr>
      </w:pPr>
      <w:r w:rsidRPr="00E7609D">
        <w:rPr>
          <w:rStyle w:val="Strong"/>
          <w:rFonts w:asciiTheme="majorBidi" w:hAnsiTheme="majorBidi" w:cstheme="majorBidi"/>
          <w:color w:val="000000" w:themeColor="text1"/>
          <w:rPrChange w:id="5095" w:author="Asad Shah" w:date="2025-01-10T12:14:00Z">
            <w:rPr>
              <w:rStyle w:val="Strong"/>
            </w:rPr>
          </w:rPrChange>
        </w:rPr>
        <w:t>Expected Result</w:t>
      </w:r>
      <w:r w:rsidRPr="00E7609D">
        <w:rPr>
          <w:rFonts w:asciiTheme="majorBidi" w:hAnsiTheme="majorBidi" w:cstheme="majorBidi"/>
          <w:color w:val="000000" w:themeColor="text1"/>
          <w:rPrChange w:id="5096" w:author="Asad Shah" w:date="2025-01-10T12:14:00Z">
            <w:rPr/>
          </w:rPrChange>
        </w:rPr>
        <w:t>: User is redirected to the dashboard.</w:t>
      </w:r>
    </w:p>
    <w:p w14:paraId="16B5F33A" w14:textId="479A2A9A" w:rsidR="00B34B14" w:rsidRPr="00E7609D" w:rsidRDefault="00E7609D">
      <w:pPr>
        <w:pStyle w:val="Heading3"/>
      </w:pPr>
      <w:bookmarkStart w:id="5097" w:name="_Toc187627592"/>
      <w:r w:rsidRPr="00E7609D">
        <w:rPr>
          <w:rStyle w:val="Strong"/>
          <w:b/>
          <w:bCs w:val="0"/>
          <w:rPrChange w:id="5098" w:author="Asad Shah" w:date="2025-01-10T12:14:00Z">
            <w:rPr>
              <w:rStyle w:val="Strong"/>
              <w:rFonts w:asciiTheme="majorBidi" w:hAnsiTheme="majorBidi"/>
              <w:b/>
              <w:bCs w:val="0"/>
              <w:color w:val="000000" w:themeColor="text1"/>
            </w:rPr>
          </w:rPrChange>
        </w:rPr>
        <w:t>8.4.</w:t>
      </w:r>
      <w:r w:rsidR="00B34B14" w:rsidRPr="00E7609D">
        <w:rPr>
          <w:rStyle w:val="Strong"/>
          <w:b/>
          <w:bCs w:val="0"/>
        </w:rPr>
        <w:t>2 Test Suite: Data Input and Validation</w:t>
      </w:r>
      <w:bookmarkEnd w:id="5097"/>
    </w:p>
    <w:p w14:paraId="5D40A733" w14:textId="77777777" w:rsidR="00B34B14" w:rsidRPr="00E7609D" w:rsidRDefault="00B34B14" w:rsidP="00B34B14">
      <w:pPr>
        <w:pStyle w:val="Heading4"/>
        <w:rPr>
          <w:rFonts w:asciiTheme="majorBidi" w:hAnsiTheme="majorBidi"/>
          <w:i w:val="0"/>
          <w:iCs w:val="0"/>
          <w:color w:val="000000" w:themeColor="text1"/>
          <w:rPrChange w:id="5099" w:author="Asad Shah" w:date="2025-01-10T12:14:00Z">
            <w:rPr/>
          </w:rPrChange>
        </w:rPr>
      </w:pPr>
      <w:r w:rsidRPr="00E7609D">
        <w:rPr>
          <w:rStyle w:val="Strong"/>
          <w:rFonts w:asciiTheme="majorBidi" w:hAnsiTheme="majorBidi"/>
          <w:b w:val="0"/>
          <w:bCs w:val="0"/>
          <w:i w:val="0"/>
          <w:iCs w:val="0"/>
          <w:color w:val="000000" w:themeColor="text1"/>
          <w:rPrChange w:id="5100" w:author="Asad Shah" w:date="2025-01-10T12:14:00Z">
            <w:rPr>
              <w:rStyle w:val="Strong"/>
              <w:b w:val="0"/>
              <w:bCs w:val="0"/>
            </w:rPr>
          </w:rPrChange>
        </w:rPr>
        <w:t>Test Case 2.1: Input Valid Data</w:t>
      </w:r>
    </w:p>
    <w:p w14:paraId="145B3309" w14:textId="77777777" w:rsidR="00B34B14" w:rsidRPr="00E7609D" w:rsidRDefault="00B34B14" w:rsidP="00B34B14">
      <w:pPr>
        <w:numPr>
          <w:ilvl w:val="0"/>
          <w:numId w:val="210"/>
        </w:numPr>
        <w:spacing w:before="100" w:beforeAutospacing="1" w:after="100" w:afterAutospacing="1" w:line="240" w:lineRule="auto"/>
        <w:rPr>
          <w:rFonts w:asciiTheme="majorBidi" w:hAnsiTheme="majorBidi" w:cstheme="majorBidi"/>
          <w:color w:val="000000" w:themeColor="text1"/>
          <w:rPrChange w:id="5101" w:author="Asad Shah" w:date="2025-01-10T12:14:00Z">
            <w:rPr/>
          </w:rPrChange>
        </w:rPr>
      </w:pPr>
      <w:r w:rsidRPr="00E7609D">
        <w:rPr>
          <w:rStyle w:val="Strong"/>
          <w:rFonts w:asciiTheme="majorBidi" w:hAnsiTheme="majorBidi" w:cstheme="majorBidi"/>
          <w:color w:val="000000" w:themeColor="text1"/>
          <w:rPrChange w:id="5102" w:author="Asad Shah" w:date="2025-01-10T12:14:00Z">
            <w:rPr>
              <w:rStyle w:val="Strong"/>
            </w:rPr>
          </w:rPrChange>
        </w:rPr>
        <w:t>Description</w:t>
      </w:r>
      <w:r w:rsidRPr="00E7609D">
        <w:rPr>
          <w:rFonts w:asciiTheme="majorBidi" w:hAnsiTheme="majorBidi" w:cstheme="majorBidi"/>
          <w:color w:val="000000" w:themeColor="text1"/>
          <w:rPrChange w:id="5103" w:author="Asad Shah" w:date="2025-01-10T12:14:00Z">
            <w:rPr/>
          </w:rPrChange>
        </w:rPr>
        <w:t xml:space="preserve">: Validate </w:t>
      </w:r>
      <w:proofErr w:type="gramStart"/>
      <w:r w:rsidRPr="00E7609D">
        <w:rPr>
          <w:rFonts w:asciiTheme="majorBidi" w:hAnsiTheme="majorBidi" w:cstheme="majorBidi"/>
          <w:color w:val="000000" w:themeColor="text1"/>
          <w:rPrChange w:id="5104" w:author="Asad Shah" w:date="2025-01-10T12:14:00Z">
            <w:rPr/>
          </w:rPrChange>
        </w:rPr>
        <w:t>that users</w:t>
      </w:r>
      <w:proofErr w:type="gramEnd"/>
      <w:r w:rsidRPr="00E7609D">
        <w:rPr>
          <w:rFonts w:asciiTheme="majorBidi" w:hAnsiTheme="majorBidi" w:cstheme="majorBidi"/>
          <w:color w:val="000000" w:themeColor="text1"/>
          <w:rPrChange w:id="5105" w:author="Asad Shah" w:date="2025-01-10T12:14:00Z">
            <w:rPr/>
          </w:rPrChange>
        </w:rPr>
        <w:t xml:space="preserve"> can input valid academic details.</w:t>
      </w:r>
    </w:p>
    <w:p w14:paraId="09C19C24" w14:textId="77777777" w:rsidR="00B34B14" w:rsidRPr="00E7609D" w:rsidRDefault="00B34B14" w:rsidP="00B34B14">
      <w:pPr>
        <w:numPr>
          <w:ilvl w:val="0"/>
          <w:numId w:val="210"/>
        </w:numPr>
        <w:spacing w:before="100" w:beforeAutospacing="1" w:after="100" w:afterAutospacing="1" w:line="240" w:lineRule="auto"/>
        <w:rPr>
          <w:rFonts w:asciiTheme="majorBidi" w:hAnsiTheme="majorBidi" w:cstheme="majorBidi"/>
          <w:color w:val="000000" w:themeColor="text1"/>
          <w:rPrChange w:id="5106" w:author="Asad Shah" w:date="2025-01-10T12:14:00Z">
            <w:rPr/>
          </w:rPrChange>
        </w:rPr>
      </w:pPr>
      <w:r w:rsidRPr="00E7609D">
        <w:rPr>
          <w:rStyle w:val="Strong"/>
          <w:rFonts w:asciiTheme="majorBidi" w:hAnsiTheme="majorBidi" w:cstheme="majorBidi"/>
          <w:color w:val="000000" w:themeColor="text1"/>
          <w:rPrChange w:id="5107" w:author="Asad Shah" w:date="2025-01-10T12:14:00Z">
            <w:rPr>
              <w:rStyle w:val="Strong"/>
            </w:rPr>
          </w:rPrChange>
        </w:rPr>
        <w:t>Steps</w:t>
      </w:r>
      <w:r w:rsidRPr="00E7609D">
        <w:rPr>
          <w:rFonts w:asciiTheme="majorBidi" w:hAnsiTheme="majorBidi" w:cstheme="majorBidi"/>
          <w:color w:val="000000" w:themeColor="text1"/>
          <w:rPrChange w:id="5108" w:author="Asad Shah" w:date="2025-01-10T12:14:00Z">
            <w:rPr/>
          </w:rPrChange>
        </w:rPr>
        <w:t xml:space="preserve">: </w:t>
      </w:r>
    </w:p>
    <w:p w14:paraId="638FC992" w14:textId="77777777" w:rsidR="00B34B14" w:rsidRPr="00E7609D" w:rsidRDefault="00B34B14" w:rsidP="00B34B14">
      <w:pPr>
        <w:numPr>
          <w:ilvl w:val="1"/>
          <w:numId w:val="210"/>
        </w:numPr>
        <w:spacing w:before="100" w:beforeAutospacing="1" w:after="100" w:afterAutospacing="1" w:line="240" w:lineRule="auto"/>
        <w:rPr>
          <w:rFonts w:asciiTheme="majorBidi" w:hAnsiTheme="majorBidi" w:cstheme="majorBidi"/>
          <w:color w:val="000000" w:themeColor="text1"/>
          <w:rPrChange w:id="5109" w:author="Asad Shah" w:date="2025-01-10T12:14:00Z">
            <w:rPr/>
          </w:rPrChange>
        </w:rPr>
      </w:pPr>
      <w:r w:rsidRPr="00E7609D">
        <w:rPr>
          <w:rFonts w:asciiTheme="majorBidi" w:hAnsiTheme="majorBidi" w:cstheme="majorBidi"/>
          <w:color w:val="000000" w:themeColor="text1"/>
          <w:rPrChange w:id="5110" w:author="Asad Shah" w:date="2025-01-10T12:14:00Z">
            <w:rPr/>
          </w:rPrChange>
        </w:rPr>
        <w:t>Enter Matric and FSC marks (numeric values).</w:t>
      </w:r>
    </w:p>
    <w:p w14:paraId="1E34E498" w14:textId="77777777" w:rsidR="00B34B14" w:rsidRPr="00E7609D" w:rsidRDefault="00B34B14" w:rsidP="00B34B14">
      <w:pPr>
        <w:numPr>
          <w:ilvl w:val="1"/>
          <w:numId w:val="210"/>
        </w:numPr>
        <w:spacing w:before="100" w:beforeAutospacing="1" w:after="100" w:afterAutospacing="1" w:line="240" w:lineRule="auto"/>
        <w:rPr>
          <w:rFonts w:asciiTheme="majorBidi" w:hAnsiTheme="majorBidi" w:cstheme="majorBidi"/>
          <w:color w:val="000000" w:themeColor="text1"/>
          <w:rPrChange w:id="5111" w:author="Asad Shah" w:date="2025-01-10T12:14:00Z">
            <w:rPr/>
          </w:rPrChange>
        </w:rPr>
      </w:pPr>
      <w:r w:rsidRPr="00E7609D">
        <w:rPr>
          <w:rFonts w:asciiTheme="majorBidi" w:hAnsiTheme="majorBidi" w:cstheme="majorBidi"/>
          <w:color w:val="000000" w:themeColor="text1"/>
          <w:rPrChange w:id="5112" w:author="Asad Shah" w:date="2025-01-10T12:14:00Z">
            <w:rPr/>
          </w:rPrChange>
        </w:rPr>
        <w:t>Select a study stream (e.g., Pre-Medical, Pre-Engineering).</w:t>
      </w:r>
    </w:p>
    <w:p w14:paraId="6E326D0A" w14:textId="77777777" w:rsidR="00B34B14" w:rsidRPr="00E7609D" w:rsidRDefault="00B34B14" w:rsidP="00B34B14">
      <w:pPr>
        <w:numPr>
          <w:ilvl w:val="1"/>
          <w:numId w:val="210"/>
        </w:numPr>
        <w:spacing w:before="100" w:beforeAutospacing="1" w:after="100" w:afterAutospacing="1" w:line="240" w:lineRule="auto"/>
        <w:rPr>
          <w:rFonts w:asciiTheme="majorBidi" w:hAnsiTheme="majorBidi" w:cstheme="majorBidi"/>
          <w:color w:val="000000" w:themeColor="text1"/>
          <w:rPrChange w:id="5113" w:author="Asad Shah" w:date="2025-01-10T12:14:00Z">
            <w:rPr/>
          </w:rPrChange>
        </w:rPr>
      </w:pPr>
      <w:r w:rsidRPr="00E7609D">
        <w:rPr>
          <w:rFonts w:asciiTheme="majorBidi" w:hAnsiTheme="majorBidi" w:cstheme="majorBidi"/>
          <w:color w:val="000000" w:themeColor="text1"/>
          <w:rPrChange w:id="5114" w:author="Asad Shah" w:date="2025-01-10T12:14:00Z">
            <w:rPr/>
          </w:rPrChange>
        </w:rPr>
        <w:t>Click "Submit."</w:t>
      </w:r>
    </w:p>
    <w:p w14:paraId="1F8DFFF6" w14:textId="77777777" w:rsidR="00B34B14" w:rsidRPr="00E7609D" w:rsidRDefault="00B34B14" w:rsidP="00B34B14">
      <w:pPr>
        <w:numPr>
          <w:ilvl w:val="0"/>
          <w:numId w:val="210"/>
        </w:numPr>
        <w:spacing w:before="100" w:beforeAutospacing="1" w:after="100" w:afterAutospacing="1" w:line="240" w:lineRule="auto"/>
        <w:rPr>
          <w:rFonts w:asciiTheme="majorBidi" w:hAnsiTheme="majorBidi" w:cstheme="majorBidi"/>
          <w:color w:val="000000" w:themeColor="text1"/>
          <w:rPrChange w:id="5115" w:author="Asad Shah" w:date="2025-01-10T12:14:00Z">
            <w:rPr/>
          </w:rPrChange>
        </w:rPr>
      </w:pPr>
      <w:r w:rsidRPr="00E7609D">
        <w:rPr>
          <w:rStyle w:val="Strong"/>
          <w:rFonts w:asciiTheme="majorBidi" w:hAnsiTheme="majorBidi" w:cstheme="majorBidi"/>
          <w:color w:val="000000" w:themeColor="text1"/>
          <w:rPrChange w:id="5116" w:author="Asad Shah" w:date="2025-01-10T12:14:00Z">
            <w:rPr>
              <w:rStyle w:val="Strong"/>
            </w:rPr>
          </w:rPrChange>
        </w:rPr>
        <w:t>Expected Result</w:t>
      </w:r>
      <w:r w:rsidRPr="00E7609D">
        <w:rPr>
          <w:rFonts w:asciiTheme="majorBidi" w:hAnsiTheme="majorBidi" w:cstheme="majorBidi"/>
          <w:color w:val="000000" w:themeColor="text1"/>
          <w:rPrChange w:id="5117" w:author="Asad Shah" w:date="2025-01-10T12:14:00Z">
            <w:rPr/>
          </w:rPrChange>
        </w:rPr>
        <w:t>: Data is saved successfully.</w:t>
      </w:r>
    </w:p>
    <w:p w14:paraId="25A1466D" w14:textId="77777777" w:rsidR="00B34B14" w:rsidRPr="00E7609D" w:rsidRDefault="00B34B14" w:rsidP="00B34B14">
      <w:pPr>
        <w:pStyle w:val="Heading4"/>
        <w:rPr>
          <w:rFonts w:asciiTheme="majorBidi" w:hAnsiTheme="majorBidi"/>
          <w:i w:val="0"/>
          <w:iCs w:val="0"/>
          <w:color w:val="000000" w:themeColor="text1"/>
          <w:rPrChange w:id="5118" w:author="Asad Shah" w:date="2025-01-10T12:14:00Z">
            <w:rPr/>
          </w:rPrChange>
        </w:rPr>
      </w:pPr>
      <w:r w:rsidRPr="00E7609D">
        <w:rPr>
          <w:rStyle w:val="Strong"/>
          <w:rFonts w:asciiTheme="majorBidi" w:hAnsiTheme="majorBidi"/>
          <w:b w:val="0"/>
          <w:bCs w:val="0"/>
          <w:i w:val="0"/>
          <w:iCs w:val="0"/>
          <w:color w:val="000000" w:themeColor="text1"/>
          <w:rPrChange w:id="5119" w:author="Asad Shah" w:date="2025-01-10T12:14:00Z">
            <w:rPr>
              <w:rStyle w:val="Strong"/>
              <w:b w:val="0"/>
              <w:bCs w:val="0"/>
            </w:rPr>
          </w:rPrChange>
        </w:rPr>
        <w:t>Test Case 2.2: Input Invalid Data</w:t>
      </w:r>
    </w:p>
    <w:p w14:paraId="37179712" w14:textId="77777777" w:rsidR="00B34B14" w:rsidRPr="00E7609D" w:rsidRDefault="00B34B14" w:rsidP="00B34B14">
      <w:pPr>
        <w:numPr>
          <w:ilvl w:val="0"/>
          <w:numId w:val="211"/>
        </w:numPr>
        <w:spacing w:before="100" w:beforeAutospacing="1" w:after="100" w:afterAutospacing="1" w:line="240" w:lineRule="auto"/>
        <w:rPr>
          <w:rFonts w:asciiTheme="majorBidi" w:hAnsiTheme="majorBidi" w:cstheme="majorBidi"/>
          <w:color w:val="000000" w:themeColor="text1"/>
          <w:rPrChange w:id="5120" w:author="Asad Shah" w:date="2025-01-10T12:14:00Z">
            <w:rPr/>
          </w:rPrChange>
        </w:rPr>
      </w:pPr>
      <w:r w:rsidRPr="00E7609D">
        <w:rPr>
          <w:rStyle w:val="Strong"/>
          <w:rFonts w:asciiTheme="majorBidi" w:hAnsiTheme="majorBidi" w:cstheme="majorBidi"/>
          <w:color w:val="000000" w:themeColor="text1"/>
          <w:rPrChange w:id="5121" w:author="Asad Shah" w:date="2025-01-10T12:14:00Z">
            <w:rPr>
              <w:rStyle w:val="Strong"/>
            </w:rPr>
          </w:rPrChange>
        </w:rPr>
        <w:t>Description</w:t>
      </w:r>
      <w:r w:rsidRPr="00E7609D">
        <w:rPr>
          <w:rFonts w:asciiTheme="majorBidi" w:hAnsiTheme="majorBidi" w:cstheme="majorBidi"/>
          <w:color w:val="000000" w:themeColor="text1"/>
          <w:rPrChange w:id="5122" w:author="Asad Shah" w:date="2025-01-10T12:14:00Z">
            <w:rPr/>
          </w:rPrChange>
        </w:rPr>
        <w:t>: Test how the system handles invalid data.</w:t>
      </w:r>
    </w:p>
    <w:p w14:paraId="1F0B4E5B" w14:textId="77777777" w:rsidR="00B34B14" w:rsidRPr="00E7609D" w:rsidRDefault="00B34B14" w:rsidP="00B34B14">
      <w:pPr>
        <w:numPr>
          <w:ilvl w:val="0"/>
          <w:numId w:val="211"/>
        </w:numPr>
        <w:spacing w:before="100" w:beforeAutospacing="1" w:after="100" w:afterAutospacing="1" w:line="240" w:lineRule="auto"/>
        <w:rPr>
          <w:rFonts w:asciiTheme="majorBidi" w:hAnsiTheme="majorBidi" w:cstheme="majorBidi"/>
          <w:color w:val="000000" w:themeColor="text1"/>
          <w:rPrChange w:id="5123" w:author="Asad Shah" w:date="2025-01-10T12:14:00Z">
            <w:rPr/>
          </w:rPrChange>
        </w:rPr>
      </w:pPr>
      <w:r w:rsidRPr="00E7609D">
        <w:rPr>
          <w:rStyle w:val="Strong"/>
          <w:rFonts w:asciiTheme="majorBidi" w:hAnsiTheme="majorBidi" w:cstheme="majorBidi"/>
          <w:color w:val="000000" w:themeColor="text1"/>
          <w:rPrChange w:id="5124" w:author="Asad Shah" w:date="2025-01-10T12:14:00Z">
            <w:rPr>
              <w:rStyle w:val="Strong"/>
            </w:rPr>
          </w:rPrChange>
        </w:rPr>
        <w:t>Steps</w:t>
      </w:r>
      <w:r w:rsidRPr="00E7609D">
        <w:rPr>
          <w:rFonts w:asciiTheme="majorBidi" w:hAnsiTheme="majorBidi" w:cstheme="majorBidi"/>
          <w:color w:val="000000" w:themeColor="text1"/>
          <w:rPrChange w:id="5125" w:author="Asad Shah" w:date="2025-01-10T12:14:00Z">
            <w:rPr/>
          </w:rPrChange>
        </w:rPr>
        <w:t xml:space="preserve">: </w:t>
      </w:r>
    </w:p>
    <w:p w14:paraId="0FC9B11C" w14:textId="77777777" w:rsidR="00B34B14" w:rsidRPr="00E7609D" w:rsidRDefault="00B34B14" w:rsidP="00B34B14">
      <w:pPr>
        <w:numPr>
          <w:ilvl w:val="1"/>
          <w:numId w:val="211"/>
        </w:numPr>
        <w:spacing w:before="100" w:beforeAutospacing="1" w:after="100" w:afterAutospacing="1" w:line="240" w:lineRule="auto"/>
        <w:rPr>
          <w:rFonts w:asciiTheme="majorBidi" w:hAnsiTheme="majorBidi" w:cstheme="majorBidi"/>
          <w:color w:val="000000" w:themeColor="text1"/>
          <w:rPrChange w:id="5126" w:author="Asad Shah" w:date="2025-01-10T12:14:00Z">
            <w:rPr/>
          </w:rPrChange>
        </w:rPr>
      </w:pPr>
      <w:r w:rsidRPr="00E7609D">
        <w:rPr>
          <w:rFonts w:asciiTheme="majorBidi" w:hAnsiTheme="majorBidi" w:cstheme="majorBidi"/>
          <w:color w:val="000000" w:themeColor="text1"/>
          <w:rPrChange w:id="5127" w:author="Asad Shah" w:date="2025-01-10T12:14:00Z">
            <w:rPr/>
          </w:rPrChange>
        </w:rPr>
        <w:t>Enter non-numeric or negative values for marks.</w:t>
      </w:r>
    </w:p>
    <w:p w14:paraId="479C2D8D" w14:textId="77777777" w:rsidR="00B34B14" w:rsidRPr="00E7609D" w:rsidRDefault="00B34B14" w:rsidP="00B34B14">
      <w:pPr>
        <w:numPr>
          <w:ilvl w:val="1"/>
          <w:numId w:val="211"/>
        </w:numPr>
        <w:spacing w:before="100" w:beforeAutospacing="1" w:after="100" w:afterAutospacing="1" w:line="240" w:lineRule="auto"/>
        <w:rPr>
          <w:rFonts w:asciiTheme="majorBidi" w:hAnsiTheme="majorBidi" w:cstheme="majorBidi"/>
          <w:color w:val="000000" w:themeColor="text1"/>
          <w:rPrChange w:id="5128" w:author="Asad Shah" w:date="2025-01-10T12:14:00Z">
            <w:rPr/>
          </w:rPrChange>
        </w:rPr>
      </w:pPr>
      <w:r w:rsidRPr="00E7609D">
        <w:rPr>
          <w:rFonts w:asciiTheme="majorBidi" w:hAnsiTheme="majorBidi" w:cstheme="majorBidi"/>
          <w:color w:val="000000" w:themeColor="text1"/>
          <w:rPrChange w:id="5129" w:author="Asad Shah" w:date="2025-01-10T12:14:00Z">
            <w:rPr/>
          </w:rPrChange>
        </w:rPr>
        <w:t>Leave required fields empty.</w:t>
      </w:r>
    </w:p>
    <w:p w14:paraId="4D8C64C5" w14:textId="77777777" w:rsidR="00B34B14" w:rsidRPr="00E7609D" w:rsidRDefault="00B34B14" w:rsidP="00B34B14">
      <w:pPr>
        <w:numPr>
          <w:ilvl w:val="0"/>
          <w:numId w:val="211"/>
        </w:numPr>
        <w:spacing w:before="100" w:beforeAutospacing="1" w:after="100" w:afterAutospacing="1" w:line="240" w:lineRule="auto"/>
        <w:rPr>
          <w:rFonts w:asciiTheme="majorBidi" w:hAnsiTheme="majorBidi" w:cstheme="majorBidi"/>
          <w:color w:val="000000" w:themeColor="text1"/>
          <w:rPrChange w:id="5130" w:author="Asad Shah" w:date="2025-01-10T12:14:00Z">
            <w:rPr/>
          </w:rPrChange>
        </w:rPr>
      </w:pPr>
      <w:r w:rsidRPr="00E7609D">
        <w:rPr>
          <w:rStyle w:val="Strong"/>
          <w:rFonts w:asciiTheme="majorBidi" w:hAnsiTheme="majorBidi" w:cstheme="majorBidi"/>
          <w:color w:val="000000" w:themeColor="text1"/>
          <w:rPrChange w:id="5131" w:author="Asad Shah" w:date="2025-01-10T12:14:00Z">
            <w:rPr>
              <w:rStyle w:val="Strong"/>
            </w:rPr>
          </w:rPrChange>
        </w:rPr>
        <w:t>Expected Result</w:t>
      </w:r>
      <w:r w:rsidRPr="00E7609D">
        <w:rPr>
          <w:rFonts w:asciiTheme="majorBidi" w:hAnsiTheme="majorBidi" w:cstheme="majorBidi"/>
          <w:color w:val="000000" w:themeColor="text1"/>
          <w:rPrChange w:id="5132" w:author="Asad Shah" w:date="2025-01-10T12:14:00Z">
            <w:rPr/>
          </w:rPrChange>
        </w:rPr>
        <w:t>: Error messages are displayed.</w:t>
      </w:r>
    </w:p>
    <w:p w14:paraId="1E02BEA6" w14:textId="77777777" w:rsidR="00B34B14" w:rsidRPr="00E7609D" w:rsidRDefault="00B34B14" w:rsidP="00B34B14">
      <w:pPr>
        <w:pStyle w:val="Heading4"/>
        <w:rPr>
          <w:rFonts w:asciiTheme="majorBidi" w:hAnsiTheme="majorBidi"/>
          <w:i w:val="0"/>
          <w:iCs w:val="0"/>
          <w:color w:val="000000" w:themeColor="text1"/>
          <w:rPrChange w:id="5133" w:author="Asad Shah" w:date="2025-01-10T12:14:00Z">
            <w:rPr/>
          </w:rPrChange>
        </w:rPr>
      </w:pPr>
      <w:r w:rsidRPr="00E7609D">
        <w:rPr>
          <w:rStyle w:val="Strong"/>
          <w:rFonts w:asciiTheme="majorBidi" w:hAnsiTheme="majorBidi"/>
          <w:b w:val="0"/>
          <w:bCs w:val="0"/>
          <w:i w:val="0"/>
          <w:iCs w:val="0"/>
          <w:color w:val="000000" w:themeColor="text1"/>
          <w:rPrChange w:id="5134" w:author="Asad Shah" w:date="2025-01-10T12:14:00Z">
            <w:rPr>
              <w:rStyle w:val="Strong"/>
              <w:b w:val="0"/>
              <w:bCs w:val="0"/>
            </w:rPr>
          </w:rPrChange>
        </w:rPr>
        <w:t>Test Case 2.3: Enter Expected Marks</w:t>
      </w:r>
    </w:p>
    <w:p w14:paraId="6A589B0D" w14:textId="77777777" w:rsidR="00B34B14" w:rsidRPr="00E7609D" w:rsidRDefault="00B34B14" w:rsidP="00B34B14">
      <w:pPr>
        <w:numPr>
          <w:ilvl w:val="0"/>
          <w:numId w:val="212"/>
        </w:numPr>
        <w:spacing w:before="100" w:beforeAutospacing="1" w:after="100" w:afterAutospacing="1" w:line="240" w:lineRule="auto"/>
        <w:rPr>
          <w:rFonts w:asciiTheme="majorBidi" w:hAnsiTheme="majorBidi" w:cstheme="majorBidi"/>
          <w:color w:val="000000" w:themeColor="text1"/>
          <w:rPrChange w:id="5135" w:author="Asad Shah" w:date="2025-01-10T12:14:00Z">
            <w:rPr/>
          </w:rPrChange>
        </w:rPr>
      </w:pPr>
      <w:r w:rsidRPr="00E7609D">
        <w:rPr>
          <w:rStyle w:val="Strong"/>
          <w:rFonts w:asciiTheme="majorBidi" w:hAnsiTheme="majorBidi" w:cstheme="majorBidi"/>
          <w:color w:val="000000" w:themeColor="text1"/>
          <w:rPrChange w:id="5136" w:author="Asad Shah" w:date="2025-01-10T12:14:00Z">
            <w:rPr>
              <w:rStyle w:val="Strong"/>
            </w:rPr>
          </w:rPrChange>
        </w:rPr>
        <w:t>Description</w:t>
      </w:r>
      <w:r w:rsidRPr="00E7609D">
        <w:rPr>
          <w:rFonts w:asciiTheme="majorBidi" w:hAnsiTheme="majorBidi" w:cstheme="majorBidi"/>
          <w:color w:val="000000" w:themeColor="text1"/>
          <w:rPrChange w:id="5137" w:author="Asad Shah" w:date="2025-01-10T12:14:00Z">
            <w:rPr/>
          </w:rPrChange>
        </w:rPr>
        <w:t xml:space="preserve">: Validate </w:t>
      </w:r>
      <w:proofErr w:type="gramStart"/>
      <w:r w:rsidRPr="00E7609D">
        <w:rPr>
          <w:rFonts w:asciiTheme="majorBidi" w:hAnsiTheme="majorBidi" w:cstheme="majorBidi"/>
          <w:color w:val="000000" w:themeColor="text1"/>
          <w:rPrChange w:id="5138" w:author="Asad Shah" w:date="2025-01-10T12:14:00Z">
            <w:rPr/>
          </w:rPrChange>
        </w:rPr>
        <w:t>that users</w:t>
      </w:r>
      <w:proofErr w:type="gramEnd"/>
      <w:r w:rsidRPr="00E7609D">
        <w:rPr>
          <w:rFonts w:asciiTheme="majorBidi" w:hAnsiTheme="majorBidi" w:cstheme="majorBidi"/>
          <w:color w:val="000000" w:themeColor="text1"/>
          <w:rPrChange w:id="5139" w:author="Asad Shah" w:date="2025-01-10T12:14:00Z">
            <w:rPr/>
          </w:rPrChange>
        </w:rPr>
        <w:t xml:space="preserve"> can enter expected marks if results are pending.</w:t>
      </w:r>
    </w:p>
    <w:p w14:paraId="64413D21" w14:textId="77777777" w:rsidR="00B34B14" w:rsidRPr="00E7609D" w:rsidRDefault="00B34B14" w:rsidP="00B34B14">
      <w:pPr>
        <w:numPr>
          <w:ilvl w:val="0"/>
          <w:numId w:val="212"/>
        </w:numPr>
        <w:spacing w:before="100" w:beforeAutospacing="1" w:after="100" w:afterAutospacing="1" w:line="240" w:lineRule="auto"/>
        <w:rPr>
          <w:rFonts w:asciiTheme="majorBidi" w:hAnsiTheme="majorBidi" w:cstheme="majorBidi"/>
          <w:color w:val="000000" w:themeColor="text1"/>
          <w:rPrChange w:id="5140" w:author="Asad Shah" w:date="2025-01-10T12:14:00Z">
            <w:rPr/>
          </w:rPrChange>
        </w:rPr>
      </w:pPr>
      <w:r w:rsidRPr="00E7609D">
        <w:rPr>
          <w:rStyle w:val="Strong"/>
          <w:rFonts w:asciiTheme="majorBidi" w:hAnsiTheme="majorBidi" w:cstheme="majorBidi"/>
          <w:color w:val="000000" w:themeColor="text1"/>
          <w:rPrChange w:id="5141" w:author="Asad Shah" w:date="2025-01-10T12:14:00Z">
            <w:rPr>
              <w:rStyle w:val="Strong"/>
            </w:rPr>
          </w:rPrChange>
        </w:rPr>
        <w:t>Steps</w:t>
      </w:r>
      <w:r w:rsidRPr="00E7609D">
        <w:rPr>
          <w:rFonts w:asciiTheme="majorBidi" w:hAnsiTheme="majorBidi" w:cstheme="majorBidi"/>
          <w:color w:val="000000" w:themeColor="text1"/>
          <w:rPrChange w:id="5142" w:author="Asad Shah" w:date="2025-01-10T12:14:00Z">
            <w:rPr/>
          </w:rPrChange>
        </w:rPr>
        <w:t xml:space="preserve">: </w:t>
      </w:r>
    </w:p>
    <w:p w14:paraId="35D2FB0C" w14:textId="77777777" w:rsidR="00B34B14" w:rsidRPr="00E7609D" w:rsidRDefault="00B34B14" w:rsidP="00B34B14">
      <w:pPr>
        <w:numPr>
          <w:ilvl w:val="1"/>
          <w:numId w:val="212"/>
        </w:numPr>
        <w:spacing w:before="100" w:beforeAutospacing="1" w:after="100" w:afterAutospacing="1" w:line="240" w:lineRule="auto"/>
        <w:rPr>
          <w:rFonts w:asciiTheme="majorBidi" w:hAnsiTheme="majorBidi" w:cstheme="majorBidi"/>
          <w:color w:val="000000" w:themeColor="text1"/>
          <w:rPrChange w:id="5143" w:author="Asad Shah" w:date="2025-01-10T12:14:00Z">
            <w:rPr/>
          </w:rPrChange>
        </w:rPr>
      </w:pPr>
      <w:r w:rsidRPr="00E7609D">
        <w:rPr>
          <w:rFonts w:asciiTheme="majorBidi" w:hAnsiTheme="majorBidi" w:cstheme="majorBidi"/>
          <w:color w:val="000000" w:themeColor="text1"/>
          <w:rPrChange w:id="5144" w:author="Asad Shah" w:date="2025-01-10T12:14:00Z">
            <w:rPr/>
          </w:rPrChange>
        </w:rPr>
        <w:t>Select "Enter Expected Marks."</w:t>
      </w:r>
    </w:p>
    <w:p w14:paraId="79F5CFF3" w14:textId="77777777" w:rsidR="00B34B14" w:rsidRPr="00E7609D" w:rsidRDefault="00B34B14" w:rsidP="00B34B14">
      <w:pPr>
        <w:numPr>
          <w:ilvl w:val="1"/>
          <w:numId w:val="212"/>
        </w:numPr>
        <w:spacing w:before="100" w:beforeAutospacing="1" w:after="100" w:afterAutospacing="1" w:line="240" w:lineRule="auto"/>
        <w:rPr>
          <w:rFonts w:asciiTheme="majorBidi" w:hAnsiTheme="majorBidi" w:cstheme="majorBidi"/>
          <w:color w:val="000000" w:themeColor="text1"/>
          <w:rPrChange w:id="5145" w:author="Asad Shah" w:date="2025-01-10T12:14:00Z">
            <w:rPr/>
          </w:rPrChange>
        </w:rPr>
      </w:pPr>
      <w:r w:rsidRPr="00E7609D">
        <w:rPr>
          <w:rFonts w:asciiTheme="majorBidi" w:hAnsiTheme="majorBidi" w:cstheme="majorBidi"/>
          <w:color w:val="000000" w:themeColor="text1"/>
          <w:rPrChange w:id="5146" w:author="Asad Shah" w:date="2025-01-10T12:14:00Z">
            <w:rPr/>
          </w:rPrChange>
        </w:rPr>
        <w:t>Input expected scores for Matric, FSC, and tests.</w:t>
      </w:r>
    </w:p>
    <w:p w14:paraId="6637A040" w14:textId="77777777" w:rsidR="00B34B14" w:rsidRPr="00E7609D" w:rsidRDefault="00B34B14" w:rsidP="00B34B14">
      <w:pPr>
        <w:numPr>
          <w:ilvl w:val="0"/>
          <w:numId w:val="212"/>
        </w:numPr>
        <w:spacing w:before="100" w:beforeAutospacing="1" w:after="100" w:afterAutospacing="1" w:line="240" w:lineRule="auto"/>
        <w:rPr>
          <w:rFonts w:asciiTheme="majorBidi" w:hAnsiTheme="majorBidi" w:cstheme="majorBidi"/>
          <w:color w:val="000000" w:themeColor="text1"/>
          <w:rPrChange w:id="5147" w:author="Asad Shah" w:date="2025-01-10T12:14:00Z">
            <w:rPr/>
          </w:rPrChange>
        </w:rPr>
      </w:pPr>
      <w:r w:rsidRPr="00E7609D">
        <w:rPr>
          <w:rStyle w:val="Strong"/>
          <w:rFonts w:asciiTheme="majorBidi" w:hAnsiTheme="majorBidi" w:cstheme="majorBidi"/>
          <w:color w:val="000000" w:themeColor="text1"/>
          <w:rPrChange w:id="5148" w:author="Asad Shah" w:date="2025-01-10T12:14:00Z">
            <w:rPr>
              <w:rStyle w:val="Strong"/>
            </w:rPr>
          </w:rPrChange>
        </w:rPr>
        <w:t>Expected Result</w:t>
      </w:r>
      <w:r w:rsidRPr="00E7609D">
        <w:rPr>
          <w:rFonts w:asciiTheme="majorBidi" w:hAnsiTheme="majorBidi" w:cstheme="majorBidi"/>
          <w:color w:val="000000" w:themeColor="text1"/>
          <w:rPrChange w:id="5149" w:author="Asad Shah" w:date="2025-01-10T12:14:00Z">
            <w:rPr/>
          </w:rPrChange>
        </w:rPr>
        <w:t>: Expected marks are saved successfully.</w:t>
      </w:r>
    </w:p>
    <w:p w14:paraId="7CB54F66" w14:textId="3E7E544E" w:rsidR="00B34B14" w:rsidRPr="00E7609D" w:rsidRDefault="00E7609D">
      <w:pPr>
        <w:pStyle w:val="Heading3"/>
      </w:pPr>
      <w:bookmarkStart w:id="5150" w:name="_Toc187627593"/>
      <w:r w:rsidRPr="00E7609D">
        <w:rPr>
          <w:rStyle w:val="Strong"/>
          <w:b/>
          <w:bCs w:val="0"/>
          <w:rPrChange w:id="5151" w:author="Asad Shah" w:date="2025-01-10T12:15:00Z">
            <w:rPr>
              <w:rStyle w:val="Strong"/>
              <w:rFonts w:asciiTheme="majorBidi" w:hAnsiTheme="majorBidi"/>
              <w:b/>
              <w:bCs w:val="0"/>
              <w:color w:val="000000" w:themeColor="text1"/>
            </w:rPr>
          </w:rPrChange>
        </w:rPr>
        <w:t>8.4.</w:t>
      </w:r>
      <w:r w:rsidR="00B34B14" w:rsidRPr="00E7609D">
        <w:rPr>
          <w:rStyle w:val="Strong"/>
          <w:b/>
          <w:bCs w:val="0"/>
        </w:rPr>
        <w:t>3 Test Suite: Recommendation System</w:t>
      </w:r>
      <w:bookmarkEnd w:id="5150"/>
    </w:p>
    <w:p w14:paraId="52B3FEA7" w14:textId="77777777" w:rsidR="00B34B14" w:rsidRPr="00E7609D" w:rsidRDefault="00B34B14" w:rsidP="00B34B14">
      <w:pPr>
        <w:pStyle w:val="Heading4"/>
        <w:rPr>
          <w:rFonts w:asciiTheme="majorBidi" w:hAnsiTheme="majorBidi"/>
          <w:i w:val="0"/>
          <w:iCs w:val="0"/>
          <w:color w:val="000000" w:themeColor="text1"/>
          <w:rPrChange w:id="5152" w:author="Asad Shah" w:date="2025-01-10T12:14:00Z">
            <w:rPr/>
          </w:rPrChange>
        </w:rPr>
      </w:pPr>
      <w:r w:rsidRPr="00E7609D">
        <w:rPr>
          <w:rStyle w:val="Strong"/>
          <w:rFonts w:asciiTheme="majorBidi" w:hAnsiTheme="majorBidi"/>
          <w:b w:val="0"/>
          <w:bCs w:val="0"/>
          <w:i w:val="0"/>
          <w:iCs w:val="0"/>
          <w:color w:val="000000" w:themeColor="text1"/>
          <w:rPrChange w:id="5153" w:author="Asad Shah" w:date="2025-01-10T12:14:00Z">
            <w:rPr>
              <w:rStyle w:val="Strong"/>
              <w:b w:val="0"/>
              <w:bCs w:val="0"/>
            </w:rPr>
          </w:rPrChange>
        </w:rPr>
        <w:t>Test Case 3.1: Field Recommendations</w:t>
      </w:r>
    </w:p>
    <w:p w14:paraId="5E3D3D95" w14:textId="77777777" w:rsidR="00B34B14" w:rsidRPr="00E7609D" w:rsidRDefault="00B34B14" w:rsidP="00B34B14">
      <w:pPr>
        <w:numPr>
          <w:ilvl w:val="0"/>
          <w:numId w:val="213"/>
        </w:numPr>
        <w:spacing w:before="100" w:beforeAutospacing="1" w:after="100" w:afterAutospacing="1" w:line="240" w:lineRule="auto"/>
        <w:rPr>
          <w:rFonts w:asciiTheme="majorBidi" w:hAnsiTheme="majorBidi" w:cstheme="majorBidi"/>
          <w:color w:val="000000" w:themeColor="text1"/>
          <w:rPrChange w:id="5154" w:author="Asad Shah" w:date="2025-01-10T12:14:00Z">
            <w:rPr/>
          </w:rPrChange>
        </w:rPr>
      </w:pPr>
      <w:r w:rsidRPr="00E7609D">
        <w:rPr>
          <w:rStyle w:val="Strong"/>
          <w:rFonts w:asciiTheme="majorBidi" w:hAnsiTheme="majorBidi" w:cstheme="majorBidi"/>
          <w:color w:val="000000" w:themeColor="text1"/>
          <w:rPrChange w:id="5155" w:author="Asad Shah" w:date="2025-01-10T12:14:00Z">
            <w:rPr>
              <w:rStyle w:val="Strong"/>
            </w:rPr>
          </w:rPrChange>
        </w:rPr>
        <w:t>Description</w:t>
      </w:r>
      <w:r w:rsidRPr="00E7609D">
        <w:rPr>
          <w:rFonts w:asciiTheme="majorBidi" w:hAnsiTheme="majorBidi" w:cstheme="majorBidi"/>
          <w:color w:val="000000" w:themeColor="text1"/>
          <w:rPrChange w:id="5156" w:author="Asad Shah" w:date="2025-01-10T12:14:00Z">
            <w:rPr/>
          </w:rPrChange>
        </w:rPr>
        <w:t>: Validate that fields are recommended based on user data.</w:t>
      </w:r>
    </w:p>
    <w:p w14:paraId="6E707310" w14:textId="77777777" w:rsidR="00B34B14" w:rsidRPr="00E7609D" w:rsidRDefault="00B34B14" w:rsidP="00B34B14">
      <w:pPr>
        <w:numPr>
          <w:ilvl w:val="0"/>
          <w:numId w:val="213"/>
        </w:numPr>
        <w:spacing w:before="100" w:beforeAutospacing="1" w:after="100" w:afterAutospacing="1" w:line="240" w:lineRule="auto"/>
        <w:rPr>
          <w:rFonts w:asciiTheme="majorBidi" w:hAnsiTheme="majorBidi" w:cstheme="majorBidi"/>
          <w:color w:val="000000" w:themeColor="text1"/>
          <w:rPrChange w:id="5157" w:author="Asad Shah" w:date="2025-01-10T12:14:00Z">
            <w:rPr/>
          </w:rPrChange>
        </w:rPr>
      </w:pPr>
      <w:r w:rsidRPr="00E7609D">
        <w:rPr>
          <w:rStyle w:val="Strong"/>
          <w:rFonts w:asciiTheme="majorBidi" w:hAnsiTheme="majorBidi" w:cstheme="majorBidi"/>
          <w:color w:val="000000" w:themeColor="text1"/>
          <w:rPrChange w:id="5158" w:author="Asad Shah" w:date="2025-01-10T12:14:00Z">
            <w:rPr>
              <w:rStyle w:val="Strong"/>
            </w:rPr>
          </w:rPrChange>
        </w:rPr>
        <w:t>Steps</w:t>
      </w:r>
      <w:r w:rsidRPr="00E7609D">
        <w:rPr>
          <w:rFonts w:asciiTheme="majorBidi" w:hAnsiTheme="majorBidi" w:cstheme="majorBidi"/>
          <w:color w:val="000000" w:themeColor="text1"/>
          <w:rPrChange w:id="5159" w:author="Asad Shah" w:date="2025-01-10T12:14:00Z">
            <w:rPr/>
          </w:rPrChange>
        </w:rPr>
        <w:t xml:space="preserve">: </w:t>
      </w:r>
    </w:p>
    <w:p w14:paraId="6AFB2944" w14:textId="77777777" w:rsidR="00B34B14" w:rsidRPr="00E7609D" w:rsidRDefault="00B34B14" w:rsidP="00B34B14">
      <w:pPr>
        <w:numPr>
          <w:ilvl w:val="1"/>
          <w:numId w:val="213"/>
        </w:numPr>
        <w:spacing w:before="100" w:beforeAutospacing="1" w:after="100" w:afterAutospacing="1" w:line="240" w:lineRule="auto"/>
        <w:rPr>
          <w:rFonts w:asciiTheme="majorBidi" w:hAnsiTheme="majorBidi" w:cstheme="majorBidi"/>
          <w:color w:val="000000" w:themeColor="text1"/>
          <w:rPrChange w:id="5160" w:author="Asad Shah" w:date="2025-01-10T12:14:00Z">
            <w:rPr/>
          </w:rPrChange>
        </w:rPr>
      </w:pPr>
      <w:r w:rsidRPr="00E7609D">
        <w:rPr>
          <w:rFonts w:asciiTheme="majorBidi" w:hAnsiTheme="majorBidi" w:cstheme="majorBidi"/>
          <w:color w:val="000000" w:themeColor="text1"/>
          <w:rPrChange w:id="5161" w:author="Asad Shah" w:date="2025-01-10T12:14:00Z">
            <w:rPr/>
          </w:rPrChange>
        </w:rPr>
        <w:t>Enter marks and study stream.</w:t>
      </w:r>
    </w:p>
    <w:p w14:paraId="406B0AAB" w14:textId="77777777" w:rsidR="00B34B14" w:rsidRPr="00E7609D" w:rsidRDefault="00B34B14" w:rsidP="00B34B14">
      <w:pPr>
        <w:numPr>
          <w:ilvl w:val="1"/>
          <w:numId w:val="213"/>
        </w:numPr>
        <w:spacing w:before="100" w:beforeAutospacing="1" w:after="100" w:afterAutospacing="1" w:line="240" w:lineRule="auto"/>
        <w:rPr>
          <w:rFonts w:asciiTheme="majorBidi" w:hAnsiTheme="majorBidi" w:cstheme="majorBidi"/>
          <w:color w:val="000000" w:themeColor="text1"/>
          <w:rPrChange w:id="5162" w:author="Asad Shah" w:date="2025-01-10T12:14:00Z">
            <w:rPr/>
          </w:rPrChange>
        </w:rPr>
      </w:pPr>
      <w:r w:rsidRPr="00E7609D">
        <w:rPr>
          <w:rFonts w:asciiTheme="majorBidi" w:hAnsiTheme="majorBidi" w:cstheme="majorBidi"/>
          <w:color w:val="000000" w:themeColor="text1"/>
          <w:rPrChange w:id="5163" w:author="Asad Shah" w:date="2025-01-10T12:14:00Z">
            <w:rPr/>
          </w:rPrChange>
        </w:rPr>
        <w:t>Click "Get Recommendations."</w:t>
      </w:r>
    </w:p>
    <w:p w14:paraId="65850A6D" w14:textId="77777777" w:rsidR="00B34B14" w:rsidRPr="00E7609D" w:rsidRDefault="00B34B14" w:rsidP="00B34B14">
      <w:pPr>
        <w:numPr>
          <w:ilvl w:val="0"/>
          <w:numId w:val="213"/>
        </w:numPr>
        <w:spacing w:before="100" w:beforeAutospacing="1" w:after="100" w:afterAutospacing="1" w:line="240" w:lineRule="auto"/>
        <w:rPr>
          <w:rFonts w:asciiTheme="majorBidi" w:hAnsiTheme="majorBidi" w:cstheme="majorBidi"/>
          <w:color w:val="000000" w:themeColor="text1"/>
          <w:rPrChange w:id="5164" w:author="Asad Shah" w:date="2025-01-10T12:14:00Z">
            <w:rPr/>
          </w:rPrChange>
        </w:rPr>
      </w:pPr>
      <w:r w:rsidRPr="00E7609D">
        <w:rPr>
          <w:rStyle w:val="Strong"/>
          <w:rFonts w:asciiTheme="majorBidi" w:hAnsiTheme="majorBidi" w:cstheme="majorBidi"/>
          <w:color w:val="000000" w:themeColor="text1"/>
          <w:rPrChange w:id="5165" w:author="Asad Shah" w:date="2025-01-10T12:14:00Z">
            <w:rPr>
              <w:rStyle w:val="Strong"/>
            </w:rPr>
          </w:rPrChange>
        </w:rPr>
        <w:t>Expected Result</w:t>
      </w:r>
      <w:r w:rsidRPr="00E7609D">
        <w:rPr>
          <w:rFonts w:asciiTheme="majorBidi" w:hAnsiTheme="majorBidi" w:cstheme="majorBidi"/>
          <w:color w:val="000000" w:themeColor="text1"/>
          <w:rPrChange w:id="5166" w:author="Asad Shah" w:date="2025-01-10T12:14:00Z">
            <w:rPr/>
          </w:rPrChange>
        </w:rPr>
        <w:t>: List of suitable fields is displayed.</w:t>
      </w:r>
    </w:p>
    <w:p w14:paraId="3BEDDC4D" w14:textId="77777777" w:rsidR="00B34B14" w:rsidRPr="00E7609D" w:rsidRDefault="00B34B14" w:rsidP="00B34B14">
      <w:pPr>
        <w:pStyle w:val="Heading4"/>
        <w:rPr>
          <w:rFonts w:asciiTheme="majorBidi" w:hAnsiTheme="majorBidi"/>
          <w:i w:val="0"/>
          <w:iCs w:val="0"/>
          <w:color w:val="000000" w:themeColor="text1"/>
          <w:rPrChange w:id="5167" w:author="Asad Shah" w:date="2025-01-10T12:14:00Z">
            <w:rPr/>
          </w:rPrChange>
        </w:rPr>
      </w:pPr>
      <w:r w:rsidRPr="00E7609D">
        <w:rPr>
          <w:rStyle w:val="Strong"/>
          <w:rFonts w:asciiTheme="majorBidi" w:hAnsiTheme="majorBidi"/>
          <w:b w:val="0"/>
          <w:bCs w:val="0"/>
          <w:i w:val="0"/>
          <w:iCs w:val="0"/>
          <w:color w:val="000000" w:themeColor="text1"/>
          <w:rPrChange w:id="5168" w:author="Asad Shah" w:date="2025-01-10T12:14:00Z">
            <w:rPr>
              <w:rStyle w:val="Strong"/>
              <w:b w:val="0"/>
              <w:bCs w:val="0"/>
            </w:rPr>
          </w:rPrChange>
        </w:rPr>
        <w:t>Test Case 3.2: University Recommendations</w:t>
      </w:r>
    </w:p>
    <w:p w14:paraId="2F29549C" w14:textId="77777777" w:rsidR="00B34B14" w:rsidRPr="00E7609D" w:rsidRDefault="00B34B14" w:rsidP="00B34B14">
      <w:pPr>
        <w:numPr>
          <w:ilvl w:val="0"/>
          <w:numId w:val="214"/>
        </w:numPr>
        <w:spacing w:before="100" w:beforeAutospacing="1" w:after="100" w:afterAutospacing="1" w:line="240" w:lineRule="auto"/>
        <w:rPr>
          <w:rFonts w:asciiTheme="majorBidi" w:hAnsiTheme="majorBidi" w:cstheme="majorBidi"/>
          <w:color w:val="000000" w:themeColor="text1"/>
          <w:rPrChange w:id="5169" w:author="Asad Shah" w:date="2025-01-10T12:14:00Z">
            <w:rPr/>
          </w:rPrChange>
        </w:rPr>
      </w:pPr>
      <w:r w:rsidRPr="00E7609D">
        <w:rPr>
          <w:rStyle w:val="Strong"/>
          <w:rFonts w:asciiTheme="majorBidi" w:hAnsiTheme="majorBidi" w:cstheme="majorBidi"/>
          <w:color w:val="000000" w:themeColor="text1"/>
          <w:rPrChange w:id="5170" w:author="Asad Shah" w:date="2025-01-10T12:14:00Z">
            <w:rPr>
              <w:rStyle w:val="Strong"/>
            </w:rPr>
          </w:rPrChange>
        </w:rPr>
        <w:t>Description</w:t>
      </w:r>
      <w:r w:rsidRPr="00E7609D">
        <w:rPr>
          <w:rFonts w:asciiTheme="majorBidi" w:hAnsiTheme="majorBidi" w:cstheme="majorBidi"/>
          <w:color w:val="000000" w:themeColor="text1"/>
          <w:rPrChange w:id="5171" w:author="Asad Shah" w:date="2025-01-10T12:14:00Z">
            <w:rPr/>
          </w:rPrChange>
        </w:rPr>
        <w:t>: Validate that universities are recommended based on calculated aggregate.</w:t>
      </w:r>
    </w:p>
    <w:p w14:paraId="5F9FA7F5" w14:textId="77777777" w:rsidR="00B34B14" w:rsidRPr="00E7609D" w:rsidRDefault="00B34B14" w:rsidP="00B34B14">
      <w:pPr>
        <w:numPr>
          <w:ilvl w:val="0"/>
          <w:numId w:val="214"/>
        </w:numPr>
        <w:spacing w:before="100" w:beforeAutospacing="1" w:after="100" w:afterAutospacing="1" w:line="240" w:lineRule="auto"/>
        <w:rPr>
          <w:rFonts w:asciiTheme="majorBidi" w:hAnsiTheme="majorBidi" w:cstheme="majorBidi"/>
          <w:color w:val="000000" w:themeColor="text1"/>
          <w:rPrChange w:id="5172" w:author="Asad Shah" w:date="2025-01-10T12:14:00Z">
            <w:rPr/>
          </w:rPrChange>
        </w:rPr>
      </w:pPr>
      <w:r w:rsidRPr="00E7609D">
        <w:rPr>
          <w:rStyle w:val="Strong"/>
          <w:rFonts w:asciiTheme="majorBidi" w:hAnsiTheme="majorBidi" w:cstheme="majorBidi"/>
          <w:color w:val="000000" w:themeColor="text1"/>
          <w:rPrChange w:id="5173" w:author="Asad Shah" w:date="2025-01-10T12:14:00Z">
            <w:rPr>
              <w:rStyle w:val="Strong"/>
            </w:rPr>
          </w:rPrChange>
        </w:rPr>
        <w:t>Steps</w:t>
      </w:r>
      <w:r w:rsidRPr="00E7609D">
        <w:rPr>
          <w:rFonts w:asciiTheme="majorBidi" w:hAnsiTheme="majorBidi" w:cstheme="majorBidi"/>
          <w:color w:val="000000" w:themeColor="text1"/>
          <w:rPrChange w:id="5174" w:author="Asad Shah" w:date="2025-01-10T12:14:00Z">
            <w:rPr/>
          </w:rPrChange>
        </w:rPr>
        <w:t xml:space="preserve">: </w:t>
      </w:r>
    </w:p>
    <w:p w14:paraId="0AFB4031" w14:textId="77777777" w:rsidR="00B34B14" w:rsidRPr="00E7609D" w:rsidRDefault="00B34B14" w:rsidP="00B34B14">
      <w:pPr>
        <w:numPr>
          <w:ilvl w:val="1"/>
          <w:numId w:val="214"/>
        </w:numPr>
        <w:spacing w:before="100" w:beforeAutospacing="1" w:after="100" w:afterAutospacing="1" w:line="240" w:lineRule="auto"/>
        <w:rPr>
          <w:rFonts w:asciiTheme="majorBidi" w:hAnsiTheme="majorBidi" w:cstheme="majorBidi"/>
          <w:color w:val="000000" w:themeColor="text1"/>
          <w:rPrChange w:id="5175" w:author="Asad Shah" w:date="2025-01-10T12:14:00Z">
            <w:rPr/>
          </w:rPrChange>
        </w:rPr>
      </w:pPr>
      <w:r w:rsidRPr="00E7609D">
        <w:rPr>
          <w:rFonts w:asciiTheme="majorBidi" w:hAnsiTheme="majorBidi" w:cstheme="majorBidi"/>
          <w:color w:val="000000" w:themeColor="text1"/>
          <w:rPrChange w:id="5176" w:author="Asad Shah" w:date="2025-01-10T12:14:00Z">
            <w:rPr/>
          </w:rPrChange>
        </w:rPr>
        <w:t>Select a field of study.</w:t>
      </w:r>
    </w:p>
    <w:p w14:paraId="63DA57A3" w14:textId="77777777" w:rsidR="00B34B14" w:rsidRPr="00E7609D" w:rsidRDefault="00B34B14" w:rsidP="00B34B14">
      <w:pPr>
        <w:numPr>
          <w:ilvl w:val="1"/>
          <w:numId w:val="214"/>
        </w:numPr>
        <w:spacing w:before="100" w:beforeAutospacing="1" w:after="100" w:afterAutospacing="1" w:line="240" w:lineRule="auto"/>
        <w:rPr>
          <w:rFonts w:asciiTheme="majorBidi" w:hAnsiTheme="majorBidi" w:cstheme="majorBidi"/>
          <w:color w:val="000000" w:themeColor="text1"/>
          <w:rPrChange w:id="5177" w:author="Asad Shah" w:date="2025-01-10T12:14:00Z">
            <w:rPr/>
          </w:rPrChange>
        </w:rPr>
      </w:pPr>
      <w:r w:rsidRPr="00E7609D">
        <w:rPr>
          <w:rFonts w:asciiTheme="majorBidi" w:hAnsiTheme="majorBidi" w:cstheme="majorBidi"/>
          <w:color w:val="000000" w:themeColor="text1"/>
          <w:rPrChange w:id="5178" w:author="Asad Shah" w:date="2025-01-10T12:14:00Z">
            <w:rPr/>
          </w:rPrChange>
        </w:rPr>
        <w:t>View recommended universities.</w:t>
      </w:r>
    </w:p>
    <w:p w14:paraId="4A60FF20" w14:textId="77777777" w:rsidR="00B34B14" w:rsidRPr="00E7609D" w:rsidRDefault="00B34B14" w:rsidP="00B34B14">
      <w:pPr>
        <w:numPr>
          <w:ilvl w:val="0"/>
          <w:numId w:val="214"/>
        </w:numPr>
        <w:spacing w:before="100" w:beforeAutospacing="1" w:after="100" w:afterAutospacing="1" w:line="240" w:lineRule="auto"/>
        <w:rPr>
          <w:rFonts w:asciiTheme="majorBidi" w:hAnsiTheme="majorBidi" w:cstheme="majorBidi"/>
          <w:color w:val="000000" w:themeColor="text1"/>
          <w:rPrChange w:id="5179" w:author="Asad Shah" w:date="2025-01-10T12:14:00Z">
            <w:rPr/>
          </w:rPrChange>
        </w:rPr>
      </w:pPr>
      <w:r w:rsidRPr="00E7609D">
        <w:rPr>
          <w:rStyle w:val="Strong"/>
          <w:rFonts w:asciiTheme="majorBidi" w:hAnsiTheme="majorBidi" w:cstheme="majorBidi"/>
          <w:color w:val="000000" w:themeColor="text1"/>
          <w:rPrChange w:id="5180" w:author="Asad Shah" w:date="2025-01-10T12:14:00Z">
            <w:rPr>
              <w:rStyle w:val="Strong"/>
            </w:rPr>
          </w:rPrChange>
        </w:rPr>
        <w:lastRenderedPageBreak/>
        <w:t>Expected Result</w:t>
      </w:r>
      <w:r w:rsidRPr="00E7609D">
        <w:rPr>
          <w:rFonts w:asciiTheme="majorBidi" w:hAnsiTheme="majorBidi" w:cstheme="majorBidi"/>
          <w:color w:val="000000" w:themeColor="text1"/>
          <w:rPrChange w:id="5181" w:author="Asad Shah" w:date="2025-01-10T12:14:00Z">
            <w:rPr/>
          </w:rPrChange>
        </w:rPr>
        <w:t>: Relevant universities are displayed with admission criteria and deadlines.</w:t>
      </w:r>
    </w:p>
    <w:p w14:paraId="06285295" w14:textId="77777777" w:rsidR="00B34B14" w:rsidRPr="00E7609D" w:rsidRDefault="00B34B14" w:rsidP="00B34B14">
      <w:pPr>
        <w:pStyle w:val="Heading4"/>
        <w:rPr>
          <w:rFonts w:asciiTheme="majorBidi" w:hAnsiTheme="majorBidi"/>
          <w:i w:val="0"/>
          <w:iCs w:val="0"/>
          <w:color w:val="000000" w:themeColor="text1"/>
          <w:rPrChange w:id="5182" w:author="Asad Shah" w:date="2025-01-10T12:14:00Z">
            <w:rPr/>
          </w:rPrChange>
        </w:rPr>
      </w:pPr>
      <w:r w:rsidRPr="00E7609D">
        <w:rPr>
          <w:rStyle w:val="Strong"/>
          <w:rFonts w:asciiTheme="majorBidi" w:hAnsiTheme="majorBidi"/>
          <w:b w:val="0"/>
          <w:bCs w:val="0"/>
          <w:i w:val="0"/>
          <w:iCs w:val="0"/>
          <w:color w:val="000000" w:themeColor="text1"/>
          <w:rPrChange w:id="5183" w:author="Asad Shah" w:date="2025-01-10T12:14:00Z">
            <w:rPr>
              <w:rStyle w:val="Strong"/>
              <w:b w:val="0"/>
              <w:bCs w:val="0"/>
            </w:rPr>
          </w:rPrChange>
        </w:rPr>
        <w:t>Test Case 3.3: Interest-Based Recommendations</w:t>
      </w:r>
    </w:p>
    <w:p w14:paraId="53F4DD71" w14:textId="77777777" w:rsidR="00B34B14" w:rsidRPr="00E7609D" w:rsidRDefault="00B34B14" w:rsidP="00B34B14">
      <w:pPr>
        <w:numPr>
          <w:ilvl w:val="0"/>
          <w:numId w:val="215"/>
        </w:numPr>
        <w:spacing w:before="100" w:beforeAutospacing="1" w:after="100" w:afterAutospacing="1" w:line="240" w:lineRule="auto"/>
        <w:rPr>
          <w:rFonts w:asciiTheme="majorBidi" w:hAnsiTheme="majorBidi" w:cstheme="majorBidi"/>
          <w:color w:val="000000" w:themeColor="text1"/>
          <w:rPrChange w:id="5184" w:author="Asad Shah" w:date="2025-01-10T12:14:00Z">
            <w:rPr/>
          </w:rPrChange>
        </w:rPr>
      </w:pPr>
      <w:r w:rsidRPr="00E7609D">
        <w:rPr>
          <w:rStyle w:val="Strong"/>
          <w:rFonts w:asciiTheme="majorBidi" w:hAnsiTheme="majorBidi" w:cstheme="majorBidi"/>
          <w:color w:val="000000" w:themeColor="text1"/>
          <w:rPrChange w:id="5185" w:author="Asad Shah" w:date="2025-01-10T12:14:00Z">
            <w:rPr>
              <w:rStyle w:val="Strong"/>
            </w:rPr>
          </w:rPrChange>
        </w:rPr>
        <w:t>Description</w:t>
      </w:r>
      <w:r w:rsidRPr="00E7609D">
        <w:rPr>
          <w:rFonts w:asciiTheme="majorBidi" w:hAnsiTheme="majorBidi" w:cstheme="majorBidi"/>
          <w:color w:val="000000" w:themeColor="text1"/>
          <w:rPrChange w:id="5186" w:author="Asad Shah" w:date="2025-01-10T12:14:00Z">
            <w:rPr/>
          </w:rPrChange>
        </w:rPr>
        <w:t>: Validate recommendations based on user interest.</w:t>
      </w:r>
    </w:p>
    <w:p w14:paraId="73E0248B" w14:textId="77777777" w:rsidR="00B34B14" w:rsidRPr="00E7609D" w:rsidRDefault="00B34B14" w:rsidP="00B34B14">
      <w:pPr>
        <w:numPr>
          <w:ilvl w:val="0"/>
          <w:numId w:val="215"/>
        </w:numPr>
        <w:spacing w:before="100" w:beforeAutospacing="1" w:after="100" w:afterAutospacing="1" w:line="240" w:lineRule="auto"/>
        <w:rPr>
          <w:rFonts w:asciiTheme="majorBidi" w:hAnsiTheme="majorBidi" w:cstheme="majorBidi"/>
          <w:color w:val="000000" w:themeColor="text1"/>
          <w:rPrChange w:id="5187" w:author="Asad Shah" w:date="2025-01-10T12:14:00Z">
            <w:rPr/>
          </w:rPrChange>
        </w:rPr>
      </w:pPr>
      <w:r w:rsidRPr="00E7609D">
        <w:rPr>
          <w:rStyle w:val="Strong"/>
          <w:rFonts w:asciiTheme="majorBidi" w:hAnsiTheme="majorBidi" w:cstheme="majorBidi"/>
          <w:color w:val="000000" w:themeColor="text1"/>
          <w:rPrChange w:id="5188" w:author="Asad Shah" w:date="2025-01-10T12:14:00Z">
            <w:rPr>
              <w:rStyle w:val="Strong"/>
            </w:rPr>
          </w:rPrChange>
        </w:rPr>
        <w:t>Steps</w:t>
      </w:r>
      <w:r w:rsidRPr="00E7609D">
        <w:rPr>
          <w:rFonts w:asciiTheme="majorBidi" w:hAnsiTheme="majorBidi" w:cstheme="majorBidi"/>
          <w:color w:val="000000" w:themeColor="text1"/>
          <w:rPrChange w:id="5189" w:author="Asad Shah" w:date="2025-01-10T12:14:00Z">
            <w:rPr/>
          </w:rPrChange>
        </w:rPr>
        <w:t xml:space="preserve">: </w:t>
      </w:r>
    </w:p>
    <w:p w14:paraId="78E6E94B" w14:textId="77777777" w:rsidR="00B34B14" w:rsidRPr="00E7609D" w:rsidRDefault="00B34B14" w:rsidP="00B34B14">
      <w:pPr>
        <w:numPr>
          <w:ilvl w:val="1"/>
          <w:numId w:val="215"/>
        </w:numPr>
        <w:spacing w:before="100" w:beforeAutospacing="1" w:after="100" w:afterAutospacing="1" w:line="240" w:lineRule="auto"/>
        <w:rPr>
          <w:rFonts w:asciiTheme="majorBidi" w:hAnsiTheme="majorBidi" w:cstheme="majorBidi"/>
          <w:color w:val="000000" w:themeColor="text1"/>
          <w:rPrChange w:id="5190" w:author="Asad Shah" w:date="2025-01-10T12:14:00Z">
            <w:rPr/>
          </w:rPrChange>
        </w:rPr>
      </w:pPr>
      <w:r w:rsidRPr="00E7609D">
        <w:rPr>
          <w:rFonts w:asciiTheme="majorBidi" w:hAnsiTheme="majorBidi" w:cstheme="majorBidi"/>
          <w:color w:val="000000" w:themeColor="text1"/>
          <w:rPrChange w:id="5191" w:author="Asad Shah" w:date="2025-01-10T12:14:00Z">
            <w:rPr/>
          </w:rPrChange>
        </w:rPr>
        <w:t>Interact with the chatbot.</w:t>
      </w:r>
    </w:p>
    <w:p w14:paraId="4D90EBBD" w14:textId="77777777" w:rsidR="00B34B14" w:rsidRPr="00E7609D" w:rsidRDefault="00B34B14" w:rsidP="00B34B14">
      <w:pPr>
        <w:numPr>
          <w:ilvl w:val="1"/>
          <w:numId w:val="215"/>
        </w:numPr>
        <w:spacing w:before="100" w:beforeAutospacing="1" w:after="100" w:afterAutospacing="1" w:line="240" w:lineRule="auto"/>
        <w:rPr>
          <w:rFonts w:asciiTheme="majorBidi" w:hAnsiTheme="majorBidi" w:cstheme="majorBidi"/>
          <w:color w:val="000000" w:themeColor="text1"/>
          <w:rPrChange w:id="5192" w:author="Asad Shah" w:date="2025-01-10T12:14:00Z">
            <w:rPr/>
          </w:rPrChange>
        </w:rPr>
      </w:pPr>
      <w:r w:rsidRPr="00E7609D">
        <w:rPr>
          <w:rFonts w:asciiTheme="majorBidi" w:hAnsiTheme="majorBidi" w:cstheme="majorBidi"/>
          <w:color w:val="000000" w:themeColor="text1"/>
          <w:rPrChange w:id="5193" w:author="Asad Shah" w:date="2025-01-10T12:14:00Z">
            <w:rPr/>
          </w:rPrChange>
        </w:rPr>
        <w:t>Provide details about interests.</w:t>
      </w:r>
    </w:p>
    <w:p w14:paraId="4BB0977D" w14:textId="77777777" w:rsidR="00B34B14" w:rsidRPr="00E7609D" w:rsidRDefault="00B34B14" w:rsidP="00B34B14">
      <w:pPr>
        <w:numPr>
          <w:ilvl w:val="1"/>
          <w:numId w:val="215"/>
        </w:numPr>
        <w:spacing w:before="100" w:beforeAutospacing="1" w:after="100" w:afterAutospacing="1" w:line="240" w:lineRule="auto"/>
        <w:rPr>
          <w:rFonts w:asciiTheme="majorBidi" w:hAnsiTheme="majorBidi" w:cstheme="majorBidi"/>
          <w:color w:val="000000" w:themeColor="text1"/>
          <w:rPrChange w:id="5194" w:author="Asad Shah" w:date="2025-01-10T12:14:00Z">
            <w:rPr/>
          </w:rPrChange>
        </w:rPr>
      </w:pPr>
      <w:r w:rsidRPr="00E7609D">
        <w:rPr>
          <w:rFonts w:asciiTheme="majorBidi" w:hAnsiTheme="majorBidi" w:cstheme="majorBidi"/>
          <w:color w:val="000000" w:themeColor="text1"/>
          <w:rPrChange w:id="5195" w:author="Asad Shah" w:date="2025-01-10T12:14:00Z">
            <w:rPr/>
          </w:rPrChange>
        </w:rPr>
        <w:t>View recommended fields and universities.</w:t>
      </w:r>
    </w:p>
    <w:p w14:paraId="50B06A7B" w14:textId="77777777" w:rsidR="00B34B14" w:rsidRPr="00E7609D" w:rsidRDefault="00B34B14" w:rsidP="00B34B14">
      <w:pPr>
        <w:numPr>
          <w:ilvl w:val="0"/>
          <w:numId w:val="215"/>
        </w:numPr>
        <w:spacing w:before="100" w:beforeAutospacing="1" w:after="100" w:afterAutospacing="1" w:line="240" w:lineRule="auto"/>
        <w:rPr>
          <w:rFonts w:asciiTheme="majorBidi" w:hAnsiTheme="majorBidi" w:cstheme="majorBidi"/>
          <w:color w:val="000000" w:themeColor="text1"/>
          <w:rPrChange w:id="5196" w:author="Asad Shah" w:date="2025-01-10T12:14:00Z">
            <w:rPr/>
          </w:rPrChange>
        </w:rPr>
      </w:pPr>
      <w:r w:rsidRPr="00E7609D">
        <w:rPr>
          <w:rStyle w:val="Strong"/>
          <w:rFonts w:asciiTheme="majorBidi" w:hAnsiTheme="majorBidi" w:cstheme="majorBidi"/>
          <w:color w:val="000000" w:themeColor="text1"/>
          <w:rPrChange w:id="5197" w:author="Asad Shah" w:date="2025-01-10T12:14:00Z">
            <w:rPr>
              <w:rStyle w:val="Strong"/>
            </w:rPr>
          </w:rPrChange>
        </w:rPr>
        <w:t>Expected Result</w:t>
      </w:r>
      <w:r w:rsidRPr="00E7609D">
        <w:rPr>
          <w:rFonts w:asciiTheme="majorBidi" w:hAnsiTheme="majorBidi" w:cstheme="majorBidi"/>
          <w:color w:val="000000" w:themeColor="text1"/>
          <w:rPrChange w:id="5198" w:author="Asad Shah" w:date="2025-01-10T12:14:00Z">
            <w:rPr/>
          </w:rPrChange>
        </w:rPr>
        <w:t>: Recommendations align with user interests.</w:t>
      </w:r>
    </w:p>
    <w:p w14:paraId="47CE158B" w14:textId="6C510BA8" w:rsidR="00B34B14" w:rsidRPr="00E7609D" w:rsidRDefault="00E7609D">
      <w:pPr>
        <w:pStyle w:val="Heading3"/>
      </w:pPr>
      <w:bookmarkStart w:id="5199" w:name="_Toc187627594"/>
      <w:r w:rsidRPr="00E7609D">
        <w:rPr>
          <w:rStyle w:val="Strong"/>
          <w:b/>
          <w:bCs w:val="0"/>
          <w:rPrChange w:id="5200" w:author="Asad Shah" w:date="2025-01-10T12:15:00Z">
            <w:rPr>
              <w:rStyle w:val="Strong"/>
              <w:rFonts w:asciiTheme="majorBidi" w:hAnsiTheme="majorBidi"/>
              <w:b/>
              <w:bCs w:val="0"/>
              <w:color w:val="000000" w:themeColor="text1"/>
            </w:rPr>
          </w:rPrChange>
        </w:rPr>
        <w:t>8.4.</w:t>
      </w:r>
      <w:r w:rsidR="00B34B14" w:rsidRPr="00E7609D">
        <w:rPr>
          <w:rStyle w:val="Strong"/>
          <w:b/>
          <w:bCs w:val="0"/>
        </w:rPr>
        <w:t>4 Test Suite: Dashboard and Trend Visualization</w:t>
      </w:r>
      <w:bookmarkEnd w:id="5199"/>
    </w:p>
    <w:p w14:paraId="481D4D3D" w14:textId="77777777" w:rsidR="00B34B14" w:rsidRPr="00E7609D" w:rsidRDefault="00B34B14" w:rsidP="00B34B14">
      <w:pPr>
        <w:pStyle w:val="Heading4"/>
        <w:rPr>
          <w:rFonts w:asciiTheme="majorBidi" w:hAnsiTheme="majorBidi"/>
          <w:i w:val="0"/>
          <w:iCs w:val="0"/>
          <w:color w:val="000000" w:themeColor="text1"/>
          <w:rPrChange w:id="5201" w:author="Asad Shah" w:date="2025-01-10T12:14:00Z">
            <w:rPr/>
          </w:rPrChange>
        </w:rPr>
      </w:pPr>
      <w:r w:rsidRPr="00E7609D">
        <w:rPr>
          <w:rStyle w:val="Strong"/>
          <w:rFonts w:asciiTheme="majorBidi" w:hAnsiTheme="majorBidi"/>
          <w:b w:val="0"/>
          <w:bCs w:val="0"/>
          <w:i w:val="0"/>
          <w:iCs w:val="0"/>
          <w:color w:val="000000" w:themeColor="text1"/>
          <w:rPrChange w:id="5202" w:author="Asad Shah" w:date="2025-01-10T12:14:00Z">
            <w:rPr>
              <w:rStyle w:val="Strong"/>
              <w:b w:val="0"/>
              <w:bCs w:val="0"/>
            </w:rPr>
          </w:rPrChange>
        </w:rPr>
        <w:t>Test Case 4.1: View Trends</w:t>
      </w:r>
    </w:p>
    <w:p w14:paraId="2728EB89" w14:textId="77777777" w:rsidR="00B34B14" w:rsidRPr="00E7609D" w:rsidRDefault="00B34B14" w:rsidP="00B34B14">
      <w:pPr>
        <w:numPr>
          <w:ilvl w:val="0"/>
          <w:numId w:val="216"/>
        </w:numPr>
        <w:spacing w:before="100" w:beforeAutospacing="1" w:after="100" w:afterAutospacing="1" w:line="240" w:lineRule="auto"/>
        <w:rPr>
          <w:rFonts w:asciiTheme="majorBidi" w:hAnsiTheme="majorBidi" w:cstheme="majorBidi"/>
          <w:color w:val="000000" w:themeColor="text1"/>
          <w:rPrChange w:id="5203" w:author="Asad Shah" w:date="2025-01-10T12:14:00Z">
            <w:rPr/>
          </w:rPrChange>
        </w:rPr>
      </w:pPr>
      <w:r w:rsidRPr="00E7609D">
        <w:rPr>
          <w:rStyle w:val="Strong"/>
          <w:rFonts w:asciiTheme="majorBidi" w:hAnsiTheme="majorBidi" w:cstheme="majorBidi"/>
          <w:color w:val="000000" w:themeColor="text1"/>
          <w:rPrChange w:id="5204" w:author="Asad Shah" w:date="2025-01-10T12:14:00Z">
            <w:rPr>
              <w:rStyle w:val="Strong"/>
            </w:rPr>
          </w:rPrChange>
        </w:rPr>
        <w:t>Description</w:t>
      </w:r>
      <w:r w:rsidRPr="00E7609D">
        <w:rPr>
          <w:rFonts w:asciiTheme="majorBidi" w:hAnsiTheme="majorBidi" w:cstheme="majorBidi"/>
          <w:color w:val="000000" w:themeColor="text1"/>
          <w:rPrChange w:id="5205" w:author="Asad Shah" w:date="2025-01-10T12:14:00Z">
            <w:rPr/>
          </w:rPrChange>
        </w:rPr>
        <w:t xml:space="preserve">: Validate </w:t>
      </w:r>
      <w:proofErr w:type="gramStart"/>
      <w:r w:rsidRPr="00E7609D">
        <w:rPr>
          <w:rFonts w:asciiTheme="majorBidi" w:hAnsiTheme="majorBidi" w:cstheme="majorBidi"/>
          <w:color w:val="000000" w:themeColor="text1"/>
          <w:rPrChange w:id="5206" w:author="Asad Shah" w:date="2025-01-10T12:14:00Z">
            <w:rPr/>
          </w:rPrChange>
        </w:rPr>
        <w:t>that trends</w:t>
      </w:r>
      <w:proofErr w:type="gramEnd"/>
      <w:r w:rsidRPr="00E7609D">
        <w:rPr>
          <w:rFonts w:asciiTheme="majorBidi" w:hAnsiTheme="majorBidi" w:cstheme="majorBidi"/>
          <w:color w:val="000000" w:themeColor="text1"/>
          <w:rPrChange w:id="5207" w:author="Asad Shah" w:date="2025-01-10T12:14:00Z">
            <w:rPr/>
          </w:rPrChange>
        </w:rPr>
        <w:t xml:space="preserve"> for fields of study are displayed on the dashboard.</w:t>
      </w:r>
    </w:p>
    <w:p w14:paraId="67E0C075" w14:textId="77777777" w:rsidR="00B34B14" w:rsidRPr="00E7609D" w:rsidRDefault="00B34B14" w:rsidP="00B34B14">
      <w:pPr>
        <w:numPr>
          <w:ilvl w:val="0"/>
          <w:numId w:val="216"/>
        </w:numPr>
        <w:spacing w:before="100" w:beforeAutospacing="1" w:after="100" w:afterAutospacing="1" w:line="240" w:lineRule="auto"/>
        <w:rPr>
          <w:rFonts w:asciiTheme="majorBidi" w:hAnsiTheme="majorBidi" w:cstheme="majorBidi"/>
          <w:color w:val="000000" w:themeColor="text1"/>
          <w:rPrChange w:id="5208" w:author="Asad Shah" w:date="2025-01-10T12:14:00Z">
            <w:rPr/>
          </w:rPrChange>
        </w:rPr>
      </w:pPr>
      <w:r w:rsidRPr="00E7609D">
        <w:rPr>
          <w:rStyle w:val="Strong"/>
          <w:rFonts w:asciiTheme="majorBidi" w:hAnsiTheme="majorBidi" w:cstheme="majorBidi"/>
          <w:color w:val="000000" w:themeColor="text1"/>
          <w:rPrChange w:id="5209" w:author="Asad Shah" w:date="2025-01-10T12:14:00Z">
            <w:rPr>
              <w:rStyle w:val="Strong"/>
            </w:rPr>
          </w:rPrChange>
        </w:rPr>
        <w:t>Steps</w:t>
      </w:r>
      <w:r w:rsidRPr="00E7609D">
        <w:rPr>
          <w:rFonts w:asciiTheme="majorBidi" w:hAnsiTheme="majorBidi" w:cstheme="majorBidi"/>
          <w:color w:val="000000" w:themeColor="text1"/>
          <w:rPrChange w:id="5210" w:author="Asad Shah" w:date="2025-01-10T12:14:00Z">
            <w:rPr/>
          </w:rPrChange>
        </w:rPr>
        <w:t xml:space="preserve">: </w:t>
      </w:r>
    </w:p>
    <w:p w14:paraId="3444329A" w14:textId="77777777" w:rsidR="00B34B14" w:rsidRPr="00E7609D" w:rsidRDefault="00B34B14" w:rsidP="00B34B14">
      <w:pPr>
        <w:numPr>
          <w:ilvl w:val="1"/>
          <w:numId w:val="216"/>
        </w:numPr>
        <w:spacing w:before="100" w:beforeAutospacing="1" w:after="100" w:afterAutospacing="1" w:line="240" w:lineRule="auto"/>
        <w:rPr>
          <w:rFonts w:asciiTheme="majorBidi" w:hAnsiTheme="majorBidi" w:cstheme="majorBidi"/>
          <w:color w:val="000000" w:themeColor="text1"/>
          <w:rPrChange w:id="5211" w:author="Asad Shah" w:date="2025-01-10T12:14:00Z">
            <w:rPr/>
          </w:rPrChange>
        </w:rPr>
      </w:pPr>
      <w:r w:rsidRPr="00E7609D">
        <w:rPr>
          <w:rFonts w:asciiTheme="majorBidi" w:hAnsiTheme="majorBidi" w:cstheme="majorBidi"/>
          <w:color w:val="000000" w:themeColor="text1"/>
          <w:rPrChange w:id="5212" w:author="Asad Shah" w:date="2025-01-10T12:14:00Z">
            <w:rPr/>
          </w:rPrChange>
        </w:rPr>
        <w:t>Navigate to the dashboard.</w:t>
      </w:r>
    </w:p>
    <w:p w14:paraId="37561F94" w14:textId="77777777" w:rsidR="00B34B14" w:rsidRPr="00E7609D" w:rsidRDefault="00B34B14" w:rsidP="00B34B14">
      <w:pPr>
        <w:numPr>
          <w:ilvl w:val="1"/>
          <w:numId w:val="216"/>
        </w:numPr>
        <w:spacing w:before="100" w:beforeAutospacing="1" w:after="100" w:afterAutospacing="1" w:line="240" w:lineRule="auto"/>
        <w:rPr>
          <w:rFonts w:asciiTheme="majorBidi" w:hAnsiTheme="majorBidi" w:cstheme="majorBidi"/>
          <w:color w:val="000000" w:themeColor="text1"/>
          <w:rPrChange w:id="5213" w:author="Asad Shah" w:date="2025-01-10T12:14:00Z">
            <w:rPr/>
          </w:rPrChange>
        </w:rPr>
      </w:pPr>
      <w:r w:rsidRPr="00E7609D">
        <w:rPr>
          <w:rFonts w:asciiTheme="majorBidi" w:hAnsiTheme="majorBidi" w:cstheme="majorBidi"/>
          <w:color w:val="000000" w:themeColor="text1"/>
          <w:rPrChange w:id="5214" w:author="Asad Shah" w:date="2025-01-10T12:14:00Z">
            <w:rPr/>
          </w:rPrChange>
        </w:rPr>
        <w:t>Select "View Trends."</w:t>
      </w:r>
    </w:p>
    <w:p w14:paraId="7E063E3D" w14:textId="77777777" w:rsidR="00B34B14" w:rsidRPr="00E7609D" w:rsidRDefault="00B34B14" w:rsidP="00B34B14">
      <w:pPr>
        <w:numPr>
          <w:ilvl w:val="0"/>
          <w:numId w:val="216"/>
        </w:numPr>
        <w:spacing w:before="100" w:beforeAutospacing="1" w:after="100" w:afterAutospacing="1" w:line="240" w:lineRule="auto"/>
        <w:rPr>
          <w:rFonts w:asciiTheme="majorBidi" w:hAnsiTheme="majorBidi" w:cstheme="majorBidi"/>
          <w:color w:val="000000" w:themeColor="text1"/>
          <w:rPrChange w:id="5215" w:author="Asad Shah" w:date="2025-01-10T12:14:00Z">
            <w:rPr/>
          </w:rPrChange>
        </w:rPr>
      </w:pPr>
      <w:r w:rsidRPr="00E7609D">
        <w:rPr>
          <w:rStyle w:val="Strong"/>
          <w:rFonts w:asciiTheme="majorBidi" w:hAnsiTheme="majorBidi" w:cstheme="majorBidi"/>
          <w:color w:val="000000" w:themeColor="text1"/>
          <w:rPrChange w:id="5216" w:author="Asad Shah" w:date="2025-01-10T12:14:00Z">
            <w:rPr>
              <w:rStyle w:val="Strong"/>
            </w:rPr>
          </w:rPrChange>
        </w:rPr>
        <w:t>Expected Result</w:t>
      </w:r>
      <w:r w:rsidRPr="00E7609D">
        <w:rPr>
          <w:rFonts w:asciiTheme="majorBidi" w:hAnsiTheme="majorBidi" w:cstheme="majorBidi"/>
          <w:color w:val="000000" w:themeColor="text1"/>
          <w:rPrChange w:id="5217" w:author="Asad Shah" w:date="2025-01-10T12:14:00Z">
            <w:rPr/>
          </w:rPrChange>
        </w:rPr>
        <w:t>: Graphs for growing and declining fields are displayed.</w:t>
      </w:r>
    </w:p>
    <w:p w14:paraId="508EA352" w14:textId="77777777" w:rsidR="00B34B14" w:rsidRPr="00E7609D" w:rsidRDefault="00B34B14" w:rsidP="00B34B14">
      <w:pPr>
        <w:pStyle w:val="Heading4"/>
        <w:rPr>
          <w:rFonts w:asciiTheme="majorBidi" w:hAnsiTheme="majorBidi"/>
          <w:i w:val="0"/>
          <w:iCs w:val="0"/>
          <w:color w:val="000000" w:themeColor="text1"/>
          <w:rPrChange w:id="5218" w:author="Asad Shah" w:date="2025-01-10T12:14:00Z">
            <w:rPr/>
          </w:rPrChange>
        </w:rPr>
      </w:pPr>
      <w:r w:rsidRPr="00E7609D">
        <w:rPr>
          <w:rStyle w:val="Strong"/>
          <w:rFonts w:asciiTheme="majorBidi" w:hAnsiTheme="majorBidi"/>
          <w:b w:val="0"/>
          <w:bCs w:val="0"/>
          <w:i w:val="0"/>
          <w:iCs w:val="0"/>
          <w:color w:val="000000" w:themeColor="text1"/>
          <w:rPrChange w:id="5219" w:author="Asad Shah" w:date="2025-01-10T12:14:00Z">
            <w:rPr>
              <w:rStyle w:val="Strong"/>
              <w:b w:val="0"/>
              <w:bCs w:val="0"/>
            </w:rPr>
          </w:rPrChange>
        </w:rPr>
        <w:t>Test Case 4.2: Compare Fields</w:t>
      </w:r>
    </w:p>
    <w:p w14:paraId="0B1C4FB1" w14:textId="77777777" w:rsidR="00B34B14" w:rsidRPr="00E7609D" w:rsidRDefault="00B34B14" w:rsidP="00B34B14">
      <w:pPr>
        <w:numPr>
          <w:ilvl w:val="0"/>
          <w:numId w:val="217"/>
        </w:numPr>
        <w:spacing w:before="100" w:beforeAutospacing="1" w:after="100" w:afterAutospacing="1" w:line="240" w:lineRule="auto"/>
        <w:rPr>
          <w:rFonts w:asciiTheme="majorBidi" w:hAnsiTheme="majorBidi" w:cstheme="majorBidi"/>
          <w:color w:val="000000" w:themeColor="text1"/>
          <w:rPrChange w:id="5220" w:author="Asad Shah" w:date="2025-01-10T12:14:00Z">
            <w:rPr/>
          </w:rPrChange>
        </w:rPr>
      </w:pPr>
      <w:r w:rsidRPr="00E7609D">
        <w:rPr>
          <w:rStyle w:val="Strong"/>
          <w:rFonts w:asciiTheme="majorBidi" w:hAnsiTheme="majorBidi" w:cstheme="majorBidi"/>
          <w:color w:val="000000" w:themeColor="text1"/>
          <w:rPrChange w:id="5221" w:author="Asad Shah" w:date="2025-01-10T12:14:00Z">
            <w:rPr>
              <w:rStyle w:val="Strong"/>
            </w:rPr>
          </w:rPrChange>
        </w:rPr>
        <w:t>Description</w:t>
      </w:r>
      <w:r w:rsidRPr="00E7609D">
        <w:rPr>
          <w:rFonts w:asciiTheme="majorBidi" w:hAnsiTheme="majorBidi" w:cstheme="majorBidi"/>
          <w:color w:val="000000" w:themeColor="text1"/>
          <w:rPrChange w:id="5222" w:author="Asad Shah" w:date="2025-01-10T12:14:00Z">
            <w:rPr/>
          </w:rPrChange>
        </w:rPr>
        <w:t>: Validate the comparison of multiple fields.</w:t>
      </w:r>
    </w:p>
    <w:p w14:paraId="5829F70A" w14:textId="77777777" w:rsidR="00B34B14" w:rsidRPr="00E7609D" w:rsidRDefault="00B34B14" w:rsidP="00B34B14">
      <w:pPr>
        <w:numPr>
          <w:ilvl w:val="0"/>
          <w:numId w:val="217"/>
        </w:numPr>
        <w:spacing w:before="100" w:beforeAutospacing="1" w:after="100" w:afterAutospacing="1" w:line="240" w:lineRule="auto"/>
        <w:rPr>
          <w:rFonts w:asciiTheme="majorBidi" w:hAnsiTheme="majorBidi" w:cstheme="majorBidi"/>
          <w:color w:val="000000" w:themeColor="text1"/>
          <w:rPrChange w:id="5223" w:author="Asad Shah" w:date="2025-01-10T12:14:00Z">
            <w:rPr/>
          </w:rPrChange>
        </w:rPr>
      </w:pPr>
      <w:r w:rsidRPr="00E7609D">
        <w:rPr>
          <w:rStyle w:val="Strong"/>
          <w:rFonts w:asciiTheme="majorBidi" w:hAnsiTheme="majorBidi" w:cstheme="majorBidi"/>
          <w:color w:val="000000" w:themeColor="text1"/>
          <w:rPrChange w:id="5224" w:author="Asad Shah" w:date="2025-01-10T12:14:00Z">
            <w:rPr>
              <w:rStyle w:val="Strong"/>
            </w:rPr>
          </w:rPrChange>
        </w:rPr>
        <w:t>Steps</w:t>
      </w:r>
      <w:r w:rsidRPr="00E7609D">
        <w:rPr>
          <w:rFonts w:asciiTheme="majorBidi" w:hAnsiTheme="majorBidi" w:cstheme="majorBidi"/>
          <w:color w:val="000000" w:themeColor="text1"/>
          <w:rPrChange w:id="5225" w:author="Asad Shah" w:date="2025-01-10T12:14:00Z">
            <w:rPr/>
          </w:rPrChange>
        </w:rPr>
        <w:t xml:space="preserve">: </w:t>
      </w:r>
    </w:p>
    <w:p w14:paraId="5CF72E3F" w14:textId="77777777" w:rsidR="00B34B14" w:rsidRPr="00E7609D" w:rsidRDefault="00B34B14" w:rsidP="00B34B14">
      <w:pPr>
        <w:numPr>
          <w:ilvl w:val="1"/>
          <w:numId w:val="217"/>
        </w:numPr>
        <w:spacing w:before="100" w:beforeAutospacing="1" w:after="100" w:afterAutospacing="1" w:line="240" w:lineRule="auto"/>
        <w:rPr>
          <w:rFonts w:asciiTheme="majorBidi" w:hAnsiTheme="majorBidi" w:cstheme="majorBidi"/>
          <w:color w:val="000000" w:themeColor="text1"/>
          <w:rPrChange w:id="5226" w:author="Asad Shah" w:date="2025-01-10T12:14:00Z">
            <w:rPr/>
          </w:rPrChange>
        </w:rPr>
      </w:pPr>
      <w:r w:rsidRPr="00E7609D">
        <w:rPr>
          <w:rFonts w:asciiTheme="majorBidi" w:hAnsiTheme="majorBidi" w:cstheme="majorBidi"/>
          <w:color w:val="000000" w:themeColor="text1"/>
          <w:rPrChange w:id="5227" w:author="Asad Shah" w:date="2025-01-10T12:14:00Z">
            <w:rPr/>
          </w:rPrChange>
        </w:rPr>
        <w:t>Select two or more fields for comparison.</w:t>
      </w:r>
    </w:p>
    <w:p w14:paraId="11B60B25" w14:textId="77777777" w:rsidR="00B34B14" w:rsidRPr="00E7609D" w:rsidRDefault="00B34B14" w:rsidP="00B34B14">
      <w:pPr>
        <w:numPr>
          <w:ilvl w:val="1"/>
          <w:numId w:val="217"/>
        </w:numPr>
        <w:spacing w:before="100" w:beforeAutospacing="1" w:after="100" w:afterAutospacing="1" w:line="240" w:lineRule="auto"/>
        <w:rPr>
          <w:rFonts w:asciiTheme="majorBidi" w:hAnsiTheme="majorBidi" w:cstheme="majorBidi"/>
          <w:color w:val="000000" w:themeColor="text1"/>
          <w:rPrChange w:id="5228" w:author="Asad Shah" w:date="2025-01-10T12:14:00Z">
            <w:rPr/>
          </w:rPrChange>
        </w:rPr>
      </w:pPr>
      <w:r w:rsidRPr="00E7609D">
        <w:rPr>
          <w:rFonts w:asciiTheme="majorBidi" w:hAnsiTheme="majorBidi" w:cstheme="majorBidi"/>
          <w:color w:val="000000" w:themeColor="text1"/>
          <w:rPrChange w:id="5229" w:author="Asad Shah" w:date="2025-01-10T12:14:00Z">
            <w:rPr/>
          </w:rPrChange>
        </w:rPr>
        <w:t>Click "Compare."</w:t>
      </w:r>
    </w:p>
    <w:p w14:paraId="0FD63F45" w14:textId="77777777" w:rsidR="00B34B14" w:rsidRPr="00E7609D" w:rsidRDefault="00B34B14" w:rsidP="00B34B14">
      <w:pPr>
        <w:numPr>
          <w:ilvl w:val="0"/>
          <w:numId w:val="217"/>
        </w:numPr>
        <w:spacing w:before="100" w:beforeAutospacing="1" w:after="100" w:afterAutospacing="1" w:line="240" w:lineRule="auto"/>
        <w:rPr>
          <w:rFonts w:asciiTheme="majorBidi" w:hAnsiTheme="majorBidi" w:cstheme="majorBidi"/>
          <w:color w:val="000000" w:themeColor="text1"/>
          <w:rPrChange w:id="5230" w:author="Asad Shah" w:date="2025-01-10T12:14:00Z">
            <w:rPr/>
          </w:rPrChange>
        </w:rPr>
      </w:pPr>
      <w:r w:rsidRPr="00E7609D">
        <w:rPr>
          <w:rStyle w:val="Strong"/>
          <w:rFonts w:asciiTheme="majorBidi" w:hAnsiTheme="majorBidi" w:cstheme="majorBidi"/>
          <w:color w:val="000000" w:themeColor="text1"/>
          <w:rPrChange w:id="5231" w:author="Asad Shah" w:date="2025-01-10T12:14:00Z">
            <w:rPr>
              <w:rStyle w:val="Strong"/>
            </w:rPr>
          </w:rPrChange>
        </w:rPr>
        <w:t>Expected Result</w:t>
      </w:r>
      <w:r w:rsidRPr="00E7609D">
        <w:rPr>
          <w:rFonts w:asciiTheme="majorBidi" w:hAnsiTheme="majorBidi" w:cstheme="majorBidi"/>
          <w:color w:val="000000" w:themeColor="text1"/>
          <w:rPrChange w:id="5232" w:author="Asad Shah" w:date="2025-01-10T12:14:00Z">
            <w:rPr/>
          </w:rPrChange>
        </w:rPr>
        <w:t>: Comparison data (growth rate, demand index) is displayed.</w:t>
      </w:r>
    </w:p>
    <w:p w14:paraId="7B0A1B6A" w14:textId="6664D78B" w:rsidR="00B34B14" w:rsidRPr="00E7609D" w:rsidRDefault="00E7609D">
      <w:pPr>
        <w:pStyle w:val="Heading3"/>
      </w:pPr>
      <w:bookmarkStart w:id="5233" w:name="_Toc187627595"/>
      <w:r w:rsidRPr="00E7609D">
        <w:rPr>
          <w:rStyle w:val="Strong"/>
          <w:b/>
          <w:bCs w:val="0"/>
          <w:rPrChange w:id="5234" w:author="Asad Shah" w:date="2025-01-10T12:15:00Z">
            <w:rPr>
              <w:rStyle w:val="Strong"/>
              <w:rFonts w:asciiTheme="majorBidi" w:hAnsiTheme="majorBidi"/>
              <w:b/>
              <w:bCs w:val="0"/>
              <w:color w:val="000000" w:themeColor="text1"/>
            </w:rPr>
          </w:rPrChange>
        </w:rPr>
        <w:t>8.4.</w:t>
      </w:r>
      <w:r w:rsidR="00B34B14" w:rsidRPr="00E7609D">
        <w:rPr>
          <w:rStyle w:val="Strong"/>
          <w:b/>
          <w:bCs w:val="0"/>
        </w:rPr>
        <w:t>5 Test Suite: Integration Testing</w:t>
      </w:r>
      <w:bookmarkEnd w:id="5233"/>
    </w:p>
    <w:p w14:paraId="4DCAACD7" w14:textId="77777777" w:rsidR="00B34B14" w:rsidRPr="00E7609D" w:rsidRDefault="00B34B14" w:rsidP="00B34B14">
      <w:pPr>
        <w:pStyle w:val="Heading4"/>
        <w:rPr>
          <w:rFonts w:asciiTheme="majorBidi" w:hAnsiTheme="majorBidi"/>
          <w:i w:val="0"/>
          <w:iCs w:val="0"/>
          <w:color w:val="000000" w:themeColor="text1"/>
          <w:rPrChange w:id="5235" w:author="Asad Shah" w:date="2025-01-10T12:14:00Z">
            <w:rPr/>
          </w:rPrChange>
        </w:rPr>
      </w:pPr>
      <w:r w:rsidRPr="00E7609D">
        <w:rPr>
          <w:rStyle w:val="Strong"/>
          <w:rFonts w:asciiTheme="majorBidi" w:hAnsiTheme="majorBidi"/>
          <w:b w:val="0"/>
          <w:bCs w:val="0"/>
          <w:i w:val="0"/>
          <w:iCs w:val="0"/>
          <w:color w:val="000000" w:themeColor="text1"/>
          <w:rPrChange w:id="5236" w:author="Asad Shah" w:date="2025-01-10T12:14:00Z">
            <w:rPr>
              <w:rStyle w:val="Strong"/>
              <w:b w:val="0"/>
              <w:bCs w:val="0"/>
            </w:rPr>
          </w:rPrChange>
        </w:rPr>
        <w:t>Test Case 5.1: Frontend-Backend Integration</w:t>
      </w:r>
    </w:p>
    <w:p w14:paraId="73558D58" w14:textId="77777777" w:rsidR="00B34B14" w:rsidRPr="00E7609D" w:rsidRDefault="00B34B14" w:rsidP="00B34B14">
      <w:pPr>
        <w:numPr>
          <w:ilvl w:val="0"/>
          <w:numId w:val="218"/>
        </w:numPr>
        <w:spacing w:before="100" w:beforeAutospacing="1" w:after="100" w:afterAutospacing="1" w:line="240" w:lineRule="auto"/>
        <w:rPr>
          <w:rFonts w:asciiTheme="majorBidi" w:hAnsiTheme="majorBidi" w:cstheme="majorBidi"/>
          <w:color w:val="000000" w:themeColor="text1"/>
          <w:rPrChange w:id="5237" w:author="Asad Shah" w:date="2025-01-10T12:14:00Z">
            <w:rPr/>
          </w:rPrChange>
        </w:rPr>
      </w:pPr>
      <w:r w:rsidRPr="00E7609D">
        <w:rPr>
          <w:rStyle w:val="Strong"/>
          <w:rFonts w:asciiTheme="majorBidi" w:hAnsiTheme="majorBidi" w:cstheme="majorBidi"/>
          <w:color w:val="000000" w:themeColor="text1"/>
          <w:rPrChange w:id="5238" w:author="Asad Shah" w:date="2025-01-10T12:14:00Z">
            <w:rPr>
              <w:rStyle w:val="Strong"/>
            </w:rPr>
          </w:rPrChange>
        </w:rPr>
        <w:t>Description</w:t>
      </w:r>
      <w:r w:rsidRPr="00E7609D">
        <w:rPr>
          <w:rFonts w:asciiTheme="majorBidi" w:hAnsiTheme="majorBidi" w:cstheme="majorBidi"/>
          <w:color w:val="000000" w:themeColor="text1"/>
          <w:rPrChange w:id="5239" w:author="Asad Shah" w:date="2025-01-10T12:14:00Z">
            <w:rPr/>
          </w:rPrChange>
        </w:rPr>
        <w:t>: Validate the integration between frontend forms and backend APIs.</w:t>
      </w:r>
    </w:p>
    <w:p w14:paraId="341C4F9F" w14:textId="77777777" w:rsidR="00B34B14" w:rsidRPr="00E7609D" w:rsidRDefault="00B34B14" w:rsidP="00B34B14">
      <w:pPr>
        <w:numPr>
          <w:ilvl w:val="0"/>
          <w:numId w:val="218"/>
        </w:numPr>
        <w:spacing w:before="100" w:beforeAutospacing="1" w:after="100" w:afterAutospacing="1" w:line="240" w:lineRule="auto"/>
        <w:rPr>
          <w:rFonts w:asciiTheme="majorBidi" w:hAnsiTheme="majorBidi" w:cstheme="majorBidi"/>
          <w:color w:val="000000" w:themeColor="text1"/>
          <w:rPrChange w:id="5240" w:author="Asad Shah" w:date="2025-01-10T12:14:00Z">
            <w:rPr/>
          </w:rPrChange>
        </w:rPr>
      </w:pPr>
      <w:r w:rsidRPr="00E7609D">
        <w:rPr>
          <w:rStyle w:val="Strong"/>
          <w:rFonts w:asciiTheme="majorBidi" w:hAnsiTheme="majorBidi" w:cstheme="majorBidi"/>
          <w:color w:val="000000" w:themeColor="text1"/>
          <w:rPrChange w:id="5241" w:author="Asad Shah" w:date="2025-01-10T12:14:00Z">
            <w:rPr>
              <w:rStyle w:val="Strong"/>
            </w:rPr>
          </w:rPrChange>
        </w:rPr>
        <w:t>Steps</w:t>
      </w:r>
      <w:r w:rsidRPr="00E7609D">
        <w:rPr>
          <w:rFonts w:asciiTheme="majorBidi" w:hAnsiTheme="majorBidi" w:cstheme="majorBidi"/>
          <w:color w:val="000000" w:themeColor="text1"/>
          <w:rPrChange w:id="5242" w:author="Asad Shah" w:date="2025-01-10T12:14:00Z">
            <w:rPr/>
          </w:rPrChange>
        </w:rPr>
        <w:t xml:space="preserve">: </w:t>
      </w:r>
    </w:p>
    <w:p w14:paraId="3D275AE8" w14:textId="77777777" w:rsidR="00B34B14" w:rsidRPr="00E7609D" w:rsidRDefault="00B34B14" w:rsidP="00B34B14">
      <w:pPr>
        <w:numPr>
          <w:ilvl w:val="1"/>
          <w:numId w:val="218"/>
        </w:numPr>
        <w:spacing w:before="100" w:beforeAutospacing="1" w:after="100" w:afterAutospacing="1" w:line="240" w:lineRule="auto"/>
        <w:rPr>
          <w:rFonts w:asciiTheme="majorBidi" w:hAnsiTheme="majorBidi" w:cstheme="majorBidi"/>
          <w:color w:val="000000" w:themeColor="text1"/>
          <w:rPrChange w:id="5243" w:author="Asad Shah" w:date="2025-01-10T12:14:00Z">
            <w:rPr/>
          </w:rPrChange>
        </w:rPr>
      </w:pPr>
      <w:r w:rsidRPr="00E7609D">
        <w:rPr>
          <w:rFonts w:asciiTheme="majorBidi" w:hAnsiTheme="majorBidi" w:cstheme="majorBidi"/>
          <w:color w:val="000000" w:themeColor="text1"/>
          <w:rPrChange w:id="5244" w:author="Asad Shah" w:date="2025-01-10T12:14:00Z">
            <w:rPr/>
          </w:rPrChange>
        </w:rPr>
        <w:t>Fill out data input forms.</w:t>
      </w:r>
    </w:p>
    <w:p w14:paraId="29D74F73" w14:textId="77777777" w:rsidR="00B34B14" w:rsidRPr="00E7609D" w:rsidRDefault="00B34B14" w:rsidP="00B34B14">
      <w:pPr>
        <w:numPr>
          <w:ilvl w:val="1"/>
          <w:numId w:val="218"/>
        </w:numPr>
        <w:spacing w:before="100" w:beforeAutospacing="1" w:after="100" w:afterAutospacing="1" w:line="240" w:lineRule="auto"/>
        <w:rPr>
          <w:rFonts w:asciiTheme="majorBidi" w:hAnsiTheme="majorBidi" w:cstheme="majorBidi"/>
          <w:color w:val="000000" w:themeColor="text1"/>
          <w:rPrChange w:id="5245" w:author="Asad Shah" w:date="2025-01-10T12:14:00Z">
            <w:rPr/>
          </w:rPrChange>
        </w:rPr>
      </w:pPr>
      <w:r w:rsidRPr="00E7609D">
        <w:rPr>
          <w:rFonts w:asciiTheme="majorBidi" w:hAnsiTheme="majorBidi" w:cstheme="majorBidi"/>
          <w:color w:val="000000" w:themeColor="text1"/>
          <w:rPrChange w:id="5246" w:author="Asad Shah" w:date="2025-01-10T12:14:00Z">
            <w:rPr/>
          </w:rPrChange>
        </w:rPr>
        <w:t>Check API calls using a tool like Postman.</w:t>
      </w:r>
    </w:p>
    <w:p w14:paraId="440FA819" w14:textId="77777777" w:rsidR="00B34B14" w:rsidRPr="00E7609D" w:rsidRDefault="00B34B14" w:rsidP="00B34B14">
      <w:pPr>
        <w:numPr>
          <w:ilvl w:val="0"/>
          <w:numId w:val="218"/>
        </w:numPr>
        <w:spacing w:before="100" w:beforeAutospacing="1" w:after="100" w:afterAutospacing="1" w:line="240" w:lineRule="auto"/>
        <w:rPr>
          <w:rFonts w:asciiTheme="majorBidi" w:hAnsiTheme="majorBidi" w:cstheme="majorBidi"/>
          <w:color w:val="000000" w:themeColor="text1"/>
          <w:rPrChange w:id="5247" w:author="Asad Shah" w:date="2025-01-10T12:14:00Z">
            <w:rPr/>
          </w:rPrChange>
        </w:rPr>
      </w:pPr>
      <w:r w:rsidRPr="00E7609D">
        <w:rPr>
          <w:rStyle w:val="Strong"/>
          <w:rFonts w:asciiTheme="majorBidi" w:hAnsiTheme="majorBidi" w:cstheme="majorBidi"/>
          <w:color w:val="000000" w:themeColor="text1"/>
          <w:rPrChange w:id="5248" w:author="Asad Shah" w:date="2025-01-10T12:14:00Z">
            <w:rPr>
              <w:rStyle w:val="Strong"/>
            </w:rPr>
          </w:rPrChange>
        </w:rPr>
        <w:t>Expected Result</w:t>
      </w:r>
      <w:r w:rsidRPr="00E7609D">
        <w:rPr>
          <w:rFonts w:asciiTheme="majorBidi" w:hAnsiTheme="majorBidi" w:cstheme="majorBidi"/>
          <w:color w:val="000000" w:themeColor="text1"/>
          <w:rPrChange w:id="5249" w:author="Asad Shah" w:date="2025-01-10T12:14:00Z">
            <w:rPr/>
          </w:rPrChange>
        </w:rPr>
        <w:t>: Data is saved and processed correctly by the backend.</w:t>
      </w:r>
    </w:p>
    <w:p w14:paraId="27B09F33" w14:textId="77777777" w:rsidR="00B34B14" w:rsidRPr="00E7609D" w:rsidRDefault="00B34B14" w:rsidP="00B34B14">
      <w:pPr>
        <w:pStyle w:val="Heading4"/>
        <w:rPr>
          <w:rFonts w:asciiTheme="majorBidi" w:hAnsiTheme="majorBidi"/>
          <w:i w:val="0"/>
          <w:iCs w:val="0"/>
          <w:color w:val="000000" w:themeColor="text1"/>
          <w:rPrChange w:id="5250" w:author="Asad Shah" w:date="2025-01-10T12:14:00Z">
            <w:rPr/>
          </w:rPrChange>
        </w:rPr>
      </w:pPr>
      <w:r w:rsidRPr="00E7609D">
        <w:rPr>
          <w:rStyle w:val="Strong"/>
          <w:rFonts w:asciiTheme="majorBidi" w:hAnsiTheme="majorBidi"/>
          <w:b w:val="0"/>
          <w:bCs w:val="0"/>
          <w:i w:val="0"/>
          <w:iCs w:val="0"/>
          <w:color w:val="000000" w:themeColor="text1"/>
          <w:rPrChange w:id="5251" w:author="Asad Shah" w:date="2025-01-10T12:14:00Z">
            <w:rPr>
              <w:rStyle w:val="Strong"/>
              <w:b w:val="0"/>
              <w:bCs w:val="0"/>
            </w:rPr>
          </w:rPrChange>
        </w:rPr>
        <w:t>Test Case 5.2: External API Integration</w:t>
      </w:r>
    </w:p>
    <w:p w14:paraId="3DD83262" w14:textId="77777777" w:rsidR="00B34B14" w:rsidRPr="00E7609D" w:rsidRDefault="00B34B14" w:rsidP="00B34B14">
      <w:pPr>
        <w:numPr>
          <w:ilvl w:val="0"/>
          <w:numId w:val="219"/>
        </w:numPr>
        <w:spacing w:before="100" w:beforeAutospacing="1" w:after="100" w:afterAutospacing="1" w:line="240" w:lineRule="auto"/>
        <w:rPr>
          <w:rFonts w:asciiTheme="majorBidi" w:hAnsiTheme="majorBidi" w:cstheme="majorBidi"/>
          <w:color w:val="000000" w:themeColor="text1"/>
          <w:rPrChange w:id="5252" w:author="Asad Shah" w:date="2025-01-10T12:14:00Z">
            <w:rPr/>
          </w:rPrChange>
        </w:rPr>
      </w:pPr>
      <w:r w:rsidRPr="00E7609D">
        <w:rPr>
          <w:rStyle w:val="Strong"/>
          <w:rFonts w:asciiTheme="majorBidi" w:hAnsiTheme="majorBidi" w:cstheme="majorBidi"/>
          <w:color w:val="000000" w:themeColor="text1"/>
          <w:rPrChange w:id="5253" w:author="Asad Shah" w:date="2025-01-10T12:14:00Z">
            <w:rPr>
              <w:rStyle w:val="Strong"/>
            </w:rPr>
          </w:rPrChange>
        </w:rPr>
        <w:t>Description</w:t>
      </w:r>
      <w:r w:rsidRPr="00E7609D">
        <w:rPr>
          <w:rFonts w:asciiTheme="majorBidi" w:hAnsiTheme="majorBidi" w:cstheme="majorBidi"/>
          <w:color w:val="000000" w:themeColor="text1"/>
          <w:rPrChange w:id="5254" w:author="Asad Shah" w:date="2025-01-10T12:14:00Z">
            <w:rPr/>
          </w:rPrChange>
        </w:rPr>
        <w:t>: Validate Google OAuth and university data API integrations.</w:t>
      </w:r>
    </w:p>
    <w:p w14:paraId="2A119EB0" w14:textId="77777777" w:rsidR="00B34B14" w:rsidRPr="00E7609D" w:rsidRDefault="00B34B14" w:rsidP="00B34B14">
      <w:pPr>
        <w:numPr>
          <w:ilvl w:val="0"/>
          <w:numId w:val="219"/>
        </w:numPr>
        <w:spacing w:before="100" w:beforeAutospacing="1" w:after="100" w:afterAutospacing="1" w:line="240" w:lineRule="auto"/>
        <w:rPr>
          <w:rFonts w:asciiTheme="majorBidi" w:hAnsiTheme="majorBidi" w:cstheme="majorBidi"/>
          <w:color w:val="000000" w:themeColor="text1"/>
          <w:rPrChange w:id="5255" w:author="Asad Shah" w:date="2025-01-10T12:14:00Z">
            <w:rPr/>
          </w:rPrChange>
        </w:rPr>
      </w:pPr>
      <w:r w:rsidRPr="00E7609D">
        <w:rPr>
          <w:rStyle w:val="Strong"/>
          <w:rFonts w:asciiTheme="majorBidi" w:hAnsiTheme="majorBidi" w:cstheme="majorBidi"/>
          <w:color w:val="000000" w:themeColor="text1"/>
          <w:rPrChange w:id="5256" w:author="Asad Shah" w:date="2025-01-10T12:14:00Z">
            <w:rPr>
              <w:rStyle w:val="Strong"/>
            </w:rPr>
          </w:rPrChange>
        </w:rPr>
        <w:t>Steps</w:t>
      </w:r>
      <w:r w:rsidRPr="00E7609D">
        <w:rPr>
          <w:rFonts w:asciiTheme="majorBidi" w:hAnsiTheme="majorBidi" w:cstheme="majorBidi"/>
          <w:color w:val="000000" w:themeColor="text1"/>
          <w:rPrChange w:id="5257" w:author="Asad Shah" w:date="2025-01-10T12:14:00Z">
            <w:rPr/>
          </w:rPrChange>
        </w:rPr>
        <w:t xml:space="preserve">: </w:t>
      </w:r>
    </w:p>
    <w:p w14:paraId="01018B8D" w14:textId="77777777" w:rsidR="00B34B14" w:rsidRPr="00E7609D" w:rsidRDefault="00B34B14" w:rsidP="00B34B14">
      <w:pPr>
        <w:numPr>
          <w:ilvl w:val="1"/>
          <w:numId w:val="219"/>
        </w:numPr>
        <w:spacing w:before="100" w:beforeAutospacing="1" w:after="100" w:afterAutospacing="1" w:line="240" w:lineRule="auto"/>
        <w:rPr>
          <w:rFonts w:asciiTheme="majorBidi" w:hAnsiTheme="majorBidi" w:cstheme="majorBidi"/>
          <w:color w:val="000000" w:themeColor="text1"/>
          <w:rPrChange w:id="5258" w:author="Asad Shah" w:date="2025-01-10T12:14:00Z">
            <w:rPr/>
          </w:rPrChange>
        </w:rPr>
      </w:pPr>
      <w:r w:rsidRPr="00E7609D">
        <w:rPr>
          <w:rFonts w:asciiTheme="majorBidi" w:hAnsiTheme="majorBidi" w:cstheme="majorBidi"/>
          <w:color w:val="000000" w:themeColor="text1"/>
          <w:rPrChange w:id="5259" w:author="Asad Shah" w:date="2025-01-10T12:14:00Z">
            <w:rPr/>
          </w:rPrChange>
        </w:rPr>
        <w:t>Log in using Google OAuth.</w:t>
      </w:r>
    </w:p>
    <w:p w14:paraId="335349E2" w14:textId="77777777" w:rsidR="00B34B14" w:rsidRPr="00E7609D" w:rsidRDefault="00B34B14" w:rsidP="00B34B14">
      <w:pPr>
        <w:numPr>
          <w:ilvl w:val="1"/>
          <w:numId w:val="219"/>
        </w:numPr>
        <w:spacing w:before="100" w:beforeAutospacing="1" w:after="100" w:afterAutospacing="1" w:line="240" w:lineRule="auto"/>
        <w:rPr>
          <w:rFonts w:asciiTheme="majorBidi" w:hAnsiTheme="majorBidi" w:cstheme="majorBidi"/>
          <w:color w:val="000000" w:themeColor="text1"/>
          <w:rPrChange w:id="5260" w:author="Asad Shah" w:date="2025-01-10T12:14:00Z">
            <w:rPr/>
          </w:rPrChange>
        </w:rPr>
      </w:pPr>
      <w:r w:rsidRPr="00E7609D">
        <w:rPr>
          <w:rFonts w:asciiTheme="majorBidi" w:hAnsiTheme="majorBidi" w:cstheme="majorBidi"/>
          <w:color w:val="000000" w:themeColor="text1"/>
          <w:rPrChange w:id="5261" w:author="Asad Shah" w:date="2025-01-10T12:14:00Z">
            <w:rPr/>
          </w:rPrChange>
        </w:rPr>
        <w:t>Fetch real-time university data.</w:t>
      </w:r>
    </w:p>
    <w:p w14:paraId="1D463CA5" w14:textId="77777777" w:rsidR="00B34B14" w:rsidRPr="00E7609D" w:rsidRDefault="00B34B14" w:rsidP="00B34B14">
      <w:pPr>
        <w:numPr>
          <w:ilvl w:val="0"/>
          <w:numId w:val="219"/>
        </w:numPr>
        <w:spacing w:before="100" w:beforeAutospacing="1" w:after="100" w:afterAutospacing="1" w:line="240" w:lineRule="auto"/>
        <w:rPr>
          <w:rFonts w:asciiTheme="majorBidi" w:hAnsiTheme="majorBidi" w:cstheme="majorBidi"/>
          <w:color w:val="000000" w:themeColor="text1"/>
          <w:rPrChange w:id="5262" w:author="Asad Shah" w:date="2025-01-10T12:14:00Z">
            <w:rPr/>
          </w:rPrChange>
        </w:rPr>
      </w:pPr>
      <w:r w:rsidRPr="00E7609D">
        <w:rPr>
          <w:rStyle w:val="Strong"/>
          <w:rFonts w:asciiTheme="majorBidi" w:hAnsiTheme="majorBidi" w:cstheme="majorBidi"/>
          <w:color w:val="000000" w:themeColor="text1"/>
          <w:rPrChange w:id="5263" w:author="Asad Shah" w:date="2025-01-10T12:14:00Z">
            <w:rPr>
              <w:rStyle w:val="Strong"/>
            </w:rPr>
          </w:rPrChange>
        </w:rPr>
        <w:t>Expected Result</w:t>
      </w:r>
      <w:r w:rsidRPr="00E7609D">
        <w:rPr>
          <w:rFonts w:asciiTheme="majorBidi" w:hAnsiTheme="majorBidi" w:cstheme="majorBidi"/>
          <w:color w:val="000000" w:themeColor="text1"/>
          <w:rPrChange w:id="5264" w:author="Asad Shah" w:date="2025-01-10T12:14:00Z">
            <w:rPr/>
          </w:rPrChange>
        </w:rPr>
        <w:t>: Data is retrieved and displayed without errors.</w:t>
      </w:r>
    </w:p>
    <w:p w14:paraId="2266E7AF" w14:textId="0A5FC21A" w:rsidR="00B34B14" w:rsidRPr="00E7609D" w:rsidRDefault="00E7609D">
      <w:pPr>
        <w:pStyle w:val="Heading3"/>
      </w:pPr>
      <w:bookmarkStart w:id="5265" w:name="_Toc187627596"/>
      <w:r w:rsidRPr="00E7609D">
        <w:rPr>
          <w:rStyle w:val="Strong"/>
          <w:b/>
          <w:bCs w:val="0"/>
          <w:rPrChange w:id="5266" w:author="Asad Shah" w:date="2025-01-10T12:15:00Z">
            <w:rPr>
              <w:rStyle w:val="Strong"/>
              <w:rFonts w:asciiTheme="majorBidi" w:hAnsiTheme="majorBidi"/>
              <w:b/>
              <w:bCs w:val="0"/>
              <w:color w:val="000000" w:themeColor="text1"/>
            </w:rPr>
          </w:rPrChange>
        </w:rPr>
        <w:lastRenderedPageBreak/>
        <w:t>8.4.</w:t>
      </w:r>
      <w:r w:rsidR="00B34B14" w:rsidRPr="00E7609D">
        <w:rPr>
          <w:rStyle w:val="Strong"/>
          <w:b/>
          <w:bCs w:val="0"/>
        </w:rPr>
        <w:t>6 Test Suite: Performance Testing</w:t>
      </w:r>
      <w:bookmarkEnd w:id="5265"/>
    </w:p>
    <w:p w14:paraId="60D2F1B6" w14:textId="77777777" w:rsidR="00B34B14" w:rsidRPr="00E7609D" w:rsidRDefault="00B34B14" w:rsidP="00B34B14">
      <w:pPr>
        <w:pStyle w:val="Heading4"/>
        <w:rPr>
          <w:rFonts w:asciiTheme="majorBidi" w:hAnsiTheme="majorBidi"/>
          <w:i w:val="0"/>
          <w:iCs w:val="0"/>
          <w:color w:val="000000" w:themeColor="text1"/>
          <w:rPrChange w:id="5267" w:author="Asad Shah" w:date="2025-01-10T12:14:00Z">
            <w:rPr/>
          </w:rPrChange>
        </w:rPr>
      </w:pPr>
      <w:r w:rsidRPr="00E7609D">
        <w:rPr>
          <w:rStyle w:val="Strong"/>
          <w:rFonts w:asciiTheme="majorBidi" w:hAnsiTheme="majorBidi"/>
          <w:b w:val="0"/>
          <w:bCs w:val="0"/>
          <w:i w:val="0"/>
          <w:iCs w:val="0"/>
          <w:color w:val="000000" w:themeColor="text1"/>
          <w:rPrChange w:id="5268" w:author="Asad Shah" w:date="2025-01-10T12:14:00Z">
            <w:rPr>
              <w:rStyle w:val="Strong"/>
              <w:b w:val="0"/>
              <w:bCs w:val="0"/>
            </w:rPr>
          </w:rPrChange>
        </w:rPr>
        <w:t>Test Case 6.1: Load Testing</w:t>
      </w:r>
    </w:p>
    <w:p w14:paraId="178FC01A" w14:textId="77777777" w:rsidR="00B34B14" w:rsidRPr="00E7609D" w:rsidRDefault="00B34B14" w:rsidP="00B34B14">
      <w:pPr>
        <w:numPr>
          <w:ilvl w:val="0"/>
          <w:numId w:val="220"/>
        </w:numPr>
        <w:spacing w:before="100" w:beforeAutospacing="1" w:after="100" w:afterAutospacing="1" w:line="240" w:lineRule="auto"/>
        <w:rPr>
          <w:rFonts w:asciiTheme="majorBidi" w:hAnsiTheme="majorBidi" w:cstheme="majorBidi"/>
          <w:color w:val="000000" w:themeColor="text1"/>
          <w:rPrChange w:id="5269" w:author="Asad Shah" w:date="2025-01-10T12:14:00Z">
            <w:rPr/>
          </w:rPrChange>
        </w:rPr>
      </w:pPr>
      <w:r w:rsidRPr="00E7609D">
        <w:rPr>
          <w:rStyle w:val="Strong"/>
          <w:rFonts w:asciiTheme="majorBidi" w:hAnsiTheme="majorBidi" w:cstheme="majorBidi"/>
          <w:color w:val="000000" w:themeColor="text1"/>
          <w:rPrChange w:id="5270" w:author="Asad Shah" w:date="2025-01-10T12:14:00Z">
            <w:rPr>
              <w:rStyle w:val="Strong"/>
            </w:rPr>
          </w:rPrChange>
        </w:rPr>
        <w:t>Description</w:t>
      </w:r>
      <w:r w:rsidRPr="00E7609D">
        <w:rPr>
          <w:rFonts w:asciiTheme="majorBidi" w:hAnsiTheme="majorBidi" w:cstheme="majorBidi"/>
          <w:color w:val="000000" w:themeColor="text1"/>
          <w:rPrChange w:id="5271" w:author="Asad Shah" w:date="2025-01-10T12:14:00Z">
            <w:rPr/>
          </w:rPrChange>
        </w:rPr>
        <w:t>: Validate system performance under load.</w:t>
      </w:r>
    </w:p>
    <w:p w14:paraId="00C973AD" w14:textId="77777777" w:rsidR="00B34B14" w:rsidRPr="00E7609D" w:rsidRDefault="00B34B14" w:rsidP="00B34B14">
      <w:pPr>
        <w:numPr>
          <w:ilvl w:val="0"/>
          <w:numId w:val="220"/>
        </w:numPr>
        <w:spacing w:before="100" w:beforeAutospacing="1" w:after="100" w:afterAutospacing="1" w:line="240" w:lineRule="auto"/>
        <w:rPr>
          <w:rFonts w:asciiTheme="majorBidi" w:hAnsiTheme="majorBidi" w:cstheme="majorBidi"/>
          <w:color w:val="000000" w:themeColor="text1"/>
          <w:rPrChange w:id="5272" w:author="Asad Shah" w:date="2025-01-10T12:14:00Z">
            <w:rPr/>
          </w:rPrChange>
        </w:rPr>
      </w:pPr>
      <w:r w:rsidRPr="00E7609D">
        <w:rPr>
          <w:rStyle w:val="Strong"/>
          <w:rFonts w:asciiTheme="majorBidi" w:hAnsiTheme="majorBidi" w:cstheme="majorBidi"/>
          <w:color w:val="000000" w:themeColor="text1"/>
          <w:rPrChange w:id="5273" w:author="Asad Shah" w:date="2025-01-10T12:14:00Z">
            <w:rPr>
              <w:rStyle w:val="Strong"/>
            </w:rPr>
          </w:rPrChange>
        </w:rPr>
        <w:t>Steps</w:t>
      </w:r>
      <w:r w:rsidRPr="00E7609D">
        <w:rPr>
          <w:rFonts w:asciiTheme="majorBidi" w:hAnsiTheme="majorBidi" w:cstheme="majorBidi"/>
          <w:color w:val="000000" w:themeColor="text1"/>
          <w:rPrChange w:id="5274" w:author="Asad Shah" w:date="2025-01-10T12:14:00Z">
            <w:rPr/>
          </w:rPrChange>
        </w:rPr>
        <w:t xml:space="preserve">: </w:t>
      </w:r>
    </w:p>
    <w:p w14:paraId="4B67593D" w14:textId="77777777" w:rsidR="00B34B14" w:rsidRPr="00E7609D" w:rsidRDefault="00B34B14" w:rsidP="00B34B14">
      <w:pPr>
        <w:numPr>
          <w:ilvl w:val="1"/>
          <w:numId w:val="220"/>
        </w:numPr>
        <w:spacing w:before="100" w:beforeAutospacing="1" w:after="100" w:afterAutospacing="1" w:line="240" w:lineRule="auto"/>
        <w:rPr>
          <w:rFonts w:asciiTheme="majorBidi" w:hAnsiTheme="majorBidi" w:cstheme="majorBidi"/>
          <w:color w:val="000000" w:themeColor="text1"/>
          <w:rPrChange w:id="5275" w:author="Asad Shah" w:date="2025-01-10T12:14:00Z">
            <w:rPr/>
          </w:rPrChange>
        </w:rPr>
      </w:pPr>
      <w:r w:rsidRPr="00E7609D">
        <w:rPr>
          <w:rFonts w:asciiTheme="majorBidi" w:hAnsiTheme="majorBidi" w:cstheme="majorBidi"/>
          <w:color w:val="000000" w:themeColor="text1"/>
          <w:rPrChange w:id="5276" w:author="Asad Shah" w:date="2025-01-10T12:14:00Z">
            <w:rPr/>
          </w:rPrChange>
        </w:rPr>
        <w:t>Simulate 1,000 concurrent users.</w:t>
      </w:r>
    </w:p>
    <w:p w14:paraId="56D74523" w14:textId="77777777" w:rsidR="00B34B14" w:rsidRPr="00E7609D" w:rsidRDefault="00B34B14" w:rsidP="00B34B14">
      <w:pPr>
        <w:numPr>
          <w:ilvl w:val="1"/>
          <w:numId w:val="220"/>
        </w:numPr>
        <w:spacing w:before="100" w:beforeAutospacing="1" w:after="100" w:afterAutospacing="1" w:line="240" w:lineRule="auto"/>
        <w:rPr>
          <w:rFonts w:asciiTheme="majorBidi" w:hAnsiTheme="majorBidi" w:cstheme="majorBidi"/>
          <w:color w:val="000000" w:themeColor="text1"/>
          <w:rPrChange w:id="5277" w:author="Asad Shah" w:date="2025-01-10T12:14:00Z">
            <w:rPr/>
          </w:rPrChange>
        </w:rPr>
      </w:pPr>
      <w:r w:rsidRPr="00E7609D">
        <w:rPr>
          <w:rFonts w:asciiTheme="majorBidi" w:hAnsiTheme="majorBidi" w:cstheme="majorBidi"/>
          <w:color w:val="000000" w:themeColor="text1"/>
          <w:rPrChange w:id="5278" w:author="Asad Shah" w:date="2025-01-10T12:14:00Z">
            <w:rPr/>
          </w:rPrChange>
        </w:rPr>
        <w:t>Monitor response times.</w:t>
      </w:r>
    </w:p>
    <w:p w14:paraId="1B843C10" w14:textId="77777777" w:rsidR="00B34B14" w:rsidRPr="00E7609D" w:rsidRDefault="00B34B14" w:rsidP="00B34B14">
      <w:pPr>
        <w:numPr>
          <w:ilvl w:val="0"/>
          <w:numId w:val="220"/>
        </w:numPr>
        <w:spacing w:before="100" w:beforeAutospacing="1" w:after="100" w:afterAutospacing="1" w:line="240" w:lineRule="auto"/>
        <w:rPr>
          <w:rFonts w:asciiTheme="majorBidi" w:hAnsiTheme="majorBidi" w:cstheme="majorBidi"/>
          <w:color w:val="000000" w:themeColor="text1"/>
          <w:rPrChange w:id="5279" w:author="Asad Shah" w:date="2025-01-10T12:14:00Z">
            <w:rPr/>
          </w:rPrChange>
        </w:rPr>
      </w:pPr>
      <w:r w:rsidRPr="00E7609D">
        <w:rPr>
          <w:rStyle w:val="Strong"/>
          <w:rFonts w:asciiTheme="majorBidi" w:hAnsiTheme="majorBidi" w:cstheme="majorBidi"/>
          <w:color w:val="000000" w:themeColor="text1"/>
          <w:rPrChange w:id="5280" w:author="Asad Shah" w:date="2025-01-10T12:14:00Z">
            <w:rPr>
              <w:rStyle w:val="Strong"/>
            </w:rPr>
          </w:rPrChange>
        </w:rPr>
        <w:t>Expected Result</w:t>
      </w:r>
      <w:r w:rsidRPr="00E7609D">
        <w:rPr>
          <w:rFonts w:asciiTheme="majorBidi" w:hAnsiTheme="majorBidi" w:cstheme="majorBidi"/>
          <w:color w:val="000000" w:themeColor="text1"/>
          <w:rPrChange w:id="5281" w:author="Asad Shah" w:date="2025-01-10T12:14:00Z">
            <w:rPr/>
          </w:rPrChange>
        </w:rPr>
        <w:t>: Response time remains under 2 seconds.</w:t>
      </w:r>
    </w:p>
    <w:p w14:paraId="3B00FE51" w14:textId="77777777" w:rsidR="00B34B14" w:rsidRPr="00E7609D" w:rsidRDefault="00B34B14" w:rsidP="00B34B14">
      <w:pPr>
        <w:pStyle w:val="Heading4"/>
        <w:rPr>
          <w:rFonts w:asciiTheme="majorBidi" w:hAnsiTheme="majorBidi"/>
          <w:i w:val="0"/>
          <w:iCs w:val="0"/>
          <w:color w:val="000000" w:themeColor="text1"/>
          <w:rPrChange w:id="5282" w:author="Asad Shah" w:date="2025-01-10T12:14:00Z">
            <w:rPr/>
          </w:rPrChange>
        </w:rPr>
      </w:pPr>
      <w:r w:rsidRPr="00E7609D">
        <w:rPr>
          <w:rStyle w:val="Strong"/>
          <w:rFonts w:asciiTheme="majorBidi" w:hAnsiTheme="majorBidi"/>
          <w:b w:val="0"/>
          <w:bCs w:val="0"/>
          <w:i w:val="0"/>
          <w:iCs w:val="0"/>
          <w:color w:val="000000" w:themeColor="text1"/>
          <w:rPrChange w:id="5283" w:author="Asad Shah" w:date="2025-01-10T12:14:00Z">
            <w:rPr>
              <w:rStyle w:val="Strong"/>
              <w:b w:val="0"/>
              <w:bCs w:val="0"/>
            </w:rPr>
          </w:rPrChange>
        </w:rPr>
        <w:t>Test Case 6.2: Stress Testing</w:t>
      </w:r>
    </w:p>
    <w:p w14:paraId="30292E5C" w14:textId="77777777" w:rsidR="00B34B14" w:rsidRPr="00E7609D" w:rsidRDefault="00B34B14" w:rsidP="00B34B14">
      <w:pPr>
        <w:numPr>
          <w:ilvl w:val="0"/>
          <w:numId w:val="221"/>
        </w:numPr>
        <w:spacing w:before="100" w:beforeAutospacing="1" w:after="100" w:afterAutospacing="1" w:line="240" w:lineRule="auto"/>
        <w:rPr>
          <w:rFonts w:asciiTheme="majorBidi" w:hAnsiTheme="majorBidi" w:cstheme="majorBidi"/>
          <w:color w:val="000000" w:themeColor="text1"/>
          <w:rPrChange w:id="5284" w:author="Asad Shah" w:date="2025-01-10T12:14:00Z">
            <w:rPr/>
          </w:rPrChange>
        </w:rPr>
      </w:pPr>
      <w:r w:rsidRPr="00E7609D">
        <w:rPr>
          <w:rStyle w:val="Strong"/>
          <w:rFonts w:asciiTheme="majorBidi" w:hAnsiTheme="majorBidi" w:cstheme="majorBidi"/>
          <w:color w:val="000000" w:themeColor="text1"/>
          <w:rPrChange w:id="5285" w:author="Asad Shah" w:date="2025-01-10T12:14:00Z">
            <w:rPr>
              <w:rStyle w:val="Strong"/>
            </w:rPr>
          </w:rPrChange>
        </w:rPr>
        <w:t>Description</w:t>
      </w:r>
      <w:r w:rsidRPr="00E7609D">
        <w:rPr>
          <w:rFonts w:asciiTheme="majorBidi" w:hAnsiTheme="majorBidi" w:cstheme="majorBidi"/>
          <w:color w:val="000000" w:themeColor="text1"/>
          <w:rPrChange w:id="5286" w:author="Asad Shah" w:date="2025-01-10T12:14:00Z">
            <w:rPr/>
          </w:rPrChange>
        </w:rPr>
        <w:t>: Test system behavior under peak traffic.</w:t>
      </w:r>
    </w:p>
    <w:p w14:paraId="36E45D75" w14:textId="77777777" w:rsidR="00B34B14" w:rsidRPr="00E7609D" w:rsidRDefault="00B34B14" w:rsidP="00B34B14">
      <w:pPr>
        <w:numPr>
          <w:ilvl w:val="0"/>
          <w:numId w:val="221"/>
        </w:numPr>
        <w:spacing w:before="100" w:beforeAutospacing="1" w:after="100" w:afterAutospacing="1" w:line="240" w:lineRule="auto"/>
        <w:rPr>
          <w:rFonts w:asciiTheme="majorBidi" w:hAnsiTheme="majorBidi" w:cstheme="majorBidi"/>
          <w:color w:val="000000" w:themeColor="text1"/>
          <w:rPrChange w:id="5287" w:author="Asad Shah" w:date="2025-01-10T12:14:00Z">
            <w:rPr/>
          </w:rPrChange>
        </w:rPr>
      </w:pPr>
      <w:r w:rsidRPr="00E7609D">
        <w:rPr>
          <w:rStyle w:val="Strong"/>
          <w:rFonts w:asciiTheme="majorBidi" w:hAnsiTheme="majorBidi" w:cstheme="majorBidi"/>
          <w:color w:val="000000" w:themeColor="text1"/>
          <w:rPrChange w:id="5288" w:author="Asad Shah" w:date="2025-01-10T12:14:00Z">
            <w:rPr>
              <w:rStyle w:val="Strong"/>
            </w:rPr>
          </w:rPrChange>
        </w:rPr>
        <w:t>Steps</w:t>
      </w:r>
      <w:r w:rsidRPr="00E7609D">
        <w:rPr>
          <w:rFonts w:asciiTheme="majorBidi" w:hAnsiTheme="majorBidi" w:cstheme="majorBidi"/>
          <w:color w:val="000000" w:themeColor="text1"/>
          <w:rPrChange w:id="5289" w:author="Asad Shah" w:date="2025-01-10T12:14:00Z">
            <w:rPr/>
          </w:rPrChange>
        </w:rPr>
        <w:t xml:space="preserve">: </w:t>
      </w:r>
    </w:p>
    <w:p w14:paraId="71E229C4" w14:textId="77777777" w:rsidR="00B34B14" w:rsidRPr="00E7609D" w:rsidRDefault="00B34B14" w:rsidP="00B34B14">
      <w:pPr>
        <w:numPr>
          <w:ilvl w:val="1"/>
          <w:numId w:val="221"/>
        </w:numPr>
        <w:spacing w:before="100" w:beforeAutospacing="1" w:after="100" w:afterAutospacing="1" w:line="240" w:lineRule="auto"/>
        <w:rPr>
          <w:rFonts w:asciiTheme="majorBidi" w:hAnsiTheme="majorBidi" w:cstheme="majorBidi"/>
          <w:color w:val="000000" w:themeColor="text1"/>
          <w:rPrChange w:id="5290" w:author="Asad Shah" w:date="2025-01-10T12:14:00Z">
            <w:rPr/>
          </w:rPrChange>
        </w:rPr>
      </w:pPr>
      <w:r w:rsidRPr="00E7609D">
        <w:rPr>
          <w:rFonts w:asciiTheme="majorBidi" w:hAnsiTheme="majorBidi" w:cstheme="majorBidi"/>
          <w:color w:val="000000" w:themeColor="text1"/>
          <w:rPrChange w:id="5291" w:author="Asad Shah" w:date="2025-01-10T12:14:00Z">
            <w:rPr/>
          </w:rPrChange>
        </w:rPr>
        <w:t>Simulate 5,000 concurrent users.</w:t>
      </w:r>
    </w:p>
    <w:p w14:paraId="0C69435C" w14:textId="77777777" w:rsidR="00B34B14" w:rsidRPr="00E7609D" w:rsidRDefault="00B34B14" w:rsidP="00B34B14">
      <w:pPr>
        <w:numPr>
          <w:ilvl w:val="1"/>
          <w:numId w:val="221"/>
        </w:numPr>
        <w:spacing w:before="100" w:beforeAutospacing="1" w:after="100" w:afterAutospacing="1" w:line="240" w:lineRule="auto"/>
        <w:rPr>
          <w:rFonts w:asciiTheme="majorBidi" w:hAnsiTheme="majorBidi" w:cstheme="majorBidi"/>
          <w:color w:val="000000" w:themeColor="text1"/>
          <w:rPrChange w:id="5292" w:author="Asad Shah" w:date="2025-01-10T12:14:00Z">
            <w:rPr/>
          </w:rPrChange>
        </w:rPr>
      </w:pPr>
      <w:r w:rsidRPr="00E7609D">
        <w:rPr>
          <w:rFonts w:asciiTheme="majorBidi" w:hAnsiTheme="majorBidi" w:cstheme="majorBidi"/>
          <w:color w:val="000000" w:themeColor="text1"/>
          <w:rPrChange w:id="5293" w:author="Asad Shah" w:date="2025-01-10T12:14:00Z">
            <w:rPr/>
          </w:rPrChange>
        </w:rPr>
        <w:t>Monitor system stability.</w:t>
      </w:r>
    </w:p>
    <w:p w14:paraId="3D49DD57" w14:textId="77777777" w:rsidR="00B34B14" w:rsidRPr="00E7609D" w:rsidRDefault="00B34B14" w:rsidP="00B34B14">
      <w:pPr>
        <w:numPr>
          <w:ilvl w:val="0"/>
          <w:numId w:val="221"/>
        </w:numPr>
        <w:spacing w:before="100" w:beforeAutospacing="1" w:after="100" w:afterAutospacing="1" w:line="240" w:lineRule="auto"/>
        <w:rPr>
          <w:rFonts w:asciiTheme="majorBidi" w:hAnsiTheme="majorBidi" w:cstheme="majorBidi"/>
          <w:color w:val="000000" w:themeColor="text1"/>
          <w:rPrChange w:id="5294" w:author="Asad Shah" w:date="2025-01-10T12:14:00Z">
            <w:rPr/>
          </w:rPrChange>
        </w:rPr>
      </w:pPr>
      <w:r w:rsidRPr="00E7609D">
        <w:rPr>
          <w:rStyle w:val="Strong"/>
          <w:rFonts w:asciiTheme="majorBidi" w:hAnsiTheme="majorBidi" w:cstheme="majorBidi"/>
          <w:color w:val="000000" w:themeColor="text1"/>
          <w:rPrChange w:id="5295" w:author="Asad Shah" w:date="2025-01-10T12:14:00Z">
            <w:rPr>
              <w:rStyle w:val="Strong"/>
            </w:rPr>
          </w:rPrChange>
        </w:rPr>
        <w:t>Expected Result</w:t>
      </w:r>
      <w:r w:rsidRPr="00E7609D">
        <w:rPr>
          <w:rFonts w:asciiTheme="majorBidi" w:hAnsiTheme="majorBidi" w:cstheme="majorBidi"/>
          <w:color w:val="000000" w:themeColor="text1"/>
          <w:rPrChange w:id="5296" w:author="Asad Shah" w:date="2025-01-10T12:14:00Z">
            <w:rPr/>
          </w:rPrChange>
        </w:rPr>
        <w:t>: System handles high load without crashing.</w:t>
      </w:r>
    </w:p>
    <w:p w14:paraId="537ED8AF" w14:textId="5698F0D7" w:rsidR="00B34B14" w:rsidRPr="00E7609D" w:rsidRDefault="00E7609D">
      <w:pPr>
        <w:pStyle w:val="Heading3"/>
      </w:pPr>
      <w:bookmarkStart w:id="5297" w:name="_Toc187627597"/>
      <w:r w:rsidRPr="00E7609D">
        <w:rPr>
          <w:rStyle w:val="Strong"/>
          <w:b/>
          <w:bCs w:val="0"/>
          <w:rPrChange w:id="5298" w:author="Asad Shah" w:date="2025-01-10T12:15:00Z">
            <w:rPr>
              <w:rStyle w:val="Strong"/>
              <w:rFonts w:asciiTheme="majorBidi" w:hAnsiTheme="majorBidi"/>
              <w:b/>
              <w:bCs w:val="0"/>
              <w:color w:val="000000" w:themeColor="text1"/>
            </w:rPr>
          </w:rPrChange>
        </w:rPr>
        <w:t>8.4.</w:t>
      </w:r>
      <w:r w:rsidR="00B34B14" w:rsidRPr="00E7609D">
        <w:rPr>
          <w:rStyle w:val="Strong"/>
          <w:b/>
          <w:bCs w:val="0"/>
        </w:rPr>
        <w:t>7 Test Suite: Security Testing</w:t>
      </w:r>
      <w:bookmarkEnd w:id="5297"/>
    </w:p>
    <w:p w14:paraId="444B88A4" w14:textId="77777777" w:rsidR="00B34B14" w:rsidRPr="00E7609D" w:rsidRDefault="00B34B14" w:rsidP="00B34B14">
      <w:pPr>
        <w:pStyle w:val="Heading4"/>
        <w:rPr>
          <w:rFonts w:asciiTheme="majorBidi" w:hAnsiTheme="majorBidi"/>
          <w:i w:val="0"/>
          <w:iCs w:val="0"/>
          <w:color w:val="000000" w:themeColor="text1"/>
          <w:rPrChange w:id="5299" w:author="Asad Shah" w:date="2025-01-10T12:14:00Z">
            <w:rPr/>
          </w:rPrChange>
        </w:rPr>
      </w:pPr>
      <w:r w:rsidRPr="00E7609D">
        <w:rPr>
          <w:rStyle w:val="Strong"/>
          <w:rFonts w:asciiTheme="majorBidi" w:hAnsiTheme="majorBidi"/>
          <w:b w:val="0"/>
          <w:bCs w:val="0"/>
          <w:i w:val="0"/>
          <w:iCs w:val="0"/>
          <w:color w:val="000000" w:themeColor="text1"/>
          <w:rPrChange w:id="5300" w:author="Asad Shah" w:date="2025-01-10T12:14:00Z">
            <w:rPr>
              <w:rStyle w:val="Strong"/>
              <w:b w:val="0"/>
              <w:bCs w:val="0"/>
            </w:rPr>
          </w:rPrChange>
        </w:rPr>
        <w:t>Test Case 7.1: SQL Injection</w:t>
      </w:r>
    </w:p>
    <w:p w14:paraId="20C5D7F8" w14:textId="77777777" w:rsidR="00B34B14" w:rsidRPr="00E7609D" w:rsidRDefault="00B34B14" w:rsidP="00B34B14">
      <w:pPr>
        <w:numPr>
          <w:ilvl w:val="0"/>
          <w:numId w:val="222"/>
        </w:numPr>
        <w:spacing w:before="100" w:beforeAutospacing="1" w:after="100" w:afterAutospacing="1" w:line="240" w:lineRule="auto"/>
        <w:rPr>
          <w:rFonts w:asciiTheme="majorBidi" w:hAnsiTheme="majorBidi" w:cstheme="majorBidi"/>
          <w:color w:val="000000" w:themeColor="text1"/>
          <w:rPrChange w:id="5301" w:author="Asad Shah" w:date="2025-01-10T12:14:00Z">
            <w:rPr/>
          </w:rPrChange>
        </w:rPr>
      </w:pPr>
      <w:r w:rsidRPr="00E7609D">
        <w:rPr>
          <w:rStyle w:val="Strong"/>
          <w:rFonts w:asciiTheme="majorBidi" w:hAnsiTheme="majorBidi" w:cstheme="majorBidi"/>
          <w:color w:val="000000" w:themeColor="text1"/>
          <w:rPrChange w:id="5302" w:author="Asad Shah" w:date="2025-01-10T12:14:00Z">
            <w:rPr>
              <w:rStyle w:val="Strong"/>
            </w:rPr>
          </w:rPrChange>
        </w:rPr>
        <w:t>Description</w:t>
      </w:r>
      <w:r w:rsidRPr="00E7609D">
        <w:rPr>
          <w:rFonts w:asciiTheme="majorBidi" w:hAnsiTheme="majorBidi" w:cstheme="majorBidi"/>
          <w:color w:val="000000" w:themeColor="text1"/>
          <w:rPrChange w:id="5303" w:author="Asad Shah" w:date="2025-01-10T12:14:00Z">
            <w:rPr/>
          </w:rPrChange>
        </w:rPr>
        <w:t>: Test for SQL injection vulnerabilities.</w:t>
      </w:r>
    </w:p>
    <w:p w14:paraId="60FAF725" w14:textId="77777777" w:rsidR="00B34B14" w:rsidRPr="00E7609D" w:rsidRDefault="00B34B14" w:rsidP="00B34B14">
      <w:pPr>
        <w:numPr>
          <w:ilvl w:val="0"/>
          <w:numId w:val="222"/>
        </w:numPr>
        <w:spacing w:before="100" w:beforeAutospacing="1" w:after="100" w:afterAutospacing="1" w:line="240" w:lineRule="auto"/>
        <w:rPr>
          <w:rFonts w:asciiTheme="majorBidi" w:hAnsiTheme="majorBidi" w:cstheme="majorBidi"/>
          <w:color w:val="000000" w:themeColor="text1"/>
          <w:rPrChange w:id="5304" w:author="Asad Shah" w:date="2025-01-10T12:14:00Z">
            <w:rPr/>
          </w:rPrChange>
        </w:rPr>
      </w:pPr>
      <w:r w:rsidRPr="00E7609D">
        <w:rPr>
          <w:rStyle w:val="Strong"/>
          <w:rFonts w:asciiTheme="majorBidi" w:hAnsiTheme="majorBidi" w:cstheme="majorBidi"/>
          <w:color w:val="000000" w:themeColor="text1"/>
          <w:rPrChange w:id="5305" w:author="Asad Shah" w:date="2025-01-10T12:14:00Z">
            <w:rPr>
              <w:rStyle w:val="Strong"/>
            </w:rPr>
          </w:rPrChange>
        </w:rPr>
        <w:t>Steps</w:t>
      </w:r>
      <w:r w:rsidRPr="00E7609D">
        <w:rPr>
          <w:rFonts w:asciiTheme="majorBidi" w:hAnsiTheme="majorBidi" w:cstheme="majorBidi"/>
          <w:color w:val="000000" w:themeColor="text1"/>
          <w:rPrChange w:id="5306" w:author="Asad Shah" w:date="2025-01-10T12:14:00Z">
            <w:rPr/>
          </w:rPrChange>
        </w:rPr>
        <w:t xml:space="preserve">: </w:t>
      </w:r>
    </w:p>
    <w:p w14:paraId="16E82D2C" w14:textId="77777777" w:rsidR="00B34B14" w:rsidRPr="00E7609D" w:rsidRDefault="00B34B14" w:rsidP="00B34B14">
      <w:pPr>
        <w:numPr>
          <w:ilvl w:val="1"/>
          <w:numId w:val="222"/>
        </w:numPr>
        <w:spacing w:before="100" w:beforeAutospacing="1" w:after="100" w:afterAutospacing="1" w:line="240" w:lineRule="auto"/>
        <w:rPr>
          <w:rFonts w:asciiTheme="majorBidi" w:hAnsiTheme="majorBidi" w:cstheme="majorBidi"/>
          <w:color w:val="000000" w:themeColor="text1"/>
          <w:rPrChange w:id="5307" w:author="Asad Shah" w:date="2025-01-10T12:14:00Z">
            <w:rPr/>
          </w:rPrChange>
        </w:rPr>
      </w:pPr>
      <w:r w:rsidRPr="00E7609D">
        <w:rPr>
          <w:rFonts w:asciiTheme="majorBidi" w:hAnsiTheme="majorBidi" w:cstheme="majorBidi"/>
          <w:color w:val="000000" w:themeColor="text1"/>
          <w:rPrChange w:id="5308" w:author="Asad Shah" w:date="2025-01-10T12:14:00Z">
            <w:rPr/>
          </w:rPrChange>
        </w:rPr>
        <w:t>Enter malicious SQL code in input fields.</w:t>
      </w:r>
    </w:p>
    <w:p w14:paraId="6419A595" w14:textId="77777777" w:rsidR="00B34B14" w:rsidRPr="00E7609D" w:rsidRDefault="00B34B14" w:rsidP="00B34B14">
      <w:pPr>
        <w:numPr>
          <w:ilvl w:val="0"/>
          <w:numId w:val="222"/>
        </w:numPr>
        <w:spacing w:before="100" w:beforeAutospacing="1" w:after="100" w:afterAutospacing="1" w:line="240" w:lineRule="auto"/>
        <w:rPr>
          <w:rFonts w:asciiTheme="majorBidi" w:hAnsiTheme="majorBidi" w:cstheme="majorBidi"/>
          <w:color w:val="000000" w:themeColor="text1"/>
          <w:rPrChange w:id="5309" w:author="Asad Shah" w:date="2025-01-10T12:14:00Z">
            <w:rPr/>
          </w:rPrChange>
        </w:rPr>
      </w:pPr>
      <w:r w:rsidRPr="00E7609D">
        <w:rPr>
          <w:rStyle w:val="Strong"/>
          <w:rFonts w:asciiTheme="majorBidi" w:hAnsiTheme="majorBidi" w:cstheme="majorBidi"/>
          <w:color w:val="000000" w:themeColor="text1"/>
          <w:rPrChange w:id="5310" w:author="Asad Shah" w:date="2025-01-10T12:14:00Z">
            <w:rPr>
              <w:rStyle w:val="Strong"/>
            </w:rPr>
          </w:rPrChange>
        </w:rPr>
        <w:t>Expected Result</w:t>
      </w:r>
      <w:r w:rsidRPr="00E7609D">
        <w:rPr>
          <w:rFonts w:asciiTheme="majorBidi" w:hAnsiTheme="majorBidi" w:cstheme="majorBidi"/>
          <w:color w:val="000000" w:themeColor="text1"/>
          <w:rPrChange w:id="5311" w:author="Asad Shah" w:date="2025-01-10T12:14:00Z">
            <w:rPr/>
          </w:rPrChange>
        </w:rPr>
        <w:t>: System rejects malicious inputs.</w:t>
      </w:r>
    </w:p>
    <w:p w14:paraId="46F23299" w14:textId="77777777" w:rsidR="00B34B14" w:rsidRPr="00E7609D" w:rsidRDefault="00B34B14" w:rsidP="00B34B14">
      <w:pPr>
        <w:pStyle w:val="Heading4"/>
        <w:rPr>
          <w:rFonts w:asciiTheme="majorBidi" w:hAnsiTheme="majorBidi"/>
          <w:i w:val="0"/>
          <w:iCs w:val="0"/>
          <w:color w:val="000000" w:themeColor="text1"/>
          <w:rPrChange w:id="5312" w:author="Asad Shah" w:date="2025-01-10T12:14:00Z">
            <w:rPr/>
          </w:rPrChange>
        </w:rPr>
      </w:pPr>
      <w:r w:rsidRPr="00E7609D">
        <w:rPr>
          <w:rStyle w:val="Strong"/>
          <w:rFonts w:asciiTheme="majorBidi" w:hAnsiTheme="majorBidi"/>
          <w:b w:val="0"/>
          <w:bCs w:val="0"/>
          <w:i w:val="0"/>
          <w:iCs w:val="0"/>
          <w:color w:val="000000" w:themeColor="text1"/>
          <w:rPrChange w:id="5313" w:author="Asad Shah" w:date="2025-01-10T12:14:00Z">
            <w:rPr>
              <w:rStyle w:val="Strong"/>
              <w:b w:val="0"/>
              <w:bCs w:val="0"/>
            </w:rPr>
          </w:rPrChange>
        </w:rPr>
        <w:t>Test Case 7.2: Data Encryption</w:t>
      </w:r>
    </w:p>
    <w:p w14:paraId="548BFFE2" w14:textId="77777777" w:rsidR="00B34B14" w:rsidRPr="00E7609D" w:rsidRDefault="00B34B14" w:rsidP="00B34B14">
      <w:pPr>
        <w:numPr>
          <w:ilvl w:val="0"/>
          <w:numId w:val="223"/>
        </w:numPr>
        <w:spacing w:before="100" w:beforeAutospacing="1" w:after="100" w:afterAutospacing="1" w:line="240" w:lineRule="auto"/>
        <w:rPr>
          <w:rFonts w:asciiTheme="majorBidi" w:hAnsiTheme="majorBidi" w:cstheme="majorBidi"/>
          <w:color w:val="000000" w:themeColor="text1"/>
          <w:rPrChange w:id="5314" w:author="Asad Shah" w:date="2025-01-10T12:14:00Z">
            <w:rPr/>
          </w:rPrChange>
        </w:rPr>
      </w:pPr>
      <w:r w:rsidRPr="00E7609D">
        <w:rPr>
          <w:rStyle w:val="Strong"/>
          <w:rFonts w:asciiTheme="majorBidi" w:hAnsiTheme="majorBidi" w:cstheme="majorBidi"/>
          <w:color w:val="000000" w:themeColor="text1"/>
          <w:rPrChange w:id="5315" w:author="Asad Shah" w:date="2025-01-10T12:14:00Z">
            <w:rPr>
              <w:rStyle w:val="Strong"/>
            </w:rPr>
          </w:rPrChange>
        </w:rPr>
        <w:t>Description</w:t>
      </w:r>
      <w:r w:rsidRPr="00E7609D">
        <w:rPr>
          <w:rFonts w:asciiTheme="majorBidi" w:hAnsiTheme="majorBidi" w:cstheme="majorBidi"/>
          <w:color w:val="000000" w:themeColor="text1"/>
          <w:rPrChange w:id="5316" w:author="Asad Shah" w:date="2025-01-10T12:14:00Z">
            <w:rPr/>
          </w:rPrChange>
        </w:rPr>
        <w:t>: Validate encryption for sensitive data.</w:t>
      </w:r>
    </w:p>
    <w:p w14:paraId="19E454F3" w14:textId="77777777" w:rsidR="00B34B14" w:rsidRPr="00E7609D" w:rsidRDefault="00B34B14" w:rsidP="00B34B14">
      <w:pPr>
        <w:numPr>
          <w:ilvl w:val="0"/>
          <w:numId w:val="223"/>
        </w:numPr>
        <w:spacing w:before="100" w:beforeAutospacing="1" w:after="100" w:afterAutospacing="1" w:line="240" w:lineRule="auto"/>
        <w:rPr>
          <w:rFonts w:asciiTheme="majorBidi" w:hAnsiTheme="majorBidi" w:cstheme="majorBidi"/>
          <w:color w:val="000000" w:themeColor="text1"/>
          <w:rPrChange w:id="5317" w:author="Asad Shah" w:date="2025-01-10T12:14:00Z">
            <w:rPr/>
          </w:rPrChange>
        </w:rPr>
      </w:pPr>
      <w:r w:rsidRPr="00E7609D">
        <w:rPr>
          <w:rStyle w:val="Strong"/>
          <w:rFonts w:asciiTheme="majorBidi" w:hAnsiTheme="majorBidi" w:cstheme="majorBidi"/>
          <w:color w:val="000000" w:themeColor="text1"/>
          <w:rPrChange w:id="5318" w:author="Asad Shah" w:date="2025-01-10T12:14:00Z">
            <w:rPr>
              <w:rStyle w:val="Strong"/>
            </w:rPr>
          </w:rPrChange>
        </w:rPr>
        <w:t>Steps</w:t>
      </w:r>
      <w:r w:rsidRPr="00E7609D">
        <w:rPr>
          <w:rFonts w:asciiTheme="majorBidi" w:hAnsiTheme="majorBidi" w:cstheme="majorBidi"/>
          <w:color w:val="000000" w:themeColor="text1"/>
          <w:rPrChange w:id="5319" w:author="Asad Shah" w:date="2025-01-10T12:14:00Z">
            <w:rPr/>
          </w:rPrChange>
        </w:rPr>
        <w:t xml:space="preserve">: </w:t>
      </w:r>
    </w:p>
    <w:p w14:paraId="679BAB91" w14:textId="77777777" w:rsidR="00B34B14" w:rsidRPr="00E7609D" w:rsidRDefault="00B34B14" w:rsidP="00B34B14">
      <w:pPr>
        <w:numPr>
          <w:ilvl w:val="1"/>
          <w:numId w:val="223"/>
        </w:numPr>
        <w:spacing w:before="100" w:beforeAutospacing="1" w:after="100" w:afterAutospacing="1" w:line="240" w:lineRule="auto"/>
        <w:rPr>
          <w:rFonts w:asciiTheme="majorBidi" w:hAnsiTheme="majorBidi" w:cstheme="majorBidi"/>
          <w:color w:val="000000" w:themeColor="text1"/>
          <w:rPrChange w:id="5320" w:author="Asad Shah" w:date="2025-01-10T12:14:00Z">
            <w:rPr/>
          </w:rPrChange>
        </w:rPr>
      </w:pPr>
      <w:r w:rsidRPr="00E7609D">
        <w:rPr>
          <w:rFonts w:asciiTheme="majorBidi" w:hAnsiTheme="majorBidi" w:cstheme="majorBidi"/>
          <w:color w:val="000000" w:themeColor="text1"/>
          <w:rPrChange w:id="5321" w:author="Asad Shah" w:date="2025-01-10T12:14:00Z">
            <w:rPr/>
          </w:rPrChange>
        </w:rPr>
        <w:t>Check stored passwords and user data.</w:t>
      </w:r>
    </w:p>
    <w:p w14:paraId="5A11C9D8" w14:textId="77777777" w:rsidR="00B34B14" w:rsidRPr="00E7609D" w:rsidRDefault="00B34B14" w:rsidP="00B34B14">
      <w:pPr>
        <w:numPr>
          <w:ilvl w:val="1"/>
          <w:numId w:val="223"/>
        </w:numPr>
        <w:spacing w:before="100" w:beforeAutospacing="1" w:after="100" w:afterAutospacing="1" w:line="240" w:lineRule="auto"/>
        <w:rPr>
          <w:rFonts w:asciiTheme="majorBidi" w:hAnsiTheme="majorBidi" w:cstheme="majorBidi"/>
          <w:color w:val="000000" w:themeColor="text1"/>
          <w:rPrChange w:id="5322" w:author="Asad Shah" w:date="2025-01-10T12:14:00Z">
            <w:rPr/>
          </w:rPrChange>
        </w:rPr>
      </w:pPr>
      <w:r w:rsidRPr="00E7609D">
        <w:rPr>
          <w:rFonts w:asciiTheme="majorBidi" w:hAnsiTheme="majorBidi" w:cstheme="majorBidi"/>
          <w:color w:val="000000" w:themeColor="text1"/>
          <w:rPrChange w:id="5323" w:author="Asad Shah" w:date="2025-01-10T12:14:00Z">
            <w:rPr/>
          </w:rPrChange>
        </w:rPr>
        <w:t>Verify SSL/TLS encryption for data in transit.</w:t>
      </w:r>
    </w:p>
    <w:p w14:paraId="77793A15" w14:textId="77777777" w:rsidR="00B34B14" w:rsidRPr="00E7609D" w:rsidRDefault="00B34B14" w:rsidP="00B34B14">
      <w:pPr>
        <w:numPr>
          <w:ilvl w:val="0"/>
          <w:numId w:val="223"/>
        </w:numPr>
        <w:spacing w:before="100" w:beforeAutospacing="1" w:after="100" w:afterAutospacing="1" w:line="240" w:lineRule="auto"/>
        <w:rPr>
          <w:rFonts w:asciiTheme="majorBidi" w:hAnsiTheme="majorBidi" w:cstheme="majorBidi"/>
          <w:color w:val="000000" w:themeColor="text1"/>
          <w:rPrChange w:id="5324" w:author="Asad Shah" w:date="2025-01-10T12:14:00Z">
            <w:rPr/>
          </w:rPrChange>
        </w:rPr>
      </w:pPr>
      <w:r w:rsidRPr="00E7609D">
        <w:rPr>
          <w:rStyle w:val="Strong"/>
          <w:rFonts w:asciiTheme="majorBidi" w:hAnsiTheme="majorBidi" w:cstheme="majorBidi"/>
          <w:color w:val="000000" w:themeColor="text1"/>
          <w:rPrChange w:id="5325" w:author="Asad Shah" w:date="2025-01-10T12:14:00Z">
            <w:rPr>
              <w:rStyle w:val="Strong"/>
            </w:rPr>
          </w:rPrChange>
        </w:rPr>
        <w:t>Expected Result</w:t>
      </w:r>
      <w:r w:rsidRPr="00E7609D">
        <w:rPr>
          <w:rFonts w:asciiTheme="majorBidi" w:hAnsiTheme="majorBidi" w:cstheme="majorBidi"/>
          <w:color w:val="000000" w:themeColor="text1"/>
          <w:rPrChange w:id="5326" w:author="Asad Shah" w:date="2025-01-10T12:14:00Z">
            <w:rPr/>
          </w:rPrChange>
        </w:rPr>
        <w:t>: Data is encrypted using AES-256 and SSL/TLS.</w:t>
      </w:r>
    </w:p>
    <w:p w14:paraId="696639AD" w14:textId="53A68B98" w:rsidR="00B34B14" w:rsidRPr="00E7609D" w:rsidRDefault="00E7609D">
      <w:pPr>
        <w:pStyle w:val="Heading3"/>
      </w:pPr>
      <w:bookmarkStart w:id="5327" w:name="_Toc187627598"/>
      <w:r w:rsidRPr="00E7609D">
        <w:rPr>
          <w:rStyle w:val="Strong"/>
          <w:b/>
          <w:bCs w:val="0"/>
          <w:rPrChange w:id="5328" w:author="Asad Shah" w:date="2025-01-10T12:16:00Z">
            <w:rPr>
              <w:rStyle w:val="Strong"/>
              <w:rFonts w:asciiTheme="majorBidi" w:hAnsiTheme="majorBidi"/>
              <w:b/>
              <w:bCs w:val="0"/>
              <w:color w:val="000000" w:themeColor="text1"/>
            </w:rPr>
          </w:rPrChange>
        </w:rPr>
        <w:t>8.4.</w:t>
      </w:r>
      <w:r w:rsidR="00B34B14" w:rsidRPr="00E7609D">
        <w:rPr>
          <w:rStyle w:val="Strong"/>
          <w:b/>
          <w:bCs w:val="0"/>
        </w:rPr>
        <w:t>8 Test Suite: Usability Testing</w:t>
      </w:r>
      <w:bookmarkEnd w:id="5327"/>
    </w:p>
    <w:p w14:paraId="11BF8D4D" w14:textId="77777777" w:rsidR="00B34B14" w:rsidRPr="00E7609D" w:rsidRDefault="00B34B14" w:rsidP="00B34B14">
      <w:pPr>
        <w:pStyle w:val="Heading4"/>
        <w:rPr>
          <w:rFonts w:asciiTheme="majorBidi" w:hAnsiTheme="majorBidi"/>
          <w:i w:val="0"/>
          <w:iCs w:val="0"/>
          <w:color w:val="000000" w:themeColor="text1"/>
          <w:rPrChange w:id="5329" w:author="Asad Shah" w:date="2025-01-10T12:14:00Z">
            <w:rPr/>
          </w:rPrChange>
        </w:rPr>
      </w:pPr>
      <w:r w:rsidRPr="00E7609D">
        <w:rPr>
          <w:rStyle w:val="Strong"/>
          <w:rFonts w:asciiTheme="majorBidi" w:hAnsiTheme="majorBidi"/>
          <w:b w:val="0"/>
          <w:bCs w:val="0"/>
          <w:i w:val="0"/>
          <w:iCs w:val="0"/>
          <w:color w:val="000000" w:themeColor="text1"/>
          <w:rPrChange w:id="5330" w:author="Asad Shah" w:date="2025-01-10T12:14:00Z">
            <w:rPr>
              <w:rStyle w:val="Strong"/>
              <w:b w:val="0"/>
              <w:bCs w:val="0"/>
            </w:rPr>
          </w:rPrChange>
        </w:rPr>
        <w:t>Test Case 8.1: Mobile Responsiveness</w:t>
      </w:r>
    </w:p>
    <w:p w14:paraId="7C9C6DAE" w14:textId="77777777" w:rsidR="00B34B14" w:rsidRPr="00E7609D" w:rsidRDefault="00B34B14" w:rsidP="00B34B14">
      <w:pPr>
        <w:numPr>
          <w:ilvl w:val="0"/>
          <w:numId w:val="224"/>
        </w:numPr>
        <w:spacing w:before="100" w:beforeAutospacing="1" w:after="100" w:afterAutospacing="1" w:line="240" w:lineRule="auto"/>
        <w:rPr>
          <w:rFonts w:asciiTheme="majorBidi" w:hAnsiTheme="majorBidi" w:cstheme="majorBidi"/>
          <w:color w:val="000000" w:themeColor="text1"/>
          <w:rPrChange w:id="5331" w:author="Asad Shah" w:date="2025-01-10T12:14:00Z">
            <w:rPr/>
          </w:rPrChange>
        </w:rPr>
      </w:pPr>
      <w:r w:rsidRPr="00E7609D">
        <w:rPr>
          <w:rStyle w:val="Strong"/>
          <w:rFonts w:asciiTheme="majorBidi" w:hAnsiTheme="majorBidi" w:cstheme="majorBidi"/>
          <w:color w:val="000000" w:themeColor="text1"/>
          <w:rPrChange w:id="5332" w:author="Asad Shah" w:date="2025-01-10T12:14:00Z">
            <w:rPr>
              <w:rStyle w:val="Strong"/>
            </w:rPr>
          </w:rPrChange>
        </w:rPr>
        <w:t>Description</w:t>
      </w:r>
      <w:r w:rsidRPr="00E7609D">
        <w:rPr>
          <w:rFonts w:asciiTheme="majorBidi" w:hAnsiTheme="majorBidi" w:cstheme="majorBidi"/>
          <w:color w:val="000000" w:themeColor="text1"/>
          <w:rPrChange w:id="5333" w:author="Asad Shah" w:date="2025-01-10T12:14:00Z">
            <w:rPr/>
          </w:rPrChange>
        </w:rPr>
        <w:t>: Validate that the platform works on mobile devices.</w:t>
      </w:r>
    </w:p>
    <w:p w14:paraId="18289A95" w14:textId="77777777" w:rsidR="00B34B14" w:rsidRPr="00E7609D" w:rsidRDefault="00B34B14" w:rsidP="00B34B14">
      <w:pPr>
        <w:numPr>
          <w:ilvl w:val="0"/>
          <w:numId w:val="224"/>
        </w:numPr>
        <w:spacing w:before="100" w:beforeAutospacing="1" w:after="100" w:afterAutospacing="1" w:line="240" w:lineRule="auto"/>
        <w:rPr>
          <w:rFonts w:asciiTheme="majorBidi" w:hAnsiTheme="majorBidi" w:cstheme="majorBidi"/>
          <w:color w:val="000000" w:themeColor="text1"/>
          <w:rPrChange w:id="5334" w:author="Asad Shah" w:date="2025-01-10T12:14:00Z">
            <w:rPr/>
          </w:rPrChange>
        </w:rPr>
      </w:pPr>
      <w:r w:rsidRPr="00E7609D">
        <w:rPr>
          <w:rStyle w:val="Strong"/>
          <w:rFonts w:asciiTheme="majorBidi" w:hAnsiTheme="majorBidi" w:cstheme="majorBidi"/>
          <w:color w:val="000000" w:themeColor="text1"/>
          <w:rPrChange w:id="5335" w:author="Asad Shah" w:date="2025-01-10T12:14:00Z">
            <w:rPr>
              <w:rStyle w:val="Strong"/>
            </w:rPr>
          </w:rPrChange>
        </w:rPr>
        <w:t>Steps</w:t>
      </w:r>
      <w:r w:rsidRPr="00E7609D">
        <w:rPr>
          <w:rFonts w:asciiTheme="majorBidi" w:hAnsiTheme="majorBidi" w:cstheme="majorBidi"/>
          <w:color w:val="000000" w:themeColor="text1"/>
          <w:rPrChange w:id="5336" w:author="Asad Shah" w:date="2025-01-10T12:14:00Z">
            <w:rPr/>
          </w:rPrChange>
        </w:rPr>
        <w:t xml:space="preserve">: </w:t>
      </w:r>
    </w:p>
    <w:p w14:paraId="68BF0F08" w14:textId="77777777" w:rsidR="00B34B14" w:rsidRPr="00E7609D" w:rsidRDefault="00B34B14" w:rsidP="00B34B14">
      <w:pPr>
        <w:numPr>
          <w:ilvl w:val="1"/>
          <w:numId w:val="224"/>
        </w:numPr>
        <w:spacing w:before="100" w:beforeAutospacing="1" w:after="100" w:afterAutospacing="1" w:line="240" w:lineRule="auto"/>
        <w:rPr>
          <w:rFonts w:asciiTheme="majorBidi" w:hAnsiTheme="majorBidi" w:cstheme="majorBidi"/>
          <w:color w:val="000000" w:themeColor="text1"/>
          <w:rPrChange w:id="5337" w:author="Asad Shah" w:date="2025-01-10T12:14:00Z">
            <w:rPr/>
          </w:rPrChange>
        </w:rPr>
      </w:pPr>
      <w:r w:rsidRPr="00E7609D">
        <w:rPr>
          <w:rFonts w:asciiTheme="majorBidi" w:hAnsiTheme="majorBidi" w:cstheme="majorBidi"/>
          <w:color w:val="000000" w:themeColor="text1"/>
          <w:rPrChange w:id="5338" w:author="Asad Shah" w:date="2025-01-10T12:14:00Z">
            <w:rPr/>
          </w:rPrChange>
        </w:rPr>
        <w:t>Access the platform on a mobile browser.</w:t>
      </w:r>
    </w:p>
    <w:p w14:paraId="04B09BFF" w14:textId="77777777" w:rsidR="00B34B14" w:rsidRPr="00E7609D" w:rsidRDefault="00B34B14" w:rsidP="00B34B14">
      <w:pPr>
        <w:numPr>
          <w:ilvl w:val="1"/>
          <w:numId w:val="224"/>
        </w:numPr>
        <w:spacing w:before="100" w:beforeAutospacing="1" w:after="100" w:afterAutospacing="1" w:line="240" w:lineRule="auto"/>
        <w:rPr>
          <w:rFonts w:asciiTheme="majorBidi" w:hAnsiTheme="majorBidi" w:cstheme="majorBidi"/>
          <w:color w:val="000000" w:themeColor="text1"/>
          <w:rPrChange w:id="5339" w:author="Asad Shah" w:date="2025-01-10T12:14:00Z">
            <w:rPr/>
          </w:rPrChange>
        </w:rPr>
      </w:pPr>
      <w:r w:rsidRPr="00E7609D">
        <w:rPr>
          <w:rFonts w:asciiTheme="majorBidi" w:hAnsiTheme="majorBidi" w:cstheme="majorBidi"/>
          <w:color w:val="000000" w:themeColor="text1"/>
          <w:rPrChange w:id="5340" w:author="Asad Shah" w:date="2025-01-10T12:14:00Z">
            <w:rPr/>
          </w:rPrChange>
        </w:rPr>
        <w:t>Navigate through forms and dashboards.</w:t>
      </w:r>
    </w:p>
    <w:p w14:paraId="065D434E" w14:textId="77777777" w:rsidR="00B34B14" w:rsidRPr="00E7609D" w:rsidRDefault="00B34B14" w:rsidP="00B34B14">
      <w:pPr>
        <w:numPr>
          <w:ilvl w:val="0"/>
          <w:numId w:val="224"/>
        </w:numPr>
        <w:spacing w:before="100" w:beforeAutospacing="1" w:after="100" w:afterAutospacing="1" w:line="240" w:lineRule="auto"/>
        <w:rPr>
          <w:rFonts w:asciiTheme="majorBidi" w:hAnsiTheme="majorBidi" w:cstheme="majorBidi"/>
          <w:color w:val="000000" w:themeColor="text1"/>
          <w:rPrChange w:id="5341" w:author="Asad Shah" w:date="2025-01-10T12:14:00Z">
            <w:rPr/>
          </w:rPrChange>
        </w:rPr>
      </w:pPr>
      <w:r w:rsidRPr="00E7609D">
        <w:rPr>
          <w:rStyle w:val="Strong"/>
          <w:rFonts w:asciiTheme="majorBidi" w:hAnsiTheme="majorBidi" w:cstheme="majorBidi"/>
          <w:color w:val="000000" w:themeColor="text1"/>
          <w:rPrChange w:id="5342" w:author="Asad Shah" w:date="2025-01-10T12:14:00Z">
            <w:rPr>
              <w:rStyle w:val="Strong"/>
            </w:rPr>
          </w:rPrChange>
        </w:rPr>
        <w:t>Expected Result</w:t>
      </w:r>
      <w:r w:rsidRPr="00E7609D">
        <w:rPr>
          <w:rFonts w:asciiTheme="majorBidi" w:hAnsiTheme="majorBidi" w:cstheme="majorBidi"/>
          <w:color w:val="000000" w:themeColor="text1"/>
          <w:rPrChange w:id="5343" w:author="Asad Shah" w:date="2025-01-10T12:14:00Z">
            <w:rPr/>
          </w:rPrChange>
        </w:rPr>
        <w:t>: Platform is fully responsive.</w:t>
      </w:r>
    </w:p>
    <w:p w14:paraId="42EBCD9E" w14:textId="77777777" w:rsidR="00B34B14" w:rsidRPr="00E7609D" w:rsidRDefault="00B34B14" w:rsidP="00B34B14">
      <w:pPr>
        <w:pStyle w:val="Heading4"/>
        <w:rPr>
          <w:rFonts w:asciiTheme="majorBidi" w:hAnsiTheme="majorBidi"/>
          <w:i w:val="0"/>
          <w:iCs w:val="0"/>
          <w:color w:val="000000" w:themeColor="text1"/>
          <w:rPrChange w:id="5344" w:author="Asad Shah" w:date="2025-01-10T12:14:00Z">
            <w:rPr/>
          </w:rPrChange>
        </w:rPr>
      </w:pPr>
      <w:r w:rsidRPr="00E7609D">
        <w:rPr>
          <w:rStyle w:val="Strong"/>
          <w:rFonts w:asciiTheme="majorBidi" w:hAnsiTheme="majorBidi"/>
          <w:b w:val="0"/>
          <w:bCs w:val="0"/>
          <w:i w:val="0"/>
          <w:iCs w:val="0"/>
          <w:color w:val="000000" w:themeColor="text1"/>
          <w:rPrChange w:id="5345" w:author="Asad Shah" w:date="2025-01-10T12:14:00Z">
            <w:rPr>
              <w:rStyle w:val="Strong"/>
              <w:b w:val="0"/>
              <w:bCs w:val="0"/>
            </w:rPr>
          </w:rPrChange>
        </w:rPr>
        <w:lastRenderedPageBreak/>
        <w:t>Test Case 8.2: Navigation Flow</w:t>
      </w:r>
    </w:p>
    <w:p w14:paraId="6B3C0EC5" w14:textId="77777777" w:rsidR="00B34B14" w:rsidRPr="00E7609D" w:rsidRDefault="00B34B14" w:rsidP="00B34B14">
      <w:pPr>
        <w:numPr>
          <w:ilvl w:val="0"/>
          <w:numId w:val="225"/>
        </w:numPr>
        <w:spacing w:before="100" w:beforeAutospacing="1" w:after="100" w:afterAutospacing="1" w:line="240" w:lineRule="auto"/>
        <w:rPr>
          <w:rFonts w:asciiTheme="majorBidi" w:hAnsiTheme="majorBidi" w:cstheme="majorBidi"/>
          <w:color w:val="000000" w:themeColor="text1"/>
          <w:rPrChange w:id="5346" w:author="Asad Shah" w:date="2025-01-10T12:14:00Z">
            <w:rPr/>
          </w:rPrChange>
        </w:rPr>
      </w:pPr>
      <w:r w:rsidRPr="00E7609D">
        <w:rPr>
          <w:rStyle w:val="Strong"/>
          <w:rFonts w:asciiTheme="majorBidi" w:hAnsiTheme="majorBidi" w:cstheme="majorBidi"/>
          <w:color w:val="000000" w:themeColor="text1"/>
          <w:rPrChange w:id="5347" w:author="Asad Shah" w:date="2025-01-10T12:14:00Z">
            <w:rPr>
              <w:rStyle w:val="Strong"/>
            </w:rPr>
          </w:rPrChange>
        </w:rPr>
        <w:t>Description</w:t>
      </w:r>
      <w:r w:rsidRPr="00E7609D">
        <w:rPr>
          <w:rFonts w:asciiTheme="majorBidi" w:hAnsiTheme="majorBidi" w:cstheme="majorBidi"/>
          <w:color w:val="000000" w:themeColor="text1"/>
          <w:rPrChange w:id="5348" w:author="Asad Shah" w:date="2025-01-10T12:14:00Z">
            <w:rPr/>
          </w:rPrChange>
        </w:rPr>
        <w:t>: Validate ease of navigation.</w:t>
      </w:r>
    </w:p>
    <w:p w14:paraId="7A0F9CBD" w14:textId="77777777" w:rsidR="00B34B14" w:rsidRPr="00E7609D" w:rsidRDefault="00B34B14" w:rsidP="00B34B14">
      <w:pPr>
        <w:numPr>
          <w:ilvl w:val="0"/>
          <w:numId w:val="225"/>
        </w:numPr>
        <w:spacing w:before="100" w:beforeAutospacing="1" w:after="100" w:afterAutospacing="1" w:line="240" w:lineRule="auto"/>
        <w:rPr>
          <w:rFonts w:asciiTheme="majorBidi" w:hAnsiTheme="majorBidi" w:cstheme="majorBidi"/>
          <w:color w:val="000000" w:themeColor="text1"/>
          <w:rPrChange w:id="5349" w:author="Asad Shah" w:date="2025-01-10T12:14:00Z">
            <w:rPr/>
          </w:rPrChange>
        </w:rPr>
      </w:pPr>
      <w:r w:rsidRPr="00E7609D">
        <w:rPr>
          <w:rStyle w:val="Strong"/>
          <w:rFonts w:asciiTheme="majorBidi" w:hAnsiTheme="majorBidi" w:cstheme="majorBidi"/>
          <w:color w:val="000000" w:themeColor="text1"/>
          <w:rPrChange w:id="5350" w:author="Asad Shah" w:date="2025-01-10T12:14:00Z">
            <w:rPr>
              <w:rStyle w:val="Strong"/>
            </w:rPr>
          </w:rPrChange>
        </w:rPr>
        <w:t>Steps</w:t>
      </w:r>
      <w:r w:rsidRPr="00E7609D">
        <w:rPr>
          <w:rFonts w:asciiTheme="majorBidi" w:hAnsiTheme="majorBidi" w:cstheme="majorBidi"/>
          <w:color w:val="000000" w:themeColor="text1"/>
          <w:rPrChange w:id="5351" w:author="Asad Shah" w:date="2025-01-10T12:14:00Z">
            <w:rPr/>
          </w:rPrChange>
        </w:rPr>
        <w:t xml:space="preserve">: </w:t>
      </w:r>
    </w:p>
    <w:p w14:paraId="43FD048F" w14:textId="77777777" w:rsidR="00B34B14" w:rsidRPr="00E7609D" w:rsidRDefault="00B34B14" w:rsidP="00B34B14">
      <w:pPr>
        <w:numPr>
          <w:ilvl w:val="1"/>
          <w:numId w:val="225"/>
        </w:numPr>
        <w:spacing w:before="100" w:beforeAutospacing="1" w:after="100" w:afterAutospacing="1" w:line="240" w:lineRule="auto"/>
        <w:rPr>
          <w:rFonts w:asciiTheme="majorBidi" w:hAnsiTheme="majorBidi" w:cstheme="majorBidi"/>
          <w:color w:val="000000" w:themeColor="text1"/>
          <w:rPrChange w:id="5352" w:author="Asad Shah" w:date="2025-01-10T12:14:00Z">
            <w:rPr/>
          </w:rPrChange>
        </w:rPr>
      </w:pPr>
      <w:r w:rsidRPr="00E7609D">
        <w:rPr>
          <w:rFonts w:asciiTheme="majorBidi" w:hAnsiTheme="majorBidi" w:cstheme="majorBidi"/>
          <w:color w:val="000000" w:themeColor="text1"/>
          <w:rPrChange w:id="5353" w:author="Asad Shah" w:date="2025-01-10T12:14:00Z">
            <w:rPr/>
          </w:rPrChange>
        </w:rPr>
        <w:t>Navigate through different pages (e.g., registration, recommendations, dashboard).</w:t>
      </w:r>
    </w:p>
    <w:p w14:paraId="5CA4AC34" w14:textId="77777777" w:rsidR="00B34B14" w:rsidRPr="00E7609D" w:rsidRDefault="00B34B14" w:rsidP="00B34B14">
      <w:pPr>
        <w:numPr>
          <w:ilvl w:val="0"/>
          <w:numId w:val="225"/>
        </w:numPr>
        <w:spacing w:before="100" w:beforeAutospacing="1" w:after="100" w:afterAutospacing="1" w:line="240" w:lineRule="auto"/>
        <w:rPr>
          <w:rFonts w:asciiTheme="majorBidi" w:hAnsiTheme="majorBidi" w:cstheme="majorBidi"/>
          <w:color w:val="000000" w:themeColor="text1"/>
          <w:rPrChange w:id="5354" w:author="Asad Shah" w:date="2025-01-10T12:14:00Z">
            <w:rPr/>
          </w:rPrChange>
        </w:rPr>
      </w:pPr>
      <w:r w:rsidRPr="00E7609D">
        <w:rPr>
          <w:rStyle w:val="Strong"/>
          <w:rFonts w:asciiTheme="majorBidi" w:hAnsiTheme="majorBidi" w:cstheme="majorBidi"/>
          <w:color w:val="000000" w:themeColor="text1"/>
          <w:rPrChange w:id="5355" w:author="Asad Shah" w:date="2025-01-10T12:14:00Z">
            <w:rPr>
              <w:rStyle w:val="Strong"/>
            </w:rPr>
          </w:rPrChange>
        </w:rPr>
        <w:t>Expected Result</w:t>
      </w:r>
      <w:r w:rsidRPr="00E7609D">
        <w:rPr>
          <w:rFonts w:asciiTheme="majorBidi" w:hAnsiTheme="majorBidi" w:cstheme="majorBidi"/>
          <w:color w:val="000000" w:themeColor="text1"/>
          <w:rPrChange w:id="5356" w:author="Asad Shah" w:date="2025-01-10T12:14:00Z">
            <w:rPr/>
          </w:rPrChange>
        </w:rPr>
        <w:t>: All pages are easily accessible.</w:t>
      </w:r>
    </w:p>
    <w:p w14:paraId="26501738" w14:textId="5254B1D7" w:rsidR="00B34B14" w:rsidRPr="00E7609D" w:rsidRDefault="00E7609D">
      <w:pPr>
        <w:pStyle w:val="Heading3"/>
      </w:pPr>
      <w:bookmarkStart w:id="5357" w:name="_Toc187627599"/>
      <w:r w:rsidRPr="00E7609D">
        <w:rPr>
          <w:rStyle w:val="Strong"/>
          <w:b/>
          <w:bCs w:val="0"/>
          <w:rPrChange w:id="5358" w:author="Asad Shah" w:date="2025-01-10T12:16:00Z">
            <w:rPr>
              <w:rStyle w:val="Strong"/>
              <w:rFonts w:asciiTheme="majorBidi" w:hAnsiTheme="majorBidi"/>
              <w:b/>
              <w:bCs w:val="0"/>
              <w:color w:val="000000" w:themeColor="text1"/>
            </w:rPr>
          </w:rPrChange>
        </w:rPr>
        <w:t>8.4.</w:t>
      </w:r>
      <w:r w:rsidR="00B34B14" w:rsidRPr="00E7609D">
        <w:rPr>
          <w:rStyle w:val="Strong"/>
          <w:b/>
          <w:bCs w:val="0"/>
        </w:rPr>
        <w:t>9 Test Suite: Post-Deployment Testing</w:t>
      </w:r>
      <w:bookmarkEnd w:id="5357"/>
    </w:p>
    <w:p w14:paraId="69978C5E" w14:textId="77777777" w:rsidR="00B34B14" w:rsidRPr="00E7609D" w:rsidRDefault="00B34B14" w:rsidP="00B34B14">
      <w:pPr>
        <w:pStyle w:val="Heading4"/>
        <w:rPr>
          <w:rFonts w:asciiTheme="majorBidi" w:hAnsiTheme="majorBidi"/>
          <w:i w:val="0"/>
          <w:iCs w:val="0"/>
          <w:color w:val="000000" w:themeColor="text1"/>
          <w:rPrChange w:id="5359" w:author="Asad Shah" w:date="2025-01-10T12:14:00Z">
            <w:rPr/>
          </w:rPrChange>
        </w:rPr>
      </w:pPr>
      <w:r w:rsidRPr="00E7609D">
        <w:rPr>
          <w:rStyle w:val="Strong"/>
          <w:rFonts w:asciiTheme="majorBidi" w:hAnsiTheme="majorBidi"/>
          <w:b w:val="0"/>
          <w:bCs w:val="0"/>
          <w:i w:val="0"/>
          <w:iCs w:val="0"/>
          <w:color w:val="000000" w:themeColor="text1"/>
          <w:rPrChange w:id="5360" w:author="Asad Shah" w:date="2025-01-10T12:14:00Z">
            <w:rPr>
              <w:rStyle w:val="Strong"/>
              <w:b w:val="0"/>
              <w:bCs w:val="0"/>
            </w:rPr>
          </w:rPrChange>
        </w:rPr>
        <w:t>Test Case 9.1: Monitor Uptime</w:t>
      </w:r>
    </w:p>
    <w:p w14:paraId="75F0E7DC" w14:textId="77777777" w:rsidR="00B34B14" w:rsidRPr="00E7609D" w:rsidRDefault="00B34B14" w:rsidP="00B34B14">
      <w:pPr>
        <w:numPr>
          <w:ilvl w:val="0"/>
          <w:numId w:val="226"/>
        </w:numPr>
        <w:spacing w:before="100" w:beforeAutospacing="1" w:after="100" w:afterAutospacing="1" w:line="240" w:lineRule="auto"/>
        <w:rPr>
          <w:rFonts w:asciiTheme="majorBidi" w:hAnsiTheme="majorBidi" w:cstheme="majorBidi"/>
          <w:color w:val="000000" w:themeColor="text1"/>
          <w:rPrChange w:id="5361" w:author="Asad Shah" w:date="2025-01-10T12:14:00Z">
            <w:rPr/>
          </w:rPrChange>
        </w:rPr>
      </w:pPr>
      <w:r w:rsidRPr="00E7609D">
        <w:rPr>
          <w:rStyle w:val="Strong"/>
          <w:rFonts w:asciiTheme="majorBidi" w:hAnsiTheme="majorBidi" w:cstheme="majorBidi"/>
          <w:color w:val="000000" w:themeColor="text1"/>
          <w:rPrChange w:id="5362" w:author="Asad Shah" w:date="2025-01-10T12:14:00Z">
            <w:rPr>
              <w:rStyle w:val="Strong"/>
            </w:rPr>
          </w:rPrChange>
        </w:rPr>
        <w:t>Description</w:t>
      </w:r>
      <w:r w:rsidRPr="00E7609D">
        <w:rPr>
          <w:rFonts w:asciiTheme="majorBidi" w:hAnsiTheme="majorBidi" w:cstheme="majorBidi"/>
          <w:color w:val="000000" w:themeColor="text1"/>
          <w:rPrChange w:id="5363" w:author="Asad Shah" w:date="2025-01-10T12:14:00Z">
            <w:rPr/>
          </w:rPrChange>
        </w:rPr>
        <w:t>: Validate uptime and system availability.</w:t>
      </w:r>
    </w:p>
    <w:p w14:paraId="35FBCA79" w14:textId="77777777" w:rsidR="00B34B14" w:rsidRPr="00E7609D" w:rsidRDefault="00B34B14" w:rsidP="00B34B14">
      <w:pPr>
        <w:numPr>
          <w:ilvl w:val="0"/>
          <w:numId w:val="226"/>
        </w:numPr>
        <w:spacing w:before="100" w:beforeAutospacing="1" w:after="100" w:afterAutospacing="1" w:line="240" w:lineRule="auto"/>
        <w:rPr>
          <w:rFonts w:asciiTheme="majorBidi" w:hAnsiTheme="majorBidi" w:cstheme="majorBidi"/>
          <w:color w:val="000000" w:themeColor="text1"/>
          <w:rPrChange w:id="5364" w:author="Asad Shah" w:date="2025-01-10T12:14:00Z">
            <w:rPr/>
          </w:rPrChange>
        </w:rPr>
      </w:pPr>
      <w:r w:rsidRPr="00E7609D">
        <w:rPr>
          <w:rStyle w:val="Strong"/>
          <w:rFonts w:asciiTheme="majorBidi" w:hAnsiTheme="majorBidi" w:cstheme="majorBidi"/>
          <w:color w:val="000000" w:themeColor="text1"/>
          <w:rPrChange w:id="5365" w:author="Asad Shah" w:date="2025-01-10T12:14:00Z">
            <w:rPr>
              <w:rStyle w:val="Strong"/>
            </w:rPr>
          </w:rPrChange>
        </w:rPr>
        <w:t>Steps</w:t>
      </w:r>
      <w:r w:rsidRPr="00E7609D">
        <w:rPr>
          <w:rFonts w:asciiTheme="majorBidi" w:hAnsiTheme="majorBidi" w:cstheme="majorBidi"/>
          <w:color w:val="000000" w:themeColor="text1"/>
          <w:rPrChange w:id="5366" w:author="Asad Shah" w:date="2025-01-10T12:14:00Z">
            <w:rPr/>
          </w:rPrChange>
        </w:rPr>
        <w:t xml:space="preserve">: </w:t>
      </w:r>
    </w:p>
    <w:p w14:paraId="17935EFF" w14:textId="77777777" w:rsidR="00B34B14" w:rsidRPr="00E7609D" w:rsidRDefault="00B34B14" w:rsidP="00B34B14">
      <w:pPr>
        <w:numPr>
          <w:ilvl w:val="1"/>
          <w:numId w:val="226"/>
        </w:numPr>
        <w:spacing w:before="100" w:beforeAutospacing="1" w:after="100" w:afterAutospacing="1" w:line="240" w:lineRule="auto"/>
        <w:rPr>
          <w:rFonts w:asciiTheme="majorBidi" w:hAnsiTheme="majorBidi" w:cstheme="majorBidi"/>
          <w:color w:val="000000" w:themeColor="text1"/>
          <w:rPrChange w:id="5367" w:author="Asad Shah" w:date="2025-01-10T12:14:00Z">
            <w:rPr/>
          </w:rPrChange>
        </w:rPr>
      </w:pPr>
      <w:r w:rsidRPr="00E7609D">
        <w:rPr>
          <w:rFonts w:asciiTheme="majorBidi" w:hAnsiTheme="majorBidi" w:cstheme="majorBidi"/>
          <w:color w:val="000000" w:themeColor="text1"/>
          <w:rPrChange w:id="5368" w:author="Asad Shah" w:date="2025-01-10T12:14:00Z">
            <w:rPr/>
          </w:rPrChange>
        </w:rPr>
        <w:t>Monitor the live system for 24 hours.</w:t>
      </w:r>
    </w:p>
    <w:p w14:paraId="0BB02AB7" w14:textId="77777777" w:rsidR="00B34B14" w:rsidRPr="00E7609D" w:rsidRDefault="00B34B14" w:rsidP="00B34B14">
      <w:pPr>
        <w:numPr>
          <w:ilvl w:val="0"/>
          <w:numId w:val="226"/>
        </w:numPr>
        <w:spacing w:before="100" w:beforeAutospacing="1" w:after="100" w:afterAutospacing="1" w:line="240" w:lineRule="auto"/>
        <w:rPr>
          <w:rFonts w:asciiTheme="majorBidi" w:hAnsiTheme="majorBidi" w:cstheme="majorBidi"/>
          <w:color w:val="000000" w:themeColor="text1"/>
          <w:rPrChange w:id="5369" w:author="Asad Shah" w:date="2025-01-10T12:14:00Z">
            <w:rPr/>
          </w:rPrChange>
        </w:rPr>
      </w:pPr>
      <w:r w:rsidRPr="00E7609D">
        <w:rPr>
          <w:rStyle w:val="Strong"/>
          <w:rFonts w:asciiTheme="majorBidi" w:hAnsiTheme="majorBidi" w:cstheme="majorBidi"/>
          <w:color w:val="000000" w:themeColor="text1"/>
          <w:rPrChange w:id="5370" w:author="Asad Shah" w:date="2025-01-10T12:14:00Z">
            <w:rPr>
              <w:rStyle w:val="Strong"/>
            </w:rPr>
          </w:rPrChange>
        </w:rPr>
        <w:t>Expected Result</w:t>
      </w:r>
      <w:r w:rsidRPr="00E7609D">
        <w:rPr>
          <w:rFonts w:asciiTheme="majorBidi" w:hAnsiTheme="majorBidi" w:cstheme="majorBidi"/>
          <w:color w:val="000000" w:themeColor="text1"/>
          <w:rPrChange w:id="5371" w:author="Asad Shah" w:date="2025-01-10T12:14:00Z">
            <w:rPr/>
          </w:rPrChange>
        </w:rPr>
        <w:t>: Uptime is 99.9%.</w:t>
      </w:r>
    </w:p>
    <w:p w14:paraId="00636C4D" w14:textId="77777777" w:rsidR="00B34B14" w:rsidRPr="00E7609D" w:rsidRDefault="00B34B14" w:rsidP="00B34B14">
      <w:pPr>
        <w:pStyle w:val="Heading4"/>
        <w:rPr>
          <w:rFonts w:asciiTheme="majorBidi" w:hAnsiTheme="majorBidi"/>
          <w:i w:val="0"/>
          <w:iCs w:val="0"/>
          <w:color w:val="000000" w:themeColor="text1"/>
          <w:rPrChange w:id="5372" w:author="Asad Shah" w:date="2025-01-10T12:14:00Z">
            <w:rPr/>
          </w:rPrChange>
        </w:rPr>
      </w:pPr>
      <w:r w:rsidRPr="00E7609D">
        <w:rPr>
          <w:rStyle w:val="Strong"/>
          <w:rFonts w:asciiTheme="majorBidi" w:hAnsiTheme="majorBidi"/>
          <w:b w:val="0"/>
          <w:bCs w:val="0"/>
          <w:i w:val="0"/>
          <w:iCs w:val="0"/>
          <w:color w:val="000000" w:themeColor="text1"/>
          <w:rPrChange w:id="5373" w:author="Asad Shah" w:date="2025-01-10T12:14:00Z">
            <w:rPr>
              <w:rStyle w:val="Strong"/>
              <w:b w:val="0"/>
              <w:bCs w:val="0"/>
            </w:rPr>
          </w:rPrChange>
        </w:rPr>
        <w:t>Test Case 9.2: Monitor Performance</w:t>
      </w:r>
    </w:p>
    <w:p w14:paraId="013E73D5" w14:textId="77777777" w:rsidR="00B34B14" w:rsidRPr="00E7609D" w:rsidRDefault="00B34B14" w:rsidP="00B34B14">
      <w:pPr>
        <w:numPr>
          <w:ilvl w:val="0"/>
          <w:numId w:val="227"/>
        </w:numPr>
        <w:spacing w:before="100" w:beforeAutospacing="1" w:after="100" w:afterAutospacing="1" w:line="240" w:lineRule="auto"/>
        <w:rPr>
          <w:rFonts w:asciiTheme="majorBidi" w:hAnsiTheme="majorBidi" w:cstheme="majorBidi"/>
          <w:color w:val="000000" w:themeColor="text1"/>
          <w:rPrChange w:id="5374" w:author="Asad Shah" w:date="2025-01-10T12:14:00Z">
            <w:rPr/>
          </w:rPrChange>
        </w:rPr>
      </w:pPr>
      <w:r w:rsidRPr="00E7609D">
        <w:rPr>
          <w:rStyle w:val="Strong"/>
          <w:rFonts w:asciiTheme="majorBidi" w:hAnsiTheme="majorBidi" w:cstheme="majorBidi"/>
          <w:color w:val="000000" w:themeColor="text1"/>
          <w:rPrChange w:id="5375" w:author="Asad Shah" w:date="2025-01-10T12:14:00Z">
            <w:rPr>
              <w:rStyle w:val="Strong"/>
            </w:rPr>
          </w:rPrChange>
        </w:rPr>
        <w:t>Description</w:t>
      </w:r>
      <w:r w:rsidRPr="00E7609D">
        <w:rPr>
          <w:rFonts w:asciiTheme="majorBidi" w:hAnsiTheme="majorBidi" w:cstheme="majorBidi"/>
          <w:color w:val="000000" w:themeColor="text1"/>
          <w:rPrChange w:id="5376" w:author="Asad Shah" w:date="2025-01-10T12:14:00Z">
            <w:rPr/>
          </w:rPrChange>
        </w:rPr>
        <w:t>: Test live system performance under real-world conditions.</w:t>
      </w:r>
    </w:p>
    <w:p w14:paraId="53EE6C26" w14:textId="77777777" w:rsidR="00B34B14" w:rsidRPr="00E7609D" w:rsidRDefault="00B34B14" w:rsidP="00B34B14">
      <w:pPr>
        <w:numPr>
          <w:ilvl w:val="0"/>
          <w:numId w:val="227"/>
        </w:numPr>
        <w:spacing w:before="100" w:beforeAutospacing="1" w:after="100" w:afterAutospacing="1" w:line="240" w:lineRule="auto"/>
        <w:rPr>
          <w:rFonts w:asciiTheme="majorBidi" w:hAnsiTheme="majorBidi" w:cstheme="majorBidi"/>
          <w:color w:val="000000" w:themeColor="text1"/>
          <w:rPrChange w:id="5377" w:author="Asad Shah" w:date="2025-01-10T12:14:00Z">
            <w:rPr/>
          </w:rPrChange>
        </w:rPr>
      </w:pPr>
      <w:r w:rsidRPr="00E7609D">
        <w:rPr>
          <w:rStyle w:val="Strong"/>
          <w:rFonts w:asciiTheme="majorBidi" w:hAnsiTheme="majorBidi" w:cstheme="majorBidi"/>
          <w:color w:val="000000" w:themeColor="text1"/>
          <w:rPrChange w:id="5378" w:author="Asad Shah" w:date="2025-01-10T12:14:00Z">
            <w:rPr>
              <w:rStyle w:val="Strong"/>
            </w:rPr>
          </w:rPrChange>
        </w:rPr>
        <w:t>Steps</w:t>
      </w:r>
      <w:r w:rsidRPr="00E7609D">
        <w:rPr>
          <w:rFonts w:asciiTheme="majorBidi" w:hAnsiTheme="majorBidi" w:cstheme="majorBidi"/>
          <w:color w:val="000000" w:themeColor="text1"/>
          <w:rPrChange w:id="5379" w:author="Asad Shah" w:date="2025-01-10T12:14:00Z">
            <w:rPr/>
          </w:rPrChange>
        </w:rPr>
        <w:t xml:space="preserve">: </w:t>
      </w:r>
    </w:p>
    <w:p w14:paraId="7CB7D7BD" w14:textId="77777777" w:rsidR="00B34B14" w:rsidRPr="00E7609D" w:rsidRDefault="00B34B14" w:rsidP="00B34B14">
      <w:pPr>
        <w:numPr>
          <w:ilvl w:val="1"/>
          <w:numId w:val="227"/>
        </w:numPr>
        <w:spacing w:before="100" w:beforeAutospacing="1" w:after="100" w:afterAutospacing="1" w:line="240" w:lineRule="auto"/>
        <w:rPr>
          <w:rFonts w:asciiTheme="majorBidi" w:hAnsiTheme="majorBidi" w:cstheme="majorBidi"/>
          <w:color w:val="000000" w:themeColor="text1"/>
          <w:rPrChange w:id="5380" w:author="Asad Shah" w:date="2025-01-10T12:14:00Z">
            <w:rPr/>
          </w:rPrChange>
        </w:rPr>
      </w:pPr>
      <w:r w:rsidRPr="00E7609D">
        <w:rPr>
          <w:rFonts w:asciiTheme="majorBidi" w:hAnsiTheme="majorBidi" w:cstheme="majorBidi"/>
          <w:color w:val="000000" w:themeColor="text1"/>
          <w:rPrChange w:id="5381" w:author="Asad Shah" w:date="2025-01-10T12:14:00Z">
            <w:rPr/>
          </w:rPrChange>
        </w:rPr>
        <w:t>Monitor response times and error rates.</w:t>
      </w:r>
    </w:p>
    <w:p w14:paraId="33DC5C55" w14:textId="77777777" w:rsidR="00B34B14" w:rsidRPr="00E7609D" w:rsidRDefault="00B34B14" w:rsidP="00B34B14">
      <w:pPr>
        <w:numPr>
          <w:ilvl w:val="0"/>
          <w:numId w:val="227"/>
        </w:numPr>
        <w:spacing w:before="100" w:beforeAutospacing="1" w:after="100" w:afterAutospacing="1" w:line="240" w:lineRule="auto"/>
        <w:rPr>
          <w:rFonts w:asciiTheme="majorBidi" w:hAnsiTheme="majorBidi" w:cstheme="majorBidi"/>
          <w:color w:val="000000" w:themeColor="text1"/>
          <w:rPrChange w:id="5382" w:author="Asad Shah" w:date="2025-01-10T12:14:00Z">
            <w:rPr/>
          </w:rPrChange>
        </w:rPr>
      </w:pPr>
      <w:r w:rsidRPr="00E7609D">
        <w:rPr>
          <w:rStyle w:val="Strong"/>
          <w:rFonts w:asciiTheme="majorBidi" w:hAnsiTheme="majorBidi" w:cstheme="majorBidi"/>
          <w:color w:val="000000" w:themeColor="text1"/>
          <w:rPrChange w:id="5383" w:author="Asad Shah" w:date="2025-01-10T12:14:00Z">
            <w:rPr>
              <w:rStyle w:val="Strong"/>
            </w:rPr>
          </w:rPrChange>
        </w:rPr>
        <w:t>Expected Result</w:t>
      </w:r>
      <w:r w:rsidRPr="00E7609D">
        <w:rPr>
          <w:rFonts w:asciiTheme="majorBidi" w:hAnsiTheme="majorBidi" w:cstheme="majorBidi"/>
          <w:color w:val="000000" w:themeColor="text1"/>
          <w:rPrChange w:id="5384" w:author="Asad Shah" w:date="2025-01-10T12:14:00Z">
            <w:rPr/>
          </w:rPrChange>
        </w:rPr>
        <w:t>: Response times remain under 2 seconds.</w:t>
      </w:r>
    </w:p>
    <w:p w14:paraId="61037120" w14:textId="26828CEA" w:rsidR="00B34B14" w:rsidRDefault="00B34B14"/>
    <w:p w14:paraId="268FAE26" w14:textId="77777777" w:rsidR="00136859" w:rsidRDefault="00136859" w:rsidP="00136859">
      <w:pPr>
        <w:keepNext/>
        <w:keepLines/>
        <w:pBdr>
          <w:top w:val="single" w:sz="4" w:space="1" w:color="000000"/>
          <w:left w:val="single" w:sz="4" w:space="4" w:color="000000"/>
          <w:bottom w:val="single" w:sz="4" w:space="1" w:color="000000"/>
          <w:right w:val="single" w:sz="4" w:space="4" w:color="000000"/>
          <w:between w:val="nil"/>
        </w:pBdr>
        <w:shd w:val="clear" w:color="auto" w:fill="4C4C4C"/>
        <w:spacing w:before="120" w:after="240"/>
        <w:jc w:val="center"/>
        <w:rPr>
          <w:rFonts w:ascii="Arial" w:eastAsia="Arial" w:hAnsi="Arial" w:cs="Arial"/>
          <w:b/>
          <w:color w:val="FFFFFF"/>
          <w:sz w:val="36"/>
          <w:szCs w:val="36"/>
        </w:rPr>
      </w:pPr>
      <w:r>
        <w:rPr>
          <w:rFonts w:ascii="Arial" w:eastAsia="Arial" w:hAnsi="Arial" w:cs="Arial"/>
          <w:b/>
          <w:color w:val="FFFFFF"/>
          <w:sz w:val="36"/>
          <w:szCs w:val="36"/>
        </w:rPr>
        <w:t>Appendix A – Data Dictionary</w:t>
      </w:r>
    </w:p>
    <w:p w14:paraId="3CFED319" w14:textId="3EC48BC5" w:rsidR="00136859" w:rsidRDefault="00136859" w:rsidP="00136859"/>
    <w:tbl>
      <w:tblPr>
        <w:tblStyle w:val="TableGrid"/>
        <w:tblW w:w="0" w:type="auto"/>
        <w:tblLayout w:type="fixed"/>
        <w:tblLook w:val="04A0" w:firstRow="1" w:lastRow="0" w:firstColumn="1" w:lastColumn="0" w:noHBand="0" w:noVBand="1"/>
        <w:tblPrChange w:id="5385" w:author="Asad Shah" w:date="2025-01-13T01:36:00Z">
          <w:tblPr>
            <w:tblStyle w:val="TableGrid"/>
            <w:tblW w:w="0" w:type="auto"/>
            <w:tblLook w:val="04A0" w:firstRow="1" w:lastRow="0" w:firstColumn="1" w:lastColumn="0" w:noHBand="0" w:noVBand="1"/>
          </w:tblPr>
        </w:tblPrChange>
      </w:tblPr>
      <w:tblGrid>
        <w:gridCol w:w="2335"/>
        <w:gridCol w:w="990"/>
        <w:gridCol w:w="2070"/>
        <w:gridCol w:w="2256"/>
        <w:gridCol w:w="1983"/>
        <w:tblGridChange w:id="5386">
          <w:tblGrid>
            <w:gridCol w:w="2468"/>
            <w:gridCol w:w="847"/>
            <w:gridCol w:w="1364"/>
            <w:gridCol w:w="1303"/>
            <w:gridCol w:w="1708"/>
          </w:tblGrid>
        </w:tblGridChange>
      </w:tblGrid>
      <w:tr w:rsidR="00136859" w:rsidRPr="00136859" w14:paraId="73A49256" w14:textId="77777777" w:rsidTr="00136859">
        <w:tc>
          <w:tcPr>
            <w:tcW w:w="2335" w:type="dxa"/>
            <w:shd w:val="clear" w:color="auto" w:fill="D0CECE" w:themeFill="background2" w:themeFillShade="E6"/>
            <w:vAlign w:val="center"/>
            <w:hideMark/>
            <w:tcPrChange w:id="5387" w:author="Asad Shah" w:date="2025-01-13T01:36:00Z">
              <w:tcPr>
                <w:tcW w:w="2468" w:type="dxa"/>
                <w:hideMark/>
              </w:tcPr>
            </w:tcPrChange>
          </w:tcPr>
          <w:p w14:paraId="16F545C5" w14:textId="77777777" w:rsidR="00136859" w:rsidRPr="00136859" w:rsidRDefault="00136859" w:rsidP="00136859">
            <w:pPr>
              <w:jc w:val="center"/>
              <w:rPr>
                <w:rFonts w:asciiTheme="majorBidi" w:hAnsiTheme="majorBidi" w:cstheme="majorBidi"/>
                <w:b/>
                <w:bCs/>
                <w:szCs w:val="24"/>
                <w:rPrChange w:id="5388" w:author="Asad Shah" w:date="2025-01-13T01:35:00Z">
                  <w:rPr>
                    <w:rFonts w:asciiTheme="majorBidi" w:hAnsiTheme="majorBidi" w:cstheme="majorBidi"/>
                    <w:b/>
                    <w:bCs/>
                    <w:szCs w:val="24"/>
                  </w:rPr>
                </w:rPrChange>
              </w:rPr>
              <w:pPrChange w:id="5389" w:author="Asad Shah" w:date="2025-01-13T01:36:00Z">
                <w:pPr>
                  <w:jc w:val="center"/>
                </w:pPr>
              </w:pPrChange>
            </w:pPr>
            <w:r w:rsidRPr="00136859">
              <w:rPr>
                <w:rStyle w:val="Strong"/>
                <w:rFonts w:asciiTheme="majorBidi" w:hAnsiTheme="majorBidi" w:cstheme="majorBidi"/>
                <w:szCs w:val="24"/>
                <w:rPrChange w:id="5390" w:author="Asad Shah" w:date="2025-01-13T01:35:00Z">
                  <w:rPr>
                    <w:rStyle w:val="Strong"/>
                    <w:rFonts w:asciiTheme="majorBidi" w:hAnsiTheme="majorBidi" w:cstheme="majorBidi"/>
                    <w:szCs w:val="24"/>
                  </w:rPr>
                </w:rPrChange>
              </w:rPr>
              <w:t>Name</w:t>
            </w:r>
          </w:p>
        </w:tc>
        <w:tc>
          <w:tcPr>
            <w:tcW w:w="990" w:type="dxa"/>
            <w:shd w:val="clear" w:color="auto" w:fill="D0CECE" w:themeFill="background2" w:themeFillShade="E6"/>
            <w:vAlign w:val="center"/>
            <w:hideMark/>
            <w:tcPrChange w:id="5391" w:author="Asad Shah" w:date="2025-01-13T01:36:00Z">
              <w:tcPr>
                <w:tcW w:w="847" w:type="dxa"/>
                <w:hideMark/>
              </w:tcPr>
            </w:tcPrChange>
          </w:tcPr>
          <w:p w14:paraId="5A824851" w14:textId="77777777" w:rsidR="00136859" w:rsidRPr="00136859" w:rsidRDefault="00136859" w:rsidP="00136859">
            <w:pPr>
              <w:jc w:val="center"/>
              <w:rPr>
                <w:rFonts w:asciiTheme="majorBidi" w:hAnsiTheme="majorBidi" w:cstheme="majorBidi"/>
                <w:b/>
                <w:bCs/>
                <w:szCs w:val="24"/>
                <w:rPrChange w:id="5392" w:author="Asad Shah" w:date="2025-01-13T01:35:00Z">
                  <w:rPr>
                    <w:rFonts w:asciiTheme="majorBidi" w:hAnsiTheme="majorBidi" w:cstheme="majorBidi"/>
                    <w:b/>
                    <w:bCs/>
                    <w:szCs w:val="24"/>
                  </w:rPr>
                </w:rPrChange>
              </w:rPr>
              <w:pPrChange w:id="5393" w:author="Asad Shah" w:date="2025-01-13T01:36:00Z">
                <w:pPr>
                  <w:jc w:val="center"/>
                </w:pPr>
              </w:pPrChange>
            </w:pPr>
            <w:r w:rsidRPr="00136859">
              <w:rPr>
                <w:rStyle w:val="Strong"/>
                <w:rFonts w:asciiTheme="majorBidi" w:hAnsiTheme="majorBidi" w:cstheme="majorBidi"/>
                <w:szCs w:val="24"/>
                <w:rPrChange w:id="5394" w:author="Asad Shah" w:date="2025-01-13T01:35:00Z">
                  <w:rPr>
                    <w:rStyle w:val="Strong"/>
                    <w:rFonts w:asciiTheme="majorBidi" w:hAnsiTheme="majorBidi" w:cstheme="majorBidi"/>
                    <w:szCs w:val="24"/>
                  </w:rPr>
                </w:rPrChange>
              </w:rPr>
              <w:t>Type</w:t>
            </w:r>
          </w:p>
        </w:tc>
        <w:tc>
          <w:tcPr>
            <w:tcW w:w="2070" w:type="dxa"/>
            <w:shd w:val="clear" w:color="auto" w:fill="D0CECE" w:themeFill="background2" w:themeFillShade="E6"/>
            <w:vAlign w:val="center"/>
            <w:hideMark/>
            <w:tcPrChange w:id="5395" w:author="Asad Shah" w:date="2025-01-13T01:36:00Z">
              <w:tcPr>
                <w:tcW w:w="0" w:type="auto"/>
                <w:hideMark/>
              </w:tcPr>
            </w:tcPrChange>
          </w:tcPr>
          <w:p w14:paraId="531D3CA4" w14:textId="77777777" w:rsidR="00136859" w:rsidRPr="00136859" w:rsidRDefault="00136859" w:rsidP="00136859">
            <w:pPr>
              <w:jc w:val="center"/>
              <w:rPr>
                <w:rFonts w:asciiTheme="majorBidi" w:hAnsiTheme="majorBidi" w:cstheme="majorBidi"/>
                <w:b/>
                <w:bCs/>
                <w:szCs w:val="24"/>
                <w:rPrChange w:id="5396" w:author="Asad Shah" w:date="2025-01-13T01:35:00Z">
                  <w:rPr>
                    <w:rFonts w:asciiTheme="majorBidi" w:hAnsiTheme="majorBidi" w:cstheme="majorBidi"/>
                    <w:b/>
                    <w:bCs/>
                    <w:szCs w:val="24"/>
                  </w:rPr>
                </w:rPrChange>
              </w:rPr>
              <w:pPrChange w:id="5397" w:author="Asad Shah" w:date="2025-01-13T01:36:00Z">
                <w:pPr>
                  <w:jc w:val="center"/>
                </w:pPr>
              </w:pPrChange>
            </w:pPr>
            <w:r w:rsidRPr="00136859">
              <w:rPr>
                <w:rStyle w:val="Strong"/>
                <w:rFonts w:asciiTheme="majorBidi" w:hAnsiTheme="majorBidi" w:cstheme="majorBidi"/>
                <w:szCs w:val="24"/>
                <w:rPrChange w:id="5398" w:author="Asad Shah" w:date="2025-01-13T01:35:00Z">
                  <w:rPr>
                    <w:rStyle w:val="Strong"/>
                    <w:rFonts w:asciiTheme="majorBidi" w:hAnsiTheme="majorBidi" w:cstheme="majorBidi"/>
                    <w:szCs w:val="24"/>
                  </w:rPr>
                </w:rPrChange>
              </w:rPr>
              <w:t>Description</w:t>
            </w:r>
          </w:p>
        </w:tc>
        <w:tc>
          <w:tcPr>
            <w:tcW w:w="2256" w:type="dxa"/>
            <w:shd w:val="clear" w:color="auto" w:fill="D0CECE" w:themeFill="background2" w:themeFillShade="E6"/>
            <w:vAlign w:val="center"/>
            <w:hideMark/>
            <w:tcPrChange w:id="5399" w:author="Asad Shah" w:date="2025-01-13T01:36:00Z">
              <w:tcPr>
                <w:tcW w:w="1631" w:type="dxa"/>
                <w:hideMark/>
              </w:tcPr>
            </w:tcPrChange>
          </w:tcPr>
          <w:p w14:paraId="23C71127" w14:textId="77777777" w:rsidR="00136859" w:rsidRPr="00136859" w:rsidRDefault="00136859" w:rsidP="00136859">
            <w:pPr>
              <w:jc w:val="center"/>
              <w:rPr>
                <w:rFonts w:asciiTheme="majorBidi" w:hAnsiTheme="majorBidi" w:cstheme="majorBidi"/>
                <w:b/>
                <w:bCs/>
                <w:szCs w:val="24"/>
                <w:rPrChange w:id="5400" w:author="Asad Shah" w:date="2025-01-13T01:35:00Z">
                  <w:rPr>
                    <w:rFonts w:asciiTheme="majorBidi" w:hAnsiTheme="majorBidi" w:cstheme="majorBidi"/>
                    <w:b/>
                    <w:bCs/>
                    <w:szCs w:val="24"/>
                  </w:rPr>
                </w:rPrChange>
              </w:rPr>
              <w:pPrChange w:id="5401" w:author="Asad Shah" w:date="2025-01-13T01:36:00Z">
                <w:pPr>
                  <w:jc w:val="center"/>
                </w:pPr>
              </w:pPrChange>
            </w:pPr>
            <w:r w:rsidRPr="00136859">
              <w:rPr>
                <w:rStyle w:val="Strong"/>
                <w:rFonts w:asciiTheme="majorBidi" w:hAnsiTheme="majorBidi" w:cstheme="majorBidi"/>
                <w:szCs w:val="24"/>
                <w:rPrChange w:id="5402" w:author="Asad Shah" w:date="2025-01-13T01:35:00Z">
                  <w:rPr>
                    <w:rStyle w:val="Strong"/>
                    <w:rFonts w:asciiTheme="majorBidi" w:hAnsiTheme="majorBidi" w:cstheme="majorBidi"/>
                    <w:szCs w:val="24"/>
                  </w:rPr>
                </w:rPrChange>
              </w:rPr>
              <w:t>Related Operations</w:t>
            </w:r>
          </w:p>
        </w:tc>
        <w:tc>
          <w:tcPr>
            <w:tcW w:w="1983" w:type="dxa"/>
            <w:shd w:val="clear" w:color="auto" w:fill="D0CECE" w:themeFill="background2" w:themeFillShade="E6"/>
            <w:vAlign w:val="center"/>
            <w:hideMark/>
            <w:tcPrChange w:id="5403" w:author="Asad Shah" w:date="2025-01-13T01:36:00Z">
              <w:tcPr>
                <w:tcW w:w="1708" w:type="dxa"/>
                <w:hideMark/>
              </w:tcPr>
            </w:tcPrChange>
          </w:tcPr>
          <w:p w14:paraId="26E9D531" w14:textId="77777777" w:rsidR="00136859" w:rsidRPr="00136859" w:rsidRDefault="00136859" w:rsidP="00136859">
            <w:pPr>
              <w:jc w:val="center"/>
              <w:rPr>
                <w:rPrChange w:id="5404" w:author="Asad Shah" w:date="2025-01-13T01:35:00Z">
                  <w:rPr>
                    <w:rFonts w:asciiTheme="majorBidi" w:hAnsiTheme="majorBidi" w:cstheme="majorBidi"/>
                    <w:b/>
                    <w:bCs/>
                    <w:szCs w:val="24"/>
                  </w:rPr>
                </w:rPrChange>
              </w:rPr>
              <w:pPrChange w:id="5405" w:author="Asad Shah" w:date="2025-01-13T01:36:00Z">
                <w:pPr>
                  <w:jc w:val="center"/>
                </w:pPr>
              </w:pPrChange>
            </w:pPr>
            <w:r w:rsidRPr="00136859">
              <w:rPr>
                <w:rStyle w:val="Strong"/>
                <w:rFonts w:asciiTheme="majorBidi" w:hAnsiTheme="majorBidi" w:cstheme="majorBidi"/>
                <w:szCs w:val="24"/>
                <w:rPrChange w:id="5406" w:author="Asad Shah" w:date="2025-01-13T01:35:00Z">
                  <w:rPr>
                    <w:rStyle w:val="Strong"/>
                    <w:rFonts w:asciiTheme="majorBidi" w:hAnsiTheme="majorBidi" w:cstheme="majorBidi"/>
                    <w:szCs w:val="24"/>
                  </w:rPr>
                </w:rPrChange>
              </w:rPr>
              <w:t>Functional Requirements</w:t>
            </w:r>
          </w:p>
        </w:tc>
      </w:tr>
      <w:tr w:rsidR="00136859" w:rsidRPr="00136859" w14:paraId="1A3EA30F" w14:textId="77777777" w:rsidTr="00136859">
        <w:tc>
          <w:tcPr>
            <w:tcW w:w="2335" w:type="dxa"/>
            <w:hideMark/>
            <w:tcPrChange w:id="5407" w:author="Asad Shah" w:date="2025-01-13T01:34:00Z">
              <w:tcPr>
                <w:tcW w:w="2468" w:type="dxa"/>
                <w:hideMark/>
              </w:tcPr>
            </w:tcPrChange>
          </w:tcPr>
          <w:p w14:paraId="0B8EEFC5" w14:textId="77777777" w:rsidR="00136859" w:rsidRPr="00136859" w:rsidRDefault="00136859">
            <w:pPr>
              <w:rPr>
                <w:rFonts w:asciiTheme="majorBidi" w:hAnsiTheme="majorBidi" w:cstheme="majorBidi"/>
                <w:szCs w:val="24"/>
                <w:rPrChange w:id="5408" w:author="Asad Shah" w:date="2025-01-13T01:35:00Z">
                  <w:rPr/>
                </w:rPrChange>
              </w:rPr>
            </w:pPr>
            <w:proofErr w:type="spellStart"/>
            <w:r w:rsidRPr="00136859">
              <w:rPr>
                <w:rStyle w:val="Strong"/>
                <w:rFonts w:asciiTheme="majorBidi" w:hAnsiTheme="majorBidi" w:cstheme="majorBidi"/>
                <w:b w:val="0"/>
                <w:bCs w:val="0"/>
                <w:szCs w:val="24"/>
                <w:rPrChange w:id="5409" w:author="Asad Shah" w:date="2025-01-13T01:35:00Z">
                  <w:rPr>
                    <w:rStyle w:val="Strong"/>
                  </w:rPr>
                </w:rPrChange>
              </w:rPr>
              <w:t>userId</w:t>
            </w:r>
            <w:proofErr w:type="spellEnd"/>
          </w:p>
        </w:tc>
        <w:tc>
          <w:tcPr>
            <w:tcW w:w="990" w:type="dxa"/>
            <w:hideMark/>
            <w:tcPrChange w:id="5410" w:author="Asad Shah" w:date="2025-01-13T01:34:00Z">
              <w:tcPr>
                <w:tcW w:w="847" w:type="dxa"/>
                <w:hideMark/>
              </w:tcPr>
            </w:tcPrChange>
          </w:tcPr>
          <w:p w14:paraId="05911C3B" w14:textId="77777777" w:rsidR="00136859" w:rsidRPr="00136859" w:rsidRDefault="00136859">
            <w:pPr>
              <w:rPr>
                <w:rFonts w:asciiTheme="majorBidi" w:hAnsiTheme="majorBidi" w:cstheme="majorBidi"/>
                <w:szCs w:val="24"/>
                <w:rPrChange w:id="5411" w:author="Asad Shah" w:date="2025-01-13T01:35:00Z">
                  <w:rPr/>
                </w:rPrChange>
              </w:rPr>
            </w:pPr>
            <w:r w:rsidRPr="00136859">
              <w:rPr>
                <w:rFonts w:asciiTheme="majorBidi" w:hAnsiTheme="majorBidi" w:cstheme="majorBidi"/>
                <w:szCs w:val="24"/>
                <w:rPrChange w:id="5412" w:author="Asad Shah" w:date="2025-01-13T01:35:00Z">
                  <w:rPr/>
                </w:rPrChange>
              </w:rPr>
              <w:t>Integer</w:t>
            </w:r>
          </w:p>
        </w:tc>
        <w:tc>
          <w:tcPr>
            <w:tcW w:w="2070" w:type="dxa"/>
            <w:hideMark/>
            <w:tcPrChange w:id="5413" w:author="Asad Shah" w:date="2025-01-13T01:34:00Z">
              <w:tcPr>
                <w:tcW w:w="0" w:type="auto"/>
                <w:hideMark/>
              </w:tcPr>
            </w:tcPrChange>
          </w:tcPr>
          <w:p w14:paraId="2AF4B7BC" w14:textId="77777777" w:rsidR="00136859" w:rsidRPr="00136859" w:rsidRDefault="00136859">
            <w:pPr>
              <w:rPr>
                <w:rFonts w:asciiTheme="majorBidi" w:hAnsiTheme="majorBidi" w:cstheme="majorBidi"/>
                <w:szCs w:val="24"/>
                <w:rPrChange w:id="5414" w:author="Asad Shah" w:date="2025-01-13T01:35:00Z">
                  <w:rPr/>
                </w:rPrChange>
              </w:rPr>
            </w:pPr>
            <w:r w:rsidRPr="00136859">
              <w:rPr>
                <w:rFonts w:asciiTheme="majorBidi" w:hAnsiTheme="majorBidi" w:cstheme="majorBidi"/>
                <w:szCs w:val="24"/>
                <w:rPrChange w:id="5415" w:author="Asad Shah" w:date="2025-01-13T01:35:00Z">
                  <w:rPr/>
                </w:rPrChange>
              </w:rPr>
              <w:t>Unique identifier for each user.</w:t>
            </w:r>
          </w:p>
        </w:tc>
        <w:tc>
          <w:tcPr>
            <w:tcW w:w="2256" w:type="dxa"/>
            <w:hideMark/>
            <w:tcPrChange w:id="5416" w:author="Asad Shah" w:date="2025-01-13T01:34:00Z">
              <w:tcPr>
                <w:tcW w:w="1631" w:type="dxa"/>
                <w:hideMark/>
              </w:tcPr>
            </w:tcPrChange>
          </w:tcPr>
          <w:p w14:paraId="7CDFBB9C" w14:textId="77777777" w:rsidR="00136859" w:rsidRPr="00136859" w:rsidRDefault="00136859">
            <w:pPr>
              <w:rPr>
                <w:rFonts w:asciiTheme="majorBidi" w:hAnsiTheme="majorBidi" w:cstheme="majorBidi"/>
                <w:szCs w:val="24"/>
                <w:rPrChange w:id="5417" w:author="Asad Shah" w:date="2025-01-13T01:35:00Z">
                  <w:rPr/>
                </w:rPrChange>
              </w:rPr>
            </w:pPr>
            <w:r w:rsidRPr="00136859">
              <w:rPr>
                <w:rFonts w:asciiTheme="majorBidi" w:hAnsiTheme="majorBidi" w:cstheme="majorBidi"/>
                <w:szCs w:val="24"/>
                <w:rPrChange w:id="5418" w:author="Asad Shah" w:date="2025-01-13T01:35:00Z">
                  <w:rPr/>
                </w:rPrChange>
              </w:rPr>
              <w:t>Create, Read, Update, Delete (CRUD).</w:t>
            </w:r>
          </w:p>
        </w:tc>
        <w:tc>
          <w:tcPr>
            <w:tcW w:w="1983" w:type="dxa"/>
            <w:hideMark/>
            <w:tcPrChange w:id="5419" w:author="Asad Shah" w:date="2025-01-13T01:34:00Z">
              <w:tcPr>
                <w:tcW w:w="1708" w:type="dxa"/>
                <w:hideMark/>
              </w:tcPr>
            </w:tcPrChange>
          </w:tcPr>
          <w:p w14:paraId="2E2D4862" w14:textId="77777777" w:rsidR="00136859" w:rsidRPr="00136859" w:rsidRDefault="00136859">
            <w:pPr>
              <w:rPr>
                <w:rFonts w:asciiTheme="majorBidi" w:hAnsiTheme="majorBidi" w:cstheme="majorBidi"/>
                <w:szCs w:val="24"/>
                <w:rPrChange w:id="5420" w:author="Asad Shah" w:date="2025-01-13T01:35:00Z">
                  <w:rPr/>
                </w:rPrChange>
              </w:rPr>
            </w:pPr>
            <w:r w:rsidRPr="00136859">
              <w:rPr>
                <w:rFonts w:asciiTheme="majorBidi" w:hAnsiTheme="majorBidi" w:cstheme="majorBidi"/>
                <w:szCs w:val="24"/>
                <w:rPrChange w:id="5421" w:author="Asad Shah" w:date="2025-01-13T01:35:00Z">
                  <w:rPr/>
                </w:rPrChange>
              </w:rPr>
              <w:t>User registration, login, account management.</w:t>
            </w:r>
          </w:p>
        </w:tc>
      </w:tr>
      <w:tr w:rsidR="00136859" w:rsidRPr="00136859" w14:paraId="6635C0CE" w14:textId="77777777" w:rsidTr="00136859">
        <w:tc>
          <w:tcPr>
            <w:tcW w:w="2335" w:type="dxa"/>
            <w:hideMark/>
            <w:tcPrChange w:id="5422" w:author="Asad Shah" w:date="2025-01-13T01:34:00Z">
              <w:tcPr>
                <w:tcW w:w="2468" w:type="dxa"/>
                <w:hideMark/>
              </w:tcPr>
            </w:tcPrChange>
          </w:tcPr>
          <w:p w14:paraId="7002268D" w14:textId="77777777" w:rsidR="00136859" w:rsidRPr="00136859" w:rsidRDefault="00136859">
            <w:pPr>
              <w:rPr>
                <w:rFonts w:asciiTheme="majorBidi" w:hAnsiTheme="majorBidi" w:cstheme="majorBidi"/>
                <w:szCs w:val="24"/>
                <w:rPrChange w:id="5423" w:author="Asad Shah" w:date="2025-01-13T01:35:00Z">
                  <w:rPr/>
                </w:rPrChange>
              </w:rPr>
            </w:pPr>
            <w:r w:rsidRPr="00136859">
              <w:rPr>
                <w:rStyle w:val="Strong"/>
                <w:rFonts w:asciiTheme="majorBidi" w:hAnsiTheme="majorBidi" w:cstheme="majorBidi"/>
                <w:b w:val="0"/>
                <w:bCs w:val="0"/>
                <w:szCs w:val="24"/>
                <w:rPrChange w:id="5424" w:author="Asad Shah" w:date="2025-01-13T01:35:00Z">
                  <w:rPr>
                    <w:rStyle w:val="Strong"/>
                  </w:rPr>
                </w:rPrChange>
              </w:rPr>
              <w:t>name</w:t>
            </w:r>
          </w:p>
        </w:tc>
        <w:tc>
          <w:tcPr>
            <w:tcW w:w="990" w:type="dxa"/>
            <w:hideMark/>
            <w:tcPrChange w:id="5425" w:author="Asad Shah" w:date="2025-01-13T01:34:00Z">
              <w:tcPr>
                <w:tcW w:w="847" w:type="dxa"/>
                <w:hideMark/>
              </w:tcPr>
            </w:tcPrChange>
          </w:tcPr>
          <w:p w14:paraId="1D8DE097" w14:textId="77777777" w:rsidR="00136859" w:rsidRPr="00136859" w:rsidRDefault="00136859">
            <w:pPr>
              <w:rPr>
                <w:rFonts w:asciiTheme="majorBidi" w:hAnsiTheme="majorBidi" w:cstheme="majorBidi"/>
                <w:szCs w:val="24"/>
                <w:rPrChange w:id="5426" w:author="Asad Shah" w:date="2025-01-13T01:35:00Z">
                  <w:rPr/>
                </w:rPrChange>
              </w:rPr>
            </w:pPr>
            <w:r w:rsidRPr="00136859">
              <w:rPr>
                <w:rFonts w:asciiTheme="majorBidi" w:hAnsiTheme="majorBidi" w:cstheme="majorBidi"/>
                <w:szCs w:val="24"/>
                <w:rPrChange w:id="5427" w:author="Asad Shah" w:date="2025-01-13T01:35:00Z">
                  <w:rPr/>
                </w:rPrChange>
              </w:rPr>
              <w:t>String</w:t>
            </w:r>
          </w:p>
        </w:tc>
        <w:tc>
          <w:tcPr>
            <w:tcW w:w="2070" w:type="dxa"/>
            <w:hideMark/>
            <w:tcPrChange w:id="5428" w:author="Asad Shah" w:date="2025-01-13T01:34:00Z">
              <w:tcPr>
                <w:tcW w:w="0" w:type="auto"/>
                <w:hideMark/>
              </w:tcPr>
            </w:tcPrChange>
          </w:tcPr>
          <w:p w14:paraId="66EDD3F3" w14:textId="77777777" w:rsidR="00136859" w:rsidRPr="00136859" w:rsidRDefault="00136859">
            <w:pPr>
              <w:rPr>
                <w:rFonts w:asciiTheme="majorBidi" w:hAnsiTheme="majorBidi" w:cstheme="majorBidi"/>
                <w:szCs w:val="24"/>
                <w:rPrChange w:id="5429" w:author="Asad Shah" w:date="2025-01-13T01:35:00Z">
                  <w:rPr/>
                </w:rPrChange>
              </w:rPr>
            </w:pPr>
            <w:r w:rsidRPr="00136859">
              <w:rPr>
                <w:rFonts w:asciiTheme="majorBidi" w:hAnsiTheme="majorBidi" w:cstheme="majorBidi"/>
                <w:szCs w:val="24"/>
                <w:rPrChange w:id="5430" w:author="Asad Shah" w:date="2025-01-13T01:35:00Z">
                  <w:rPr/>
                </w:rPrChange>
              </w:rPr>
              <w:t>User's full name.</w:t>
            </w:r>
          </w:p>
        </w:tc>
        <w:tc>
          <w:tcPr>
            <w:tcW w:w="2256" w:type="dxa"/>
            <w:hideMark/>
            <w:tcPrChange w:id="5431" w:author="Asad Shah" w:date="2025-01-13T01:34:00Z">
              <w:tcPr>
                <w:tcW w:w="1631" w:type="dxa"/>
                <w:hideMark/>
              </w:tcPr>
            </w:tcPrChange>
          </w:tcPr>
          <w:p w14:paraId="21177279" w14:textId="77777777" w:rsidR="00136859" w:rsidRPr="00136859" w:rsidRDefault="00136859">
            <w:pPr>
              <w:rPr>
                <w:rFonts w:asciiTheme="majorBidi" w:hAnsiTheme="majorBidi" w:cstheme="majorBidi"/>
                <w:szCs w:val="24"/>
                <w:rPrChange w:id="5432" w:author="Asad Shah" w:date="2025-01-13T01:35:00Z">
                  <w:rPr/>
                </w:rPrChange>
              </w:rPr>
            </w:pPr>
            <w:r w:rsidRPr="00136859">
              <w:rPr>
                <w:rFonts w:asciiTheme="majorBidi" w:hAnsiTheme="majorBidi" w:cstheme="majorBidi"/>
                <w:szCs w:val="24"/>
                <w:rPrChange w:id="5433" w:author="Asad Shah" w:date="2025-01-13T01:35:00Z">
                  <w:rPr/>
                </w:rPrChange>
              </w:rPr>
              <w:t>Input during registration, view/edit profile.</w:t>
            </w:r>
          </w:p>
        </w:tc>
        <w:tc>
          <w:tcPr>
            <w:tcW w:w="1983" w:type="dxa"/>
            <w:hideMark/>
            <w:tcPrChange w:id="5434" w:author="Asad Shah" w:date="2025-01-13T01:34:00Z">
              <w:tcPr>
                <w:tcW w:w="1708" w:type="dxa"/>
                <w:hideMark/>
              </w:tcPr>
            </w:tcPrChange>
          </w:tcPr>
          <w:p w14:paraId="1B8F5ED5" w14:textId="77777777" w:rsidR="00136859" w:rsidRPr="00136859" w:rsidRDefault="00136859">
            <w:pPr>
              <w:rPr>
                <w:rFonts w:asciiTheme="majorBidi" w:hAnsiTheme="majorBidi" w:cstheme="majorBidi"/>
                <w:szCs w:val="24"/>
                <w:rPrChange w:id="5435" w:author="Asad Shah" w:date="2025-01-13T01:35:00Z">
                  <w:rPr/>
                </w:rPrChange>
              </w:rPr>
            </w:pPr>
            <w:r w:rsidRPr="00136859">
              <w:rPr>
                <w:rFonts w:asciiTheme="majorBidi" w:hAnsiTheme="majorBidi" w:cstheme="majorBidi"/>
                <w:szCs w:val="24"/>
                <w:rPrChange w:id="5436" w:author="Asad Shah" w:date="2025-01-13T01:35:00Z">
                  <w:rPr/>
                </w:rPrChange>
              </w:rPr>
              <w:t>User registration.</w:t>
            </w:r>
          </w:p>
        </w:tc>
      </w:tr>
      <w:tr w:rsidR="00136859" w:rsidRPr="00136859" w14:paraId="7F4A6E85" w14:textId="77777777" w:rsidTr="00136859">
        <w:tc>
          <w:tcPr>
            <w:tcW w:w="2335" w:type="dxa"/>
            <w:hideMark/>
            <w:tcPrChange w:id="5437" w:author="Asad Shah" w:date="2025-01-13T01:34:00Z">
              <w:tcPr>
                <w:tcW w:w="2468" w:type="dxa"/>
                <w:hideMark/>
              </w:tcPr>
            </w:tcPrChange>
          </w:tcPr>
          <w:p w14:paraId="37329E37" w14:textId="77777777" w:rsidR="00136859" w:rsidRPr="00136859" w:rsidRDefault="00136859">
            <w:pPr>
              <w:rPr>
                <w:rFonts w:asciiTheme="majorBidi" w:hAnsiTheme="majorBidi" w:cstheme="majorBidi"/>
                <w:szCs w:val="24"/>
                <w:rPrChange w:id="5438" w:author="Asad Shah" w:date="2025-01-13T01:35:00Z">
                  <w:rPr/>
                </w:rPrChange>
              </w:rPr>
            </w:pPr>
            <w:r w:rsidRPr="00136859">
              <w:rPr>
                <w:rStyle w:val="Strong"/>
                <w:rFonts w:asciiTheme="majorBidi" w:hAnsiTheme="majorBidi" w:cstheme="majorBidi"/>
                <w:b w:val="0"/>
                <w:bCs w:val="0"/>
                <w:szCs w:val="24"/>
                <w:rPrChange w:id="5439" w:author="Asad Shah" w:date="2025-01-13T01:35:00Z">
                  <w:rPr>
                    <w:rStyle w:val="Strong"/>
                  </w:rPr>
                </w:rPrChange>
              </w:rPr>
              <w:t>email</w:t>
            </w:r>
          </w:p>
        </w:tc>
        <w:tc>
          <w:tcPr>
            <w:tcW w:w="990" w:type="dxa"/>
            <w:hideMark/>
            <w:tcPrChange w:id="5440" w:author="Asad Shah" w:date="2025-01-13T01:34:00Z">
              <w:tcPr>
                <w:tcW w:w="847" w:type="dxa"/>
                <w:hideMark/>
              </w:tcPr>
            </w:tcPrChange>
          </w:tcPr>
          <w:p w14:paraId="2BEC75BB" w14:textId="77777777" w:rsidR="00136859" w:rsidRPr="00136859" w:rsidRDefault="00136859">
            <w:pPr>
              <w:rPr>
                <w:rFonts w:asciiTheme="majorBidi" w:hAnsiTheme="majorBidi" w:cstheme="majorBidi"/>
                <w:szCs w:val="24"/>
                <w:rPrChange w:id="5441" w:author="Asad Shah" w:date="2025-01-13T01:35:00Z">
                  <w:rPr/>
                </w:rPrChange>
              </w:rPr>
            </w:pPr>
            <w:r w:rsidRPr="00136859">
              <w:rPr>
                <w:rFonts w:asciiTheme="majorBidi" w:hAnsiTheme="majorBidi" w:cstheme="majorBidi"/>
                <w:szCs w:val="24"/>
                <w:rPrChange w:id="5442" w:author="Asad Shah" w:date="2025-01-13T01:35:00Z">
                  <w:rPr/>
                </w:rPrChange>
              </w:rPr>
              <w:t>String</w:t>
            </w:r>
          </w:p>
        </w:tc>
        <w:tc>
          <w:tcPr>
            <w:tcW w:w="2070" w:type="dxa"/>
            <w:hideMark/>
            <w:tcPrChange w:id="5443" w:author="Asad Shah" w:date="2025-01-13T01:34:00Z">
              <w:tcPr>
                <w:tcW w:w="0" w:type="auto"/>
                <w:hideMark/>
              </w:tcPr>
            </w:tcPrChange>
          </w:tcPr>
          <w:p w14:paraId="296D40EE" w14:textId="77777777" w:rsidR="00136859" w:rsidRPr="00136859" w:rsidRDefault="00136859">
            <w:pPr>
              <w:rPr>
                <w:rFonts w:asciiTheme="majorBidi" w:hAnsiTheme="majorBidi" w:cstheme="majorBidi"/>
                <w:szCs w:val="24"/>
                <w:rPrChange w:id="5444" w:author="Asad Shah" w:date="2025-01-13T01:35:00Z">
                  <w:rPr/>
                </w:rPrChange>
              </w:rPr>
            </w:pPr>
            <w:r w:rsidRPr="00136859">
              <w:rPr>
                <w:rFonts w:asciiTheme="majorBidi" w:hAnsiTheme="majorBidi" w:cstheme="majorBidi"/>
                <w:szCs w:val="24"/>
                <w:rPrChange w:id="5445" w:author="Asad Shah" w:date="2025-01-13T01:35:00Z">
                  <w:rPr/>
                </w:rPrChange>
              </w:rPr>
              <w:t>User's email address.</w:t>
            </w:r>
          </w:p>
        </w:tc>
        <w:tc>
          <w:tcPr>
            <w:tcW w:w="2256" w:type="dxa"/>
            <w:hideMark/>
            <w:tcPrChange w:id="5446" w:author="Asad Shah" w:date="2025-01-13T01:34:00Z">
              <w:tcPr>
                <w:tcW w:w="1631" w:type="dxa"/>
                <w:hideMark/>
              </w:tcPr>
            </w:tcPrChange>
          </w:tcPr>
          <w:p w14:paraId="1BFBEACE" w14:textId="77777777" w:rsidR="00136859" w:rsidRPr="00136859" w:rsidRDefault="00136859">
            <w:pPr>
              <w:rPr>
                <w:rFonts w:asciiTheme="majorBidi" w:hAnsiTheme="majorBidi" w:cstheme="majorBidi"/>
                <w:szCs w:val="24"/>
                <w:rPrChange w:id="5447" w:author="Asad Shah" w:date="2025-01-13T01:35:00Z">
                  <w:rPr/>
                </w:rPrChange>
              </w:rPr>
            </w:pPr>
            <w:r w:rsidRPr="00136859">
              <w:rPr>
                <w:rFonts w:asciiTheme="majorBidi" w:hAnsiTheme="majorBidi" w:cstheme="majorBidi"/>
                <w:szCs w:val="24"/>
                <w:rPrChange w:id="5448" w:author="Asad Shah" w:date="2025-01-13T01:35:00Z">
                  <w:rPr/>
                </w:rPrChange>
              </w:rPr>
              <w:t>Input during registration, login, profile management.</w:t>
            </w:r>
          </w:p>
        </w:tc>
        <w:tc>
          <w:tcPr>
            <w:tcW w:w="1983" w:type="dxa"/>
            <w:hideMark/>
            <w:tcPrChange w:id="5449" w:author="Asad Shah" w:date="2025-01-13T01:34:00Z">
              <w:tcPr>
                <w:tcW w:w="1708" w:type="dxa"/>
                <w:hideMark/>
              </w:tcPr>
            </w:tcPrChange>
          </w:tcPr>
          <w:p w14:paraId="2A6BA94B" w14:textId="77777777" w:rsidR="00136859" w:rsidRPr="00136859" w:rsidRDefault="00136859">
            <w:pPr>
              <w:rPr>
                <w:rFonts w:asciiTheme="majorBidi" w:hAnsiTheme="majorBidi" w:cstheme="majorBidi"/>
                <w:szCs w:val="24"/>
                <w:rPrChange w:id="5450" w:author="Asad Shah" w:date="2025-01-13T01:35:00Z">
                  <w:rPr/>
                </w:rPrChange>
              </w:rPr>
            </w:pPr>
            <w:r w:rsidRPr="00136859">
              <w:rPr>
                <w:rFonts w:asciiTheme="majorBidi" w:hAnsiTheme="majorBidi" w:cstheme="majorBidi"/>
                <w:szCs w:val="24"/>
                <w:rPrChange w:id="5451" w:author="Asad Shah" w:date="2025-01-13T01:35:00Z">
                  <w:rPr/>
                </w:rPrChange>
              </w:rPr>
              <w:t>User authentication and notifications.</w:t>
            </w:r>
          </w:p>
        </w:tc>
      </w:tr>
      <w:tr w:rsidR="00136859" w:rsidRPr="00136859" w14:paraId="7CEE8EEC" w14:textId="77777777" w:rsidTr="00136859">
        <w:tc>
          <w:tcPr>
            <w:tcW w:w="2335" w:type="dxa"/>
            <w:hideMark/>
            <w:tcPrChange w:id="5452" w:author="Asad Shah" w:date="2025-01-13T01:34:00Z">
              <w:tcPr>
                <w:tcW w:w="2468" w:type="dxa"/>
                <w:hideMark/>
              </w:tcPr>
            </w:tcPrChange>
          </w:tcPr>
          <w:p w14:paraId="657EE112" w14:textId="77777777" w:rsidR="00136859" w:rsidRPr="00136859" w:rsidRDefault="00136859">
            <w:pPr>
              <w:rPr>
                <w:rFonts w:asciiTheme="majorBidi" w:hAnsiTheme="majorBidi" w:cstheme="majorBidi"/>
                <w:szCs w:val="24"/>
                <w:rPrChange w:id="5453" w:author="Asad Shah" w:date="2025-01-13T01:35:00Z">
                  <w:rPr/>
                </w:rPrChange>
              </w:rPr>
            </w:pPr>
            <w:r w:rsidRPr="00136859">
              <w:rPr>
                <w:rStyle w:val="Strong"/>
                <w:rFonts w:asciiTheme="majorBidi" w:hAnsiTheme="majorBidi" w:cstheme="majorBidi"/>
                <w:b w:val="0"/>
                <w:bCs w:val="0"/>
                <w:szCs w:val="24"/>
                <w:rPrChange w:id="5454" w:author="Asad Shah" w:date="2025-01-13T01:35:00Z">
                  <w:rPr>
                    <w:rStyle w:val="Strong"/>
                  </w:rPr>
                </w:rPrChange>
              </w:rPr>
              <w:t>password</w:t>
            </w:r>
          </w:p>
        </w:tc>
        <w:tc>
          <w:tcPr>
            <w:tcW w:w="990" w:type="dxa"/>
            <w:hideMark/>
            <w:tcPrChange w:id="5455" w:author="Asad Shah" w:date="2025-01-13T01:34:00Z">
              <w:tcPr>
                <w:tcW w:w="847" w:type="dxa"/>
                <w:hideMark/>
              </w:tcPr>
            </w:tcPrChange>
          </w:tcPr>
          <w:p w14:paraId="4F8D5A03" w14:textId="77777777" w:rsidR="00136859" w:rsidRPr="00136859" w:rsidRDefault="00136859">
            <w:pPr>
              <w:rPr>
                <w:rFonts w:asciiTheme="majorBidi" w:hAnsiTheme="majorBidi" w:cstheme="majorBidi"/>
                <w:szCs w:val="24"/>
                <w:rPrChange w:id="5456" w:author="Asad Shah" w:date="2025-01-13T01:35:00Z">
                  <w:rPr/>
                </w:rPrChange>
              </w:rPr>
            </w:pPr>
            <w:r w:rsidRPr="00136859">
              <w:rPr>
                <w:rFonts w:asciiTheme="majorBidi" w:hAnsiTheme="majorBidi" w:cstheme="majorBidi"/>
                <w:szCs w:val="24"/>
                <w:rPrChange w:id="5457" w:author="Asad Shah" w:date="2025-01-13T01:35:00Z">
                  <w:rPr/>
                </w:rPrChange>
              </w:rPr>
              <w:t>String</w:t>
            </w:r>
          </w:p>
        </w:tc>
        <w:tc>
          <w:tcPr>
            <w:tcW w:w="2070" w:type="dxa"/>
            <w:hideMark/>
            <w:tcPrChange w:id="5458" w:author="Asad Shah" w:date="2025-01-13T01:34:00Z">
              <w:tcPr>
                <w:tcW w:w="0" w:type="auto"/>
                <w:hideMark/>
              </w:tcPr>
            </w:tcPrChange>
          </w:tcPr>
          <w:p w14:paraId="7CC30332" w14:textId="77777777" w:rsidR="00136859" w:rsidRPr="00136859" w:rsidRDefault="00136859">
            <w:pPr>
              <w:rPr>
                <w:rFonts w:asciiTheme="majorBidi" w:hAnsiTheme="majorBidi" w:cstheme="majorBidi"/>
                <w:szCs w:val="24"/>
                <w:rPrChange w:id="5459" w:author="Asad Shah" w:date="2025-01-13T01:35:00Z">
                  <w:rPr/>
                </w:rPrChange>
              </w:rPr>
            </w:pPr>
            <w:r w:rsidRPr="00136859">
              <w:rPr>
                <w:rFonts w:asciiTheme="majorBidi" w:hAnsiTheme="majorBidi" w:cstheme="majorBidi"/>
                <w:szCs w:val="24"/>
                <w:rPrChange w:id="5460" w:author="Asad Shah" w:date="2025-01-13T01:35:00Z">
                  <w:rPr/>
                </w:rPrChange>
              </w:rPr>
              <w:t>User's encrypted password.</w:t>
            </w:r>
          </w:p>
        </w:tc>
        <w:tc>
          <w:tcPr>
            <w:tcW w:w="2256" w:type="dxa"/>
            <w:hideMark/>
            <w:tcPrChange w:id="5461" w:author="Asad Shah" w:date="2025-01-13T01:34:00Z">
              <w:tcPr>
                <w:tcW w:w="1631" w:type="dxa"/>
                <w:hideMark/>
              </w:tcPr>
            </w:tcPrChange>
          </w:tcPr>
          <w:p w14:paraId="2863FF96" w14:textId="77777777" w:rsidR="00136859" w:rsidRPr="00136859" w:rsidRDefault="00136859">
            <w:pPr>
              <w:rPr>
                <w:rFonts w:asciiTheme="majorBidi" w:hAnsiTheme="majorBidi" w:cstheme="majorBidi"/>
                <w:szCs w:val="24"/>
                <w:rPrChange w:id="5462" w:author="Asad Shah" w:date="2025-01-13T01:35:00Z">
                  <w:rPr/>
                </w:rPrChange>
              </w:rPr>
            </w:pPr>
            <w:r w:rsidRPr="00136859">
              <w:rPr>
                <w:rFonts w:asciiTheme="majorBidi" w:hAnsiTheme="majorBidi" w:cstheme="majorBidi"/>
                <w:szCs w:val="24"/>
                <w:rPrChange w:id="5463" w:author="Asad Shah" w:date="2025-01-13T01:35:00Z">
                  <w:rPr/>
                </w:rPrChange>
              </w:rPr>
              <w:t>Input during registration and login.</w:t>
            </w:r>
          </w:p>
        </w:tc>
        <w:tc>
          <w:tcPr>
            <w:tcW w:w="1983" w:type="dxa"/>
            <w:hideMark/>
            <w:tcPrChange w:id="5464" w:author="Asad Shah" w:date="2025-01-13T01:34:00Z">
              <w:tcPr>
                <w:tcW w:w="1708" w:type="dxa"/>
                <w:hideMark/>
              </w:tcPr>
            </w:tcPrChange>
          </w:tcPr>
          <w:p w14:paraId="1F50E1AE" w14:textId="77777777" w:rsidR="00136859" w:rsidRPr="00136859" w:rsidRDefault="00136859">
            <w:pPr>
              <w:rPr>
                <w:rFonts w:asciiTheme="majorBidi" w:hAnsiTheme="majorBidi" w:cstheme="majorBidi"/>
                <w:szCs w:val="24"/>
                <w:rPrChange w:id="5465" w:author="Asad Shah" w:date="2025-01-13T01:35:00Z">
                  <w:rPr/>
                </w:rPrChange>
              </w:rPr>
            </w:pPr>
            <w:r w:rsidRPr="00136859">
              <w:rPr>
                <w:rFonts w:asciiTheme="majorBidi" w:hAnsiTheme="majorBidi" w:cstheme="majorBidi"/>
                <w:szCs w:val="24"/>
                <w:rPrChange w:id="5466" w:author="Asad Shah" w:date="2025-01-13T01:35:00Z">
                  <w:rPr/>
                </w:rPrChange>
              </w:rPr>
              <w:t>User authentication.</w:t>
            </w:r>
          </w:p>
        </w:tc>
      </w:tr>
      <w:tr w:rsidR="00136859" w:rsidRPr="00136859" w14:paraId="37539D4F" w14:textId="77777777" w:rsidTr="00136859">
        <w:tc>
          <w:tcPr>
            <w:tcW w:w="2335" w:type="dxa"/>
            <w:hideMark/>
            <w:tcPrChange w:id="5467" w:author="Asad Shah" w:date="2025-01-13T01:34:00Z">
              <w:tcPr>
                <w:tcW w:w="2468" w:type="dxa"/>
                <w:hideMark/>
              </w:tcPr>
            </w:tcPrChange>
          </w:tcPr>
          <w:p w14:paraId="66EDF535" w14:textId="77777777" w:rsidR="00136859" w:rsidRPr="00136859" w:rsidRDefault="00136859">
            <w:pPr>
              <w:rPr>
                <w:rFonts w:asciiTheme="majorBidi" w:hAnsiTheme="majorBidi" w:cstheme="majorBidi"/>
                <w:szCs w:val="24"/>
                <w:rPrChange w:id="5468" w:author="Asad Shah" w:date="2025-01-13T01:35:00Z">
                  <w:rPr/>
                </w:rPrChange>
              </w:rPr>
            </w:pPr>
            <w:proofErr w:type="spellStart"/>
            <w:r w:rsidRPr="00136859">
              <w:rPr>
                <w:rStyle w:val="Strong"/>
                <w:rFonts w:asciiTheme="majorBidi" w:hAnsiTheme="majorBidi" w:cstheme="majorBidi"/>
                <w:b w:val="0"/>
                <w:bCs w:val="0"/>
                <w:szCs w:val="24"/>
                <w:rPrChange w:id="5469" w:author="Asad Shah" w:date="2025-01-13T01:35:00Z">
                  <w:rPr>
                    <w:rStyle w:val="Strong"/>
                  </w:rPr>
                </w:rPrChange>
              </w:rPr>
              <w:t>userType</w:t>
            </w:r>
            <w:proofErr w:type="spellEnd"/>
          </w:p>
        </w:tc>
        <w:tc>
          <w:tcPr>
            <w:tcW w:w="990" w:type="dxa"/>
            <w:hideMark/>
            <w:tcPrChange w:id="5470" w:author="Asad Shah" w:date="2025-01-13T01:34:00Z">
              <w:tcPr>
                <w:tcW w:w="847" w:type="dxa"/>
                <w:hideMark/>
              </w:tcPr>
            </w:tcPrChange>
          </w:tcPr>
          <w:p w14:paraId="51E4EDA9" w14:textId="77777777" w:rsidR="00136859" w:rsidRPr="00136859" w:rsidRDefault="00136859">
            <w:pPr>
              <w:rPr>
                <w:rFonts w:asciiTheme="majorBidi" w:hAnsiTheme="majorBidi" w:cstheme="majorBidi"/>
                <w:szCs w:val="24"/>
                <w:rPrChange w:id="5471" w:author="Asad Shah" w:date="2025-01-13T01:35:00Z">
                  <w:rPr/>
                </w:rPrChange>
              </w:rPr>
            </w:pPr>
            <w:r w:rsidRPr="00136859">
              <w:rPr>
                <w:rFonts w:asciiTheme="majorBidi" w:hAnsiTheme="majorBidi" w:cstheme="majorBidi"/>
                <w:szCs w:val="24"/>
                <w:rPrChange w:id="5472" w:author="Asad Shah" w:date="2025-01-13T01:35:00Z">
                  <w:rPr/>
                </w:rPrChange>
              </w:rPr>
              <w:t>String</w:t>
            </w:r>
          </w:p>
        </w:tc>
        <w:tc>
          <w:tcPr>
            <w:tcW w:w="2070" w:type="dxa"/>
            <w:hideMark/>
            <w:tcPrChange w:id="5473" w:author="Asad Shah" w:date="2025-01-13T01:34:00Z">
              <w:tcPr>
                <w:tcW w:w="0" w:type="auto"/>
                <w:hideMark/>
              </w:tcPr>
            </w:tcPrChange>
          </w:tcPr>
          <w:p w14:paraId="567E4C74" w14:textId="77777777" w:rsidR="00136859" w:rsidRPr="00136859" w:rsidRDefault="00136859">
            <w:pPr>
              <w:rPr>
                <w:rFonts w:asciiTheme="majorBidi" w:hAnsiTheme="majorBidi" w:cstheme="majorBidi"/>
                <w:szCs w:val="24"/>
                <w:rPrChange w:id="5474" w:author="Asad Shah" w:date="2025-01-13T01:35:00Z">
                  <w:rPr/>
                </w:rPrChange>
              </w:rPr>
            </w:pPr>
            <w:r w:rsidRPr="00136859">
              <w:rPr>
                <w:rFonts w:asciiTheme="majorBidi" w:hAnsiTheme="majorBidi" w:cstheme="majorBidi"/>
                <w:szCs w:val="24"/>
                <w:rPrChange w:id="5475" w:author="Asad Shah" w:date="2025-01-13T01:35:00Z">
                  <w:rPr/>
                </w:rPrChange>
              </w:rPr>
              <w:t>Type of user (e.g., admin, student).</w:t>
            </w:r>
          </w:p>
        </w:tc>
        <w:tc>
          <w:tcPr>
            <w:tcW w:w="2256" w:type="dxa"/>
            <w:hideMark/>
            <w:tcPrChange w:id="5476" w:author="Asad Shah" w:date="2025-01-13T01:34:00Z">
              <w:tcPr>
                <w:tcW w:w="1631" w:type="dxa"/>
                <w:hideMark/>
              </w:tcPr>
            </w:tcPrChange>
          </w:tcPr>
          <w:p w14:paraId="4C6C52E8" w14:textId="77777777" w:rsidR="00136859" w:rsidRPr="00136859" w:rsidRDefault="00136859">
            <w:pPr>
              <w:rPr>
                <w:rFonts w:asciiTheme="majorBidi" w:hAnsiTheme="majorBidi" w:cstheme="majorBidi"/>
                <w:szCs w:val="24"/>
                <w:rPrChange w:id="5477" w:author="Asad Shah" w:date="2025-01-13T01:35:00Z">
                  <w:rPr/>
                </w:rPrChange>
              </w:rPr>
            </w:pPr>
            <w:r w:rsidRPr="00136859">
              <w:rPr>
                <w:rFonts w:asciiTheme="majorBidi" w:hAnsiTheme="majorBidi" w:cstheme="majorBidi"/>
                <w:szCs w:val="24"/>
                <w:rPrChange w:id="5478" w:author="Asad Shah" w:date="2025-01-13T01:35:00Z">
                  <w:rPr/>
                </w:rPrChange>
              </w:rPr>
              <w:t>Assigned at registration.</w:t>
            </w:r>
          </w:p>
        </w:tc>
        <w:tc>
          <w:tcPr>
            <w:tcW w:w="1983" w:type="dxa"/>
            <w:hideMark/>
            <w:tcPrChange w:id="5479" w:author="Asad Shah" w:date="2025-01-13T01:34:00Z">
              <w:tcPr>
                <w:tcW w:w="1708" w:type="dxa"/>
                <w:hideMark/>
              </w:tcPr>
            </w:tcPrChange>
          </w:tcPr>
          <w:p w14:paraId="72B57B99" w14:textId="77777777" w:rsidR="00136859" w:rsidRPr="00136859" w:rsidRDefault="00136859">
            <w:pPr>
              <w:rPr>
                <w:rFonts w:asciiTheme="majorBidi" w:hAnsiTheme="majorBidi" w:cstheme="majorBidi"/>
                <w:szCs w:val="24"/>
                <w:rPrChange w:id="5480" w:author="Asad Shah" w:date="2025-01-13T01:35:00Z">
                  <w:rPr/>
                </w:rPrChange>
              </w:rPr>
            </w:pPr>
            <w:r w:rsidRPr="00136859">
              <w:rPr>
                <w:rFonts w:asciiTheme="majorBidi" w:hAnsiTheme="majorBidi" w:cstheme="majorBidi"/>
                <w:szCs w:val="24"/>
                <w:rPrChange w:id="5481" w:author="Asad Shah" w:date="2025-01-13T01:35:00Z">
                  <w:rPr/>
                </w:rPrChange>
              </w:rPr>
              <w:t>Role-based access control.</w:t>
            </w:r>
          </w:p>
        </w:tc>
      </w:tr>
      <w:tr w:rsidR="00136859" w:rsidRPr="00136859" w14:paraId="4D919BDE" w14:textId="77777777" w:rsidTr="00136859">
        <w:tc>
          <w:tcPr>
            <w:tcW w:w="2335" w:type="dxa"/>
            <w:hideMark/>
            <w:tcPrChange w:id="5482" w:author="Asad Shah" w:date="2025-01-13T01:34:00Z">
              <w:tcPr>
                <w:tcW w:w="2468" w:type="dxa"/>
                <w:hideMark/>
              </w:tcPr>
            </w:tcPrChange>
          </w:tcPr>
          <w:p w14:paraId="1DC6BBF0" w14:textId="77777777" w:rsidR="00136859" w:rsidRPr="00136859" w:rsidRDefault="00136859">
            <w:pPr>
              <w:rPr>
                <w:rFonts w:asciiTheme="majorBidi" w:hAnsiTheme="majorBidi" w:cstheme="majorBidi"/>
                <w:szCs w:val="24"/>
                <w:rPrChange w:id="5483" w:author="Asad Shah" w:date="2025-01-13T01:35:00Z">
                  <w:rPr/>
                </w:rPrChange>
              </w:rPr>
            </w:pPr>
            <w:proofErr w:type="spellStart"/>
            <w:r w:rsidRPr="00136859">
              <w:rPr>
                <w:rStyle w:val="Strong"/>
                <w:rFonts w:asciiTheme="majorBidi" w:hAnsiTheme="majorBidi" w:cstheme="majorBidi"/>
                <w:b w:val="0"/>
                <w:bCs w:val="0"/>
                <w:szCs w:val="24"/>
                <w:rPrChange w:id="5484" w:author="Asad Shah" w:date="2025-01-13T01:35:00Z">
                  <w:rPr>
                    <w:rStyle w:val="Strong"/>
                  </w:rPr>
                </w:rPrChange>
              </w:rPr>
              <w:lastRenderedPageBreak/>
              <w:t>marksMatric</w:t>
            </w:r>
            <w:proofErr w:type="spellEnd"/>
          </w:p>
        </w:tc>
        <w:tc>
          <w:tcPr>
            <w:tcW w:w="990" w:type="dxa"/>
            <w:hideMark/>
            <w:tcPrChange w:id="5485" w:author="Asad Shah" w:date="2025-01-13T01:34:00Z">
              <w:tcPr>
                <w:tcW w:w="847" w:type="dxa"/>
                <w:hideMark/>
              </w:tcPr>
            </w:tcPrChange>
          </w:tcPr>
          <w:p w14:paraId="6C24B0AA" w14:textId="77777777" w:rsidR="00136859" w:rsidRPr="00136859" w:rsidRDefault="00136859">
            <w:pPr>
              <w:rPr>
                <w:rFonts w:asciiTheme="majorBidi" w:hAnsiTheme="majorBidi" w:cstheme="majorBidi"/>
                <w:szCs w:val="24"/>
                <w:rPrChange w:id="5486" w:author="Asad Shah" w:date="2025-01-13T01:35:00Z">
                  <w:rPr/>
                </w:rPrChange>
              </w:rPr>
            </w:pPr>
            <w:r w:rsidRPr="00136859">
              <w:rPr>
                <w:rFonts w:asciiTheme="majorBidi" w:hAnsiTheme="majorBidi" w:cstheme="majorBidi"/>
                <w:szCs w:val="24"/>
                <w:rPrChange w:id="5487" w:author="Asad Shah" w:date="2025-01-13T01:35:00Z">
                  <w:rPr/>
                </w:rPrChange>
              </w:rPr>
              <w:t>Float</w:t>
            </w:r>
          </w:p>
        </w:tc>
        <w:tc>
          <w:tcPr>
            <w:tcW w:w="2070" w:type="dxa"/>
            <w:hideMark/>
            <w:tcPrChange w:id="5488" w:author="Asad Shah" w:date="2025-01-13T01:34:00Z">
              <w:tcPr>
                <w:tcW w:w="0" w:type="auto"/>
                <w:hideMark/>
              </w:tcPr>
            </w:tcPrChange>
          </w:tcPr>
          <w:p w14:paraId="569A58BA" w14:textId="77777777" w:rsidR="00136859" w:rsidRPr="00136859" w:rsidRDefault="00136859">
            <w:pPr>
              <w:rPr>
                <w:rFonts w:asciiTheme="majorBidi" w:hAnsiTheme="majorBidi" w:cstheme="majorBidi"/>
                <w:szCs w:val="24"/>
                <w:rPrChange w:id="5489" w:author="Asad Shah" w:date="2025-01-13T01:35:00Z">
                  <w:rPr/>
                </w:rPrChange>
              </w:rPr>
            </w:pPr>
            <w:r w:rsidRPr="00136859">
              <w:rPr>
                <w:rFonts w:asciiTheme="majorBidi" w:hAnsiTheme="majorBidi" w:cstheme="majorBidi"/>
                <w:szCs w:val="24"/>
                <w:rPrChange w:id="5490" w:author="Asad Shah" w:date="2025-01-13T01:35:00Z">
                  <w:rPr/>
                </w:rPrChange>
              </w:rPr>
              <w:t>User's Matric marks.</w:t>
            </w:r>
          </w:p>
        </w:tc>
        <w:tc>
          <w:tcPr>
            <w:tcW w:w="2256" w:type="dxa"/>
            <w:hideMark/>
            <w:tcPrChange w:id="5491" w:author="Asad Shah" w:date="2025-01-13T01:34:00Z">
              <w:tcPr>
                <w:tcW w:w="1631" w:type="dxa"/>
                <w:hideMark/>
              </w:tcPr>
            </w:tcPrChange>
          </w:tcPr>
          <w:p w14:paraId="1E961A0B" w14:textId="77777777" w:rsidR="00136859" w:rsidRPr="00136859" w:rsidRDefault="00136859">
            <w:pPr>
              <w:rPr>
                <w:rFonts w:asciiTheme="majorBidi" w:hAnsiTheme="majorBidi" w:cstheme="majorBidi"/>
                <w:szCs w:val="24"/>
                <w:rPrChange w:id="5492" w:author="Asad Shah" w:date="2025-01-13T01:35:00Z">
                  <w:rPr/>
                </w:rPrChange>
              </w:rPr>
            </w:pPr>
            <w:r w:rsidRPr="00136859">
              <w:rPr>
                <w:rFonts w:asciiTheme="majorBidi" w:hAnsiTheme="majorBidi" w:cstheme="majorBidi"/>
                <w:szCs w:val="24"/>
                <w:rPrChange w:id="5493" w:author="Asad Shah" w:date="2025-01-13T01:35:00Z">
                  <w:rPr/>
                </w:rPrChange>
              </w:rPr>
              <w:t>Input during data submission.</w:t>
            </w:r>
          </w:p>
        </w:tc>
        <w:tc>
          <w:tcPr>
            <w:tcW w:w="1983" w:type="dxa"/>
            <w:hideMark/>
            <w:tcPrChange w:id="5494" w:author="Asad Shah" w:date="2025-01-13T01:34:00Z">
              <w:tcPr>
                <w:tcW w:w="1708" w:type="dxa"/>
                <w:hideMark/>
              </w:tcPr>
            </w:tcPrChange>
          </w:tcPr>
          <w:p w14:paraId="7F71D8A8" w14:textId="77777777" w:rsidR="00136859" w:rsidRPr="00136859" w:rsidRDefault="00136859">
            <w:pPr>
              <w:rPr>
                <w:rFonts w:asciiTheme="majorBidi" w:hAnsiTheme="majorBidi" w:cstheme="majorBidi"/>
                <w:szCs w:val="24"/>
                <w:rPrChange w:id="5495" w:author="Asad Shah" w:date="2025-01-13T01:35:00Z">
                  <w:rPr/>
                </w:rPrChange>
              </w:rPr>
            </w:pPr>
            <w:r w:rsidRPr="00136859">
              <w:rPr>
                <w:rFonts w:asciiTheme="majorBidi" w:hAnsiTheme="majorBidi" w:cstheme="majorBidi"/>
                <w:szCs w:val="24"/>
                <w:rPrChange w:id="5496" w:author="Asad Shah" w:date="2025-01-13T01:35:00Z">
                  <w:rPr/>
                </w:rPrChange>
              </w:rPr>
              <w:t>Aggregate calculation, recommendations.</w:t>
            </w:r>
          </w:p>
        </w:tc>
      </w:tr>
      <w:tr w:rsidR="00136859" w:rsidRPr="00136859" w14:paraId="32625040" w14:textId="77777777" w:rsidTr="00136859">
        <w:tc>
          <w:tcPr>
            <w:tcW w:w="2335" w:type="dxa"/>
            <w:hideMark/>
            <w:tcPrChange w:id="5497" w:author="Asad Shah" w:date="2025-01-13T01:34:00Z">
              <w:tcPr>
                <w:tcW w:w="2468" w:type="dxa"/>
                <w:hideMark/>
              </w:tcPr>
            </w:tcPrChange>
          </w:tcPr>
          <w:p w14:paraId="661570C8" w14:textId="77777777" w:rsidR="00136859" w:rsidRPr="00136859" w:rsidRDefault="00136859">
            <w:pPr>
              <w:rPr>
                <w:rFonts w:asciiTheme="majorBidi" w:hAnsiTheme="majorBidi" w:cstheme="majorBidi"/>
                <w:szCs w:val="24"/>
                <w:rPrChange w:id="5498" w:author="Asad Shah" w:date="2025-01-13T01:35:00Z">
                  <w:rPr/>
                </w:rPrChange>
              </w:rPr>
            </w:pPr>
            <w:proofErr w:type="spellStart"/>
            <w:r w:rsidRPr="00136859">
              <w:rPr>
                <w:rStyle w:val="Strong"/>
                <w:rFonts w:asciiTheme="majorBidi" w:hAnsiTheme="majorBidi" w:cstheme="majorBidi"/>
                <w:b w:val="0"/>
                <w:bCs w:val="0"/>
                <w:szCs w:val="24"/>
                <w:rPrChange w:id="5499" w:author="Asad Shah" w:date="2025-01-13T01:35:00Z">
                  <w:rPr>
                    <w:rStyle w:val="Strong"/>
                  </w:rPr>
                </w:rPrChange>
              </w:rPr>
              <w:t>marksFSC</w:t>
            </w:r>
            <w:proofErr w:type="spellEnd"/>
          </w:p>
        </w:tc>
        <w:tc>
          <w:tcPr>
            <w:tcW w:w="990" w:type="dxa"/>
            <w:hideMark/>
            <w:tcPrChange w:id="5500" w:author="Asad Shah" w:date="2025-01-13T01:34:00Z">
              <w:tcPr>
                <w:tcW w:w="847" w:type="dxa"/>
                <w:hideMark/>
              </w:tcPr>
            </w:tcPrChange>
          </w:tcPr>
          <w:p w14:paraId="5F94A064" w14:textId="77777777" w:rsidR="00136859" w:rsidRPr="00136859" w:rsidRDefault="00136859">
            <w:pPr>
              <w:rPr>
                <w:rFonts w:asciiTheme="majorBidi" w:hAnsiTheme="majorBidi" w:cstheme="majorBidi"/>
                <w:szCs w:val="24"/>
                <w:rPrChange w:id="5501" w:author="Asad Shah" w:date="2025-01-13T01:35:00Z">
                  <w:rPr/>
                </w:rPrChange>
              </w:rPr>
            </w:pPr>
            <w:r w:rsidRPr="00136859">
              <w:rPr>
                <w:rFonts w:asciiTheme="majorBidi" w:hAnsiTheme="majorBidi" w:cstheme="majorBidi"/>
                <w:szCs w:val="24"/>
                <w:rPrChange w:id="5502" w:author="Asad Shah" w:date="2025-01-13T01:35:00Z">
                  <w:rPr/>
                </w:rPrChange>
              </w:rPr>
              <w:t>Float</w:t>
            </w:r>
          </w:p>
        </w:tc>
        <w:tc>
          <w:tcPr>
            <w:tcW w:w="2070" w:type="dxa"/>
            <w:hideMark/>
            <w:tcPrChange w:id="5503" w:author="Asad Shah" w:date="2025-01-13T01:34:00Z">
              <w:tcPr>
                <w:tcW w:w="0" w:type="auto"/>
                <w:hideMark/>
              </w:tcPr>
            </w:tcPrChange>
          </w:tcPr>
          <w:p w14:paraId="63DA0035" w14:textId="77777777" w:rsidR="00136859" w:rsidRPr="00136859" w:rsidRDefault="00136859">
            <w:pPr>
              <w:rPr>
                <w:rFonts w:asciiTheme="majorBidi" w:hAnsiTheme="majorBidi" w:cstheme="majorBidi"/>
                <w:szCs w:val="24"/>
                <w:rPrChange w:id="5504" w:author="Asad Shah" w:date="2025-01-13T01:35:00Z">
                  <w:rPr/>
                </w:rPrChange>
              </w:rPr>
            </w:pPr>
            <w:r w:rsidRPr="00136859">
              <w:rPr>
                <w:rFonts w:asciiTheme="majorBidi" w:hAnsiTheme="majorBidi" w:cstheme="majorBidi"/>
                <w:szCs w:val="24"/>
                <w:rPrChange w:id="5505" w:author="Asad Shah" w:date="2025-01-13T01:35:00Z">
                  <w:rPr/>
                </w:rPrChange>
              </w:rPr>
              <w:t>User's FSC marks.</w:t>
            </w:r>
          </w:p>
        </w:tc>
        <w:tc>
          <w:tcPr>
            <w:tcW w:w="2256" w:type="dxa"/>
            <w:hideMark/>
            <w:tcPrChange w:id="5506" w:author="Asad Shah" w:date="2025-01-13T01:34:00Z">
              <w:tcPr>
                <w:tcW w:w="1631" w:type="dxa"/>
                <w:hideMark/>
              </w:tcPr>
            </w:tcPrChange>
          </w:tcPr>
          <w:p w14:paraId="60A500FC" w14:textId="77777777" w:rsidR="00136859" w:rsidRPr="00136859" w:rsidRDefault="00136859">
            <w:pPr>
              <w:rPr>
                <w:rFonts w:asciiTheme="majorBidi" w:hAnsiTheme="majorBidi" w:cstheme="majorBidi"/>
                <w:szCs w:val="24"/>
                <w:rPrChange w:id="5507" w:author="Asad Shah" w:date="2025-01-13T01:35:00Z">
                  <w:rPr/>
                </w:rPrChange>
              </w:rPr>
            </w:pPr>
            <w:r w:rsidRPr="00136859">
              <w:rPr>
                <w:rFonts w:asciiTheme="majorBidi" w:hAnsiTheme="majorBidi" w:cstheme="majorBidi"/>
                <w:szCs w:val="24"/>
                <w:rPrChange w:id="5508" w:author="Asad Shah" w:date="2025-01-13T01:35:00Z">
                  <w:rPr/>
                </w:rPrChange>
              </w:rPr>
              <w:t>Input during data submission.</w:t>
            </w:r>
          </w:p>
        </w:tc>
        <w:tc>
          <w:tcPr>
            <w:tcW w:w="1983" w:type="dxa"/>
            <w:hideMark/>
            <w:tcPrChange w:id="5509" w:author="Asad Shah" w:date="2025-01-13T01:34:00Z">
              <w:tcPr>
                <w:tcW w:w="1708" w:type="dxa"/>
                <w:hideMark/>
              </w:tcPr>
            </w:tcPrChange>
          </w:tcPr>
          <w:p w14:paraId="35239D9D" w14:textId="77777777" w:rsidR="00136859" w:rsidRPr="00136859" w:rsidRDefault="00136859">
            <w:pPr>
              <w:rPr>
                <w:rFonts w:asciiTheme="majorBidi" w:hAnsiTheme="majorBidi" w:cstheme="majorBidi"/>
                <w:szCs w:val="24"/>
                <w:rPrChange w:id="5510" w:author="Asad Shah" w:date="2025-01-13T01:35:00Z">
                  <w:rPr/>
                </w:rPrChange>
              </w:rPr>
            </w:pPr>
            <w:r w:rsidRPr="00136859">
              <w:rPr>
                <w:rFonts w:asciiTheme="majorBidi" w:hAnsiTheme="majorBidi" w:cstheme="majorBidi"/>
                <w:szCs w:val="24"/>
                <w:rPrChange w:id="5511" w:author="Asad Shah" w:date="2025-01-13T01:35:00Z">
                  <w:rPr/>
                </w:rPrChange>
              </w:rPr>
              <w:t>Aggregate calculation, recommendations.</w:t>
            </w:r>
          </w:p>
        </w:tc>
      </w:tr>
      <w:tr w:rsidR="00136859" w:rsidRPr="00136859" w14:paraId="1E00103E" w14:textId="77777777" w:rsidTr="00136859">
        <w:tc>
          <w:tcPr>
            <w:tcW w:w="2335" w:type="dxa"/>
            <w:hideMark/>
            <w:tcPrChange w:id="5512" w:author="Asad Shah" w:date="2025-01-13T01:34:00Z">
              <w:tcPr>
                <w:tcW w:w="2468" w:type="dxa"/>
                <w:hideMark/>
              </w:tcPr>
            </w:tcPrChange>
          </w:tcPr>
          <w:p w14:paraId="00AD7448" w14:textId="77777777" w:rsidR="00136859" w:rsidRPr="00136859" w:rsidRDefault="00136859">
            <w:pPr>
              <w:rPr>
                <w:rFonts w:asciiTheme="majorBidi" w:hAnsiTheme="majorBidi" w:cstheme="majorBidi"/>
                <w:szCs w:val="24"/>
                <w:rPrChange w:id="5513" w:author="Asad Shah" w:date="2025-01-13T01:35:00Z">
                  <w:rPr/>
                </w:rPrChange>
              </w:rPr>
            </w:pPr>
            <w:proofErr w:type="spellStart"/>
            <w:r w:rsidRPr="00136859">
              <w:rPr>
                <w:rStyle w:val="Strong"/>
                <w:rFonts w:asciiTheme="majorBidi" w:hAnsiTheme="majorBidi" w:cstheme="majorBidi"/>
                <w:b w:val="0"/>
                <w:bCs w:val="0"/>
                <w:szCs w:val="24"/>
                <w:rPrChange w:id="5514" w:author="Asad Shah" w:date="2025-01-13T01:35:00Z">
                  <w:rPr>
                    <w:rStyle w:val="Strong"/>
                  </w:rPr>
                </w:rPrChange>
              </w:rPr>
              <w:t>testScores</w:t>
            </w:r>
            <w:proofErr w:type="spellEnd"/>
          </w:p>
        </w:tc>
        <w:tc>
          <w:tcPr>
            <w:tcW w:w="990" w:type="dxa"/>
            <w:hideMark/>
            <w:tcPrChange w:id="5515" w:author="Asad Shah" w:date="2025-01-13T01:34:00Z">
              <w:tcPr>
                <w:tcW w:w="847" w:type="dxa"/>
                <w:hideMark/>
              </w:tcPr>
            </w:tcPrChange>
          </w:tcPr>
          <w:p w14:paraId="19529725" w14:textId="77777777" w:rsidR="00136859" w:rsidRPr="00136859" w:rsidRDefault="00136859">
            <w:pPr>
              <w:rPr>
                <w:rFonts w:asciiTheme="majorBidi" w:hAnsiTheme="majorBidi" w:cstheme="majorBidi"/>
                <w:szCs w:val="24"/>
                <w:rPrChange w:id="5516" w:author="Asad Shah" w:date="2025-01-13T01:35:00Z">
                  <w:rPr/>
                </w:rPrChange>
              </w:rPr>
            </w:pPr>
            <w:r w:rsidRPr="00136859">
              <w:rPr>
                <w:rFonts w:asciiTheme="majorBidi" w:hAnsiTheme="majorBidi" w:cstheme="majorBidi"/>
                <w:szCs w:val="24"/>
                <w:rPrChange w:id="5517" w:author="Asad Shah" w:date="2025-01-13T01:35:00Z">
                  <w:rPr/>
                </w:rPrChange>
              </w:rPr>
              <w:t>Float</w:t>
            </w:r>
          </w:p>
        </w:tc>
        <w:tc>
          <w:tcPr>
            <w:tcW w:w="2070" w:type="dxa"/>
            <w:hideMark/>
            <w:tcPrChange w:id="5518" w:author="Asad Shah" w:date="2025-01-13T01:34:00Z">
              <w:tcPr>
                <w:tcW w:w="0" w:type="auto"/>
                <w:hideMark/>
              </w:tcPr>
            </w:tcPrChange>
          </w:tcPr>
          <w:p w14:paraId="107D27A2" w14:textId="77777777" w:rsidR="00136859" w:rsidRPr="00136859" w:rsidRDefault="00136859">
            <w:pPr>
              <w:rPr>
                <w:rFonts w:asciiTheme="majorBidi" w:hAnsiTheme="majorBidi" w:cstheme="majorBidi"/>
                <w:szCs w:val="24"/>
                <w:rPrChange w:id="5519" w:author="Asad Shah" w:date="2025-01-13T01:35:00Z">
                  <w:rPr/>
                </w:rPrChange>
              </w:rPr>
            </w:pPr>
            <w:r w:rsidRPr="00136859">
              <w:rPr>
                <w:rFonts w:asciiTheme="majorBidi" w:hAnsiTheme="majorBidi" w:cstheme="majorBidi"/>
                <w:szCs w:val="24"/>
                <w:rPrChange w:id="5520" w:author="Asad Shah" w:date="2025-01-13T01:35:00Z">
                  <w:rPr/>
                </w:rPrChange>
              </w:rPr>
              <w:t>User's test scores (e.g., NTS, NET).</w:t>
            </w:r>
          </w:p>
        </w:tc>
        <w:tc>
          <w:tcPr>
            <w:tcW w:w="2256" w:type="dxa"/>
            <w:hideMark/>
            <w:tcPrChange w:id="5521" w:author="Asad Shah" w:date="2025-01-13T01:34:00Z">
              <w:tcPr>
                <w:tcW w:w="1631" w:type="dxa"/>
                <w:hideMark/>
              </w:tcPr>
            </w:tcPrChange>
          </w:tcPr>
          <w:p w14:paraId="67945386" w14:textId="77777777" w:rsidR="00136859" w:rsidRPr="00136859" w:rsidRDefault="00136859">
            <w:pPr>
              <w:rPr>
                <w:rFonts w:asciiTheme="majorBidi" w:hAnsiTheme="majorBidi" w:cstheme="majorBidi"/>
                <w:szCs w:val="24"/>
                <w:rPrChange w:id="5522" w:author="Asad Shah" w:date="2025-01-13T01:35:00Z">
                  <w:rPr/>
                </w:rPrChange>
              </w:rPr>
            </w:pPr>
            <w:r w:rsidRPr="00136859">
              <w:rPr>
                <w:rFonts w:asciiTheme="majorBidi" w:hAnsiTheme="majorBidi" w:cstheme="majorBidi"/>
                <w:szCs w:val="24"/>
                <w:rPrChange w:id="5523" w:author="Asad Shah" w:date="2025-01-13T01:35:00Z">
                  <w:rPr/>
                </w:rPrChange>
              </w:rPr>
              <w:t>Input during data submission.</w:t>
            </w:r>
          </w:p>
        </w:tc>
        <w:tc>
          <w:tcPr>
            <w:tcW w:w="1983" w:type="dxa"/>
            <w:hideMark/>
            <w:tcPrChange w:id="5524" w:author="Asad Shah" w:date="2025-01-13T01:34:00Z">
              <w:tcPr>
                <w:tcW w:w="1708" w:type="dxa"/>
                <w:hideMark/>
              </w:tcPr>
            </w:tcPrChange>
          </w:tcPr>
          <w:p w14:paraId="40552883" w14:textId="77777777" w:rsidR="00136859" w:rsidRPr="00136859" w:rsidRDefault="00136859">
            <w:pPr>
              <w:rPr>
                <w:rFonts w:asciiTheme="majorBidi" w:hAnsiTheme="majorBidi" w:cstheme="majorBidi"/>
                <w:szCs w:val="24"/>
                <w:rPrChange w:id="5525" w:author="Asad Shah" w:date="2025-01-13T01:35:00Z">
                  <w:rPr/>
                </w:rPrChange>
              </w:rPr>
            </w:pPr>
            <w:r w:rsidRPr="00136859">
              <w:rPr>
                <w:rFonts w:asciiTheme="majorBidi" w:hAnsiTheme="majorBidi" w:cstheme="majorBidi"/>
                <w:szCs w:val="24"/>
                <w:rPrChange w:id="5526" w:author="Asad Shah" w:date="2025-01-13T01:35:00Z">
                  <w:rPr/>
                </w:rPrChange>
              </w:rPr>
              <w:t>Aggregate calculation, recommendations.</w:t>
            </w:r>
          </w:p>
        </w:tc>
      </w:tr>
      <w:tr w:rsidR="00136859" w:rsidRPr="00136859" w14:paraId="49780048" w14:textId="77777777" w:rsidTr="00136859">
        <w:tc>
          <w:tcPr>
            <w:tcW w:w="2335" w:type="dxa"/>
            <w:hideMark/>
            <w:tcPrChange w:id="5527" w:author="Asad Shah" w:date="2025-01-13T01:34:00Z">
              <w:tcPr>
                <w:tcW w:w="2468" w:type="dxa"/>
                <w:hideMark/>
              </w:tcPr>
            </w:tcPrChange>
          </w:tcPr>
          <w:p w14:paraId="037BEE86" w14:textId="77777777" w:rsidR="00136859" w:rsidRPr="00136859" w:rsidRDefault="00136859">
            <w:pPr>
              <w:rPr>
                <w:rFonts w:asciiTheme="majorBidi" w:hAnsiTheme="majorBidi" w:cstheme="majorBidi"/>
                <w:szCs w:val="24"/>
                <w:rPrChange w:id="5528" w:author="Asad Shah" w:date="2025-01-13T01:35:00Z">
                  <w:rPr/>
                </w:rPrChange>
              </w:rPr>
            </w:pPr>
            <w:proofErr w:type="spellStart"/>
            <w:r w:rsidRPr="00136859">
              <w:rPr>
                <w:rStyle w:val="Strong"/>
                <w:rFonts w:asciiTheme="majorBidi" w:hAnsiTheme="majorBidi" w:cstheme="majorBidi"/>
                <w:b w:val="0"/>
                <w:bCs w:val="0"/>
                <w:szCs w:val="24"/>
                <w:rPrChange w:id="5529" w:author="Asad Shah" w:date="2025-01-13T01:35:00Z">
                  <w:rPr>
                    <w:rStyle w:val="Strong"/>
                  </w:rPr>
                </w:rPrChange>
              </w:rPr>
              <w:t>expectedMarks</w:t>
            </w:r>
            <w:proofErr w:type="spellEnd"/>
          </w:p>
        </w:tc>
        <w:tc>
          <w:tcPr>
            <w:tcW w:w="990" w:type="dxa"/>
            <w:hideMark/>
            <w:tcPrChange w:id="5530" w:author="Asad Shah" w:date="2025-01-13T01:34:00Z">
              <w:tcPr>
                <w:tcW w:w="847" w:type="dxa"/>
                <w:hideMark/>
              </w:tcPr>
            </w:tcPrChange>
          </w:tcPr>
          <w:p w14:paraId="447A2F8B" w14:textId="77777777" w:rsidR="00136859" w:rsidRPr="00136859" w:rsidRDefault="00136859">
            <w:pPr>
              <w:rPr>
                <w:rFonts w:asciiTheme="majorBidi" w:hAnsiTheme="majorBidi" w:cstheme="majorBidi"/>
                <w:szCs w:val="24"/>
                <w:rPrChange w:id="5531" w:author="Asad Shah" w:date="2025-01-13T01:35:00Z">
                  <w:rPr/>
                </w:rPrChange>
              </w:rPr>
            </w:pPr>
            <w:r w:rsidRPr="00136859">
              <w:rPr>
                <w:rFonts w:asciiTheme="majorBidi" w:hAnsiTheme="majorBidi" w:cstheme="majorBidi"/>
                <w:szCs w:val="24"/>
                <w:rPrChange w:id="5532" w:author="Asad Shah" w:date="2025-01-13T01:35:00Z">
                  <w:rPr/>
                </w:rPrChange>
              </w:rPr>
              <w:t>Float</w:t>
            </w:r>
          </w:p>
        </w:tc>
        <w:tc>
          <w:tcPr>
            <w:tcW w:w="2070" w:type="dxa"/>
            <w:hideMark/>
            <w:tcPrChange w:id="5533" w:author="Asad Shah" w:date="2025-01-13T01:34:00Z">
              <w:tcPr>
                <w:tcW w:w="0" w:type="auto"/>
                <w:hideMark/>
              </w:tcPr>
            </w:tcPrChange>
          </w:tcPr>
          <w:p w14:paraId="1E7ECF6D" w14:textId="77777777" w:rsidR="00136859" w:rsidRPr="00136859" w:rsidRDefault="00136859">
            <w:pPr>
              <w:rPr>
                <w:rFonts w:asciiTheme="majorBidi" w:hAnsiTheme="majorBidi" w:cstheme="majorBidi"/>
                <w:szCs w:val="24"/>
                <w:rPrChange w:id="5534" w:author="Asad Shah" w:date="2025-01-13T01:35:00Z">
                  <w:rPr/>
                </w:rPrChange>
              </w:rPr>
            </w:pPr>
            <w:r w:rsidRPr="00136859">
              <w:rPr>
                <w:rFonts w:asciiTheme="majorBidi" w:hAnsiTheme="majorBidi" w:cstheme="majorBidi"/>
                <w:szCs w:val="24"/>
                <w:rPrChange w:id="5535" w:author="Asad Shah" w:date="2025-01-13T01:35:00Z">
                  <w:rPr/>
                </w:rPrChange>
              </w:rPr>
              <w:t>User's expected marks if actual results are not available.</w:t>
            </w:r>
          </w:p>
        </w:tc>
        <w:tc>
          <w:tcPr>
            <w:tcW w:w="2256" w:type="dxa"/>
            <w:hideMark/>
            <w:tcPrChange w:id="5536" w:author="Asad Shah" w:date="2025-01-13T01:34:00Z">
              <w:tcPr>
                <w:tcW w:w="1631" w:type="dxa"/>
                <w:hideMark/>
              </w:tcPr>
            </w:tcPrChange>
          </w:tcPr>
          <w:p w14:paraId="44F69AD8" w14:textId="77777777" w:rsidR="00136859" w:rsidRPr="00136859" w:rsidRDefault="00136859">
            <w:pPr>
              <w:rPr>
                <w:rFonts w:asciiTheme="majorBidi" w:hAnsiTheme="majorBidi" w:cstheme="majorBidi"/>
                <w:szCs w:val="24"/>
                <w:rPrChange w:id="5537" w:author="Asad Shah" w:date="2025-01-13T01:35:00Z">
                  <w:rPr/>
                </w:rPrChange>
              </w:rPr>
            </w:pPr>
            <w:r w:rsidRPr="00136859">
              <w:rPr>
                <w:rFonts w:asciiTheme="majorBidi" w:hAnsiTheme="majorBidi" w:cstheme="majorBidi"/>
                <w:szCs w:val="24"/>
                <w:rPrChange w:id="5538" w:author="Asad Shah" w:date="2025-01-13T01:35:00Z">
                  <w:rPr/>
                </w:rPrChange>
              </w:rPr>
              <w:t>Input during data submission.</w:t>
            </w:r>
          </w:p>
        </w:tc>
        <w:tc>
          <w:tcPr>
            <w:tcW w:w="1983" w:type="dxa"/>
            <w:hideMark/>
            <w:tcPrChange w:id="5539" w:author="Asad Shah" w:date="2025-01-13T01:34:00Z">
              <w:tcPr>
                <w:tcW w:w="1708" w:type="dxa"/>
                <w:hideMark/>
              </w:tcPr>
            </w:tcPrChange>
          </w:tcPr>
          <w:p w14:paraId="439F1867" w14:textId="77777777" w:rsidR="00136859" w:rsidRPr="00136859" w:rsidRDefault="00136859">
            <w:pPr>
              <w:rPr>
                <w:rFonts w:asciiTheme="majorBidi" w:hAnsiTheme="majorBidi" w:cstheme="majorBidi"/>
                <w:szCs w:val="24"/>
                <w:rPrChange w:id="5540" w:author="Asad Shah" w:date="2025-01-13T01:35:00Z">
                  <w:rPr/>
                </w:rPrChange>
              </w:rPr>
            </w:pPr>
            <w:r w:rsidRPr="00136859">
              <w:rPr>
                <w:rFonts w:asciiTheme="majorBidi" w:hAnsiTheme="majorBidi" w:cstheme="majorBidi"/>
                <w:szCs w:val="24"/>
                <w:rPrChange w:id="5541" w:author="Asad Shah" w:date="2025-01-13T01:35:00Z">
                  <w:rPr/>
                </w:rPrChange>
              </w:rPr>
              <w:t>Aggregate calculation, recommendations.</w:t>
            </w:r>
          </w:p>
        </w:tc>
      </w:tr>
      <w:tr w:rsidR="00136859" w:rsidRPr="00136859" w14:paraId="28ECB1C1" w14:textId="77777777" w:rsidTr="00136859">
        <w:tc>
          <w:tcPr>
            <w:tcW w:w="2335" w:type="dxa"/>
            <w:hideMark/>
            <w:tcPrChange w:id="5542" w:author="Asad Shah" w:date="2025-01-13T01:34:00Z">
              <w:tcPr>
                <w:tcW w:w="2468" w:type="dxa"/>
                <w:hideMark/>
              </w:tcPr>
            </w:tcPrChange>
          </w:tcPr>
          <w:p w14:paraId="1BAFB455" w14:textId="77777777" w:rsidR="00136859" w:rsidRPr="00136859" w:rsidRDefault="00136859">
            <w:pPr>
              <w:rPr>
                <w:rFonts w:asciiTheme="majorBidi" w:hAnsiTheme="majorBidi" w:cstheme="majorBidi"/>
                <w:szCs w:val="24"/>
                <w:rPrChange w:id="5543" w:author="Asad Shah" w:date="2025-01-13T01:35:00Z">
                  <w:rPr/>
                </w:rPrChange>
              </w:rPr>
            </w:pPr>
            <w:proofErr w:type="spellStart"/>
            <w:r w:rsidRPr="00136859">
              <w:rPr>
                <w:rStyle w:val="Strong"/>
                <w:rFonts w:asciiTheme="majorBidi" w:hAnsiTheme="majorBidi" w:cstheme="majorBidi"/>
                <w:b w:val="0"/>
                <w:bCs w:val="0"/>
                <w:szCs w:val="24"/>
                <w:rPrChange w:id="5544" w:author="Asad Shah" w:date="2025-01-13T01:35:00Z">
                  <w:rPr>
                    <w:rStyle w:val="Strong"/>
                  </w:rPr>
                </w:rPrChange>
              </w:rPr>
              <w:t>studyStream</w:t>
            </w:r>
            <w:proofErr w:type="spellEnd"/>
          </w:p>
        </w:tc>
        <w:tc>
          <w:tcPr>
            <w:tcW w:w="990" w:type="dxa"/>
            <w:hideMark/>
            <w:tcPrChange w:id="5545" w:author="Asad Shah" w:date="2025-01-13T01:34:00Z">
              <w:tcPr>
                <w:tcW w:w="847" w:type="dxa"/>
                <w:hideMark/>
              </w:tcPr>
            </w:tcPrChange>
          </w:tcPr>
          <w:p w14:paraId="3EA5E31E" w14:textId="77777777" w:rsidR="00136859" w:rsidRPr="00136859" w:rsidRDefault="00136859">
            <w:pPr>
              <w:rPr>
                <w:rFonts w:asciiTheme="majorBidi" w:hAnsiTheme="majorBidi" w:cstheme="majorBidi"/>
                <w:szCs w:val="24"/>
                <w:rPrChange w:id="5546" w:author="Asad Shah" w:date="2025-01-13T01:35:00Z">
                  <w:rPr/>
                </w:rPrChange>
              </w:rPr>
            </w:pPr>
            <w:r w:rsidRPr="00136859">
              <w:rPr>
                <w:rFonts w:asciiTheme="majorBidi" w:hAnsiTheme="majorBidi" w:cstheme="majorBidi"/>
                <w:szCs w:val="24"/>
                <w:rPrChange w:id="5547" w:author="Asad Shah" w:date="2025-01-13T01:35:00Z">
                  <w:rPr/>
                </w:rPrChange>
              </w:rPr>
              <w:t>String</w:t>
            </w:r>
          </w:p>
        </w:tc>
        <w:tc>
          <w:tcPr>
            <w:tcW w:w="2070" w:type="dxa"/>
            <w:hideMark/>
            <w:tcPrChange w:id="5548" w:author="Asad Shah" w:date="2025-01-13T01:34:00Z">
              <w:tcPr>
                <w:tcW w:w="0" w:type="auto"/>
                <w:hideMark/>
              </w:tcPr>
            </w:tcPrChange>
          </w:tcPr>
          <w:p w14:paraId="7D06BF40" w14:textId="77777777" w:rsidR="00136859" w:rsidRPr="00136859" w:rsidRDefault="00136859">
            <w:pPr>
              <w:rPr>
                <w:rFonts w:asciiTheme="majorBidi" w:hAnsiTheme="majorBidi" w:cstheme="majorBidi"/>
                <w:szCs w:val="24"/>
                <w:rPrChange w:id="5549" w:author="Asad Shah" w:date="2025-01-13T01:35:00Z">
                  <w:rPr/>
                </w:rPrChange>
              </w:rPr>
            </w:pPr>
            <w:r w:rsidRPr="00136859">
              <w:rPr>
                <w:rFonts w:asciiTheme="majorBidi" w:hAnsiTheme="majorBidi" w:cstheme="majorBidi"/>
                <w:szCs w:val="24"/>
                <w:rPrChange w:id="5550" w:author="Asad Shah" w:date="2025-01-13T01:35:00Z">
                  <w:rPr/>
                </w:rPrChange>
              </w:rPr>
              <w:t>User's selected study stream.</w:t>
            </w:r>
          </w:p>
        </w:tc>
        <w:tc>
          <w:tcPr>
            <w:tcW w:w="2256" w:type="dxa"/>
            <w:hideMark/>
            <w:tcPrChange w:id="5551" w:author="Asad Shah" w:date="2025-01-13T01:34:00Z">
              <w:tcPr>
                <w:tcW w:w="1631" w:type="dxa"/>
                <w:hideMark/>
              </w:tcPr>
            </w:tcPrChange>
          </w:tcPr>
          <w:p w14:paraId="720C3178" w14:textId="77777777" w:rsidR="00136859" w:rsidRPr="00136859" w:rsidRDefault="00136859">
            <w:pPr>
              <w:rPr>
                <w:rFonts w:asciiTheme="majorBidi" w:hAnsiTheme="majorBidi" w:cstheme="majorBidi"/>
                <w:szCs w:val="24"/>
                <w:rPrChange w:id="5552" w:author="Asad Shah" w:date="2025-01-13T01:35:00Z">
                  <w:rPr/>
                </w:rPrChange>
              </w:rPr>
            </w:pPr>
            <w:r w:rsidRPr="00136859">
              <w:rPr>
                <w:rFonts w:asciiTheme="majorBidi" w:hAnsiTheme="majorBidi" w:cstheme="majorBidi"/>
                <w:szCs w:val="24"/>
                <w:rPrChange w:id="5553" w:author="Asad Shah" w:date="2025-01-13T01:35:00Z">
                  <w:rPr/>
                </w:rPrChange>
              </w:rPr>
              <w:t>Input during data submission.</w:t>
            </w:r>
          </w:p>
        </w:tc>
        <w:tc>
          <w:tcPr>
            <w:tcW w:w="1983" w:type="dxa"/>
            <w:hideMark/>
            <w:tcPrChange w:id="5554" w:author="Asad Shah" w:date="2025-01-13T01:34:00Z">
              <w:tcPr>
                <w:tcW w:w="1708" w:type="dxa"/>
                <w:hideMark/>
              </w:tcPr>
            </w:tcPrChange>
          </w:tcPr>
          <w:p w14:paraId="58D2C56C" w14:textId="77777777" w:rsidR="00136859" w:rsidRPr="00136859" w:rsidRDefault="00136859">
            <w:pPr>
              <w:rPr>
                <w:rFonts w:asciiTheme="majorBidi" w:hAnsiTheme="majorBidi" w:cstheme="majorBidi"/>
                <w:szCs w:val="24"/>
                <w:rPrChange w:id="5555" w:author="Asad Shah" w:date="2025-01-13T01:35:00Z">
                  <w:rPr/>
                </w:rPrChange>
              </w:rPr>
            </w:pPr>
            <w:r w:rsidRPr="00136859">
              <w:rPr>
                <w:rFonts w:asciiTheme="majorBidi" w:hAnsiTheme="majorBidi" w:cstheme="majorBidi"/>
                <w:szCs w:val="24"/>
                <w:rPrChange w:id="5556" w:author="Asad Shah" w:date="2025-01-13T01:35:00Z">
                  <w:rPr/>
                </w:rPrChange>
              </w:rPr>
              <w:t>Field recommendations.</w:t>
            </w:r>
          </w:p>
        </w:tc>
      </w:tr>
      <w:tr w:rsidR="00136859" w:rsidRPr="00136859" w14:paraId="63076B80" w14:textId="77777777" w:rsidTr="00136859">
        <w:tc>
          <w:tcPr>
            <w:tcW w:w="2335" w:type="dxa"/>
            <w:hideMark/>
            <w:tcPrChange w:id="5557" w:author="Asad Shah" w:date="2025-01-13T01:34:00Z">
              <w:tcPr>
                <w:tcW w:w="2468" w:type="dxa"/>
                <w:hideMark/>
              </w:tcPr>
            </w:tcPrChange>
          </w:tcPr>
          <w:p w14:paraId="1B6BF3B6" w14:textId="77777777" w:rsidR="00136859" w:rsidRPr="00136859" w:rsidRDefault="00136859">
            <w:pPr>
              <w:rPr>
                <w:rFonts w:asciiTheme="majorBidi" w:hAnsiTheme="majorBidi" w:cstheme="majorBidi"/>
                <w:szCs w:val="24"/>
                <w:rPrChange w:id="5558" w:author="Asad Shah" w:date="2025-01-13T01:35:00Z">
                  <w:rPr/>
                </w:rPrChange>
              </w:rPr>
            </w:pPr>
            <w:proofErr w:type="spellStart"/>
            <w:r w:rsidRPr="00136859">
              <w:rPr>
                <w:rStyle w:val="Strong"/>
                <w:rFonts w:asciiTheme="majorBidi" w:hAnsiTheme="majorBidi" w:cstheme="majorBidi"/>
                <w:b w:val="0"/>
                <w:bCs w:val="0"/>
                <w:szCs w:val="24"/>
                <w:rPrChange w:id="5559" w:author="Asad Shah" w:date="2025-01-13T01:35:00Z">
                  <w:rPr>
                    <w:rStyle w:val="Strong"/>
                  </w:rPr>
                </w:rPrChange>
              </w:rPr>
              <w:t>recommendedFields</w:t>
            </w:r>
            <w:proofErr w:type="spellEnd"/>
          </w:p>
        </w:tc>
        <w:tc>
          <w:tcPr>
            <w:tcW w:w="990" w:type="dxa"/>
            <w:hideMark/>
            <w:tcPrChange w:id="5560" w:author="Asad Shah" w:date="2025-01-13T01:34:00Z">
              <w:tcPr>
                <w:tcW w:w="847" w:type="dxa"/>
                <w:hideMark/>
              </w:tcPr>
            </w:tcPrChange>
          </w:tcPr>
          <w:p w14:paraId="1771423F" w14:textId="77777777" w:rsidR="00136859" w:rsidRPr="00136859" w:rsidRDefault="00136859">
            <w:pPr>
              <w:rPr>
                <w:rFonts w:asciiTheme="majorBidi" w:hAnsiTheme="majorBidi" w:cstheme="majorBidi"/>
                <w:szCs w:val="24"/>
                <w:rPrChange w:id="5561" w:author="Asad Shah" w:date="2025-01-13T01:35:00Z">
                  <w:rPr/>
                </w:rPrChange>
              </w:rPr>
            </w:pPr>
            <w:r w:rsidRPr="00136859">
              <w:rPr>
                <w:rFonts w:asciiTheme="majorBidi" w:hAnsiTheme="majorBidi" w:cstheme="majorBidi"/>
                <w:szCs w:val="24"/>
                <w:rPrChange w:id="5562" w:author="Asad Shah" w:date="2025-01-13T01:35:00Z">
                  <w:rPr/>
                </w:rPrChange>
              </w:rPr>
              <w:t>Array (String)</w:t>
            </w:r>
          </w:p>
        </w:tc>
        <w:tc>
          <w:tcPr>
            <w:tcW w:w="2070" w:type="dxa"/>
            <w:hideMark/>
            <w:tcPrChange w:id="5563" w:author="Asad Shah" w:date="2025-01-13T01:34:00Z">
              <w:tcPr>
                <w:tcW w:w="0" w:type="auto"/>
                <w:hideMark/>
              </w:tcPr>
            </w:tcPrChange>
          </w:tcPr>
          <w:p w14:paraId="6F07160B" w14:textId="77777777" w:rsidR="00136859" w:rsidRPr="00136859" w:rsidRDefault="00136859">
            <w:pPr>
              <w:rPr>
                <w:rFonts w:asciiTheme="majorBidi" w:hAnsiTheme="majorBidi" w:cstheme="majorBidi"/>
                <w:szCs w:val="24"/>
                <w:rPrChange w:id="5564" w:author="Asad Shah" w:date="2025-01-13T01:35:00Z">
                  <w:rPr/>
                </w:rPrChange>
              </w:rPr>
            </w:pPr>
            <w:r w:rsidRPr="00136859">
              <w:rPr>
                <w:rFonts w:asciiTheme="majorBidi" w:hAnsiTheme="majorBidi" w:cstheme="majorBidi"/>
                <w:szCs w:val="24"/>
                <w:rPrChange w:id="5565" w:author="Asad Shah" w:date="2025-01-13T01:35:00Z">
                  <w:rPr/>
                </w:rPrChange>
              </w:rPr>
              <w:t>List of fields recommended to the user.</w:t>
            </w:r>
          </w:p>
        </w:tc>
        <w:tc>
          <w:tcPr>
            <w:tcW w:w="2256" w:type="dxa"/>
            <w:hideMark/>
            <w:tcPrChange w:id="5566" w:author="Asad Shah" w:date="2025-01-13T01:34:00Z">
              <w:tcPr>
                <w:tcW w:w="1631" w:type="dxa"/>
                <w:hideMark/>
              </w:tcPr>
            </w:tcPrChange>
          </w:tcPr>
          <w:p w14:paraId="6BB1231A" w14:textId="77777777" w:rsidR="00136859" w:rsidRPr="00136859" w:rsidRDefault="00136859">
            <w:pPr>
              <w:rPr>
                <w:rFonts w:asciiTheme="majorBidi" w:hAnsiTheme="majorBidi" w:cstheme="majorBidi"/>
                <w:szCs w:val="24"/>
                <w:rPrChange w:id="5567" w:author="Asad Shah" w:date="2025-01-13T01:35:00Z">
                  <w:rPr/>
                </w:rPrChange>
              </w:rPr>
            </w:pPr>
            <w:r w:rsidRPr="00136859">
              <w:rPr>
                <w:rFonts w:asciiTheme="majorBidi" w:hAnsiTheme="majorBidi" w:cstheme="majorBidi"/>
                <w:szCs w:val="24"/>
                <w:rPrChange w:id="5568" w:author="Asad Shah" w:date="2025-01-13T01:35:00Z">
                  <w:rPr/>
                </w:rPrChange>
              </w:rPr>
              <w:t>Generated based on user data.</w:t>
            </w:r>
          </w:p>
        </w:tc>
        <w:tc>
          <w:tcPr>
            <w:tcW w:w="1983" w:type="dxa"/>
            <w:hideMark/>
            <w:tcPrChange w:id="5569" w:author="Asad Shah" w:date="2025-01-13T01:34:00Z">
              <w:tcPr>
                <w:tcW w:w="1708" w:type="dxa"/>
                <w:hideMark/>
              </w:tcPr>
            </w:tcPrChange>
          </w:tcPr>
          <w:p w14:paraId="059C94DC" w14:textId="77777777" w:rsidR="00136859" w:rsidRPr="00136859" w:rsidRDefault="00136859">
            <w:pPr>
              <w:rPr>
                <w:rFonts w:asciiTheme="majorBidi" w:hAnsiTheme="majorBidi" w:cstheme="majorBidi"/>
                <w:szCs w:val="24"/>
                <w:rPrChange w:id="5570" w:author="Asad Shah" w:date="2025-01-13T01:35:00Z">
                  <w:rPr/>
                </w:rPrChange>
              </w:rPr>
            </w:pPr>
            <w:r w:rsidRPr="00136859">
              <w:rPr>
                <w:rFonts w:asciiTheme="majorBidi" w:hAnsiTheme="majorBidi" w:cstheme="majorBidi"/>
                <w:szCs w:val="24"/>
                <w:rPrChange w:id="5571" w:author="Asad Shah" w:date="2025-01-13T01:35:00Z">
                  <w:rPr/>
                </w:rPrChange>
              </w:rPr>
              <w:t>Field recommendations.</w:t>
            </w:r>
          </w:p>
        </w:tc>
      </w:tr>
      <w:tr w:rsidR="00136859" w:rsidRPr="00136859" w14:paraId="12302312" w14:textId="77777777" w:rsidTr="00136859">
        <w:tc>
          <w:tcPr>
            <w:tcW w:w="2335" w:type="dxa"/>
            <w:hideMark/>
            <w:tcPrChange w:id="5572" w:author="Asad Shah" w:date="2025-01-13T01:34:00Z">
              <w:tcPr>
                <w:tcW w:w="2468" w:type="dxa"/>
                <w:hideMark/>
              </w:tcPr>
            </w:tcPrChange>
          </w:tcPr>
          <w:p w14:paraId="2EB3F474" w14:textId="6FA64C4F" w:rsidR="00136859" w:rsidRPr="00136859" w:rsidRDefault="00136859">
            <w:pPr>
              <w:rPr>
                <w:rFonts w:asciiTheme="majorBidi" w:hAnsiTheme="majorBidi" w:cstheme="majorBidi"/>
                <w:szCs w:val="24"/>
                <w:rPrChange w:id="5573" w:author="Asad Shah" w:date="2025-01-13T01:35:00Z">
                  <w:rPr/>
                </w:rPrChange>
              </w:rPr>
            </w:pPr>
            <w:r w:rsidRPr="00136859">
              <w:rPr>
                <w:rStyle w:val="Strong"/>
                <w:rFonts w:asciiTheme="majorBidi" w:hAnsiTheme="majorBidi" w:cstheme="majorBidi"/>
                <w:b w:val="0"/>
                <w:bCs w:val="0"/>
                <w:szCs w:val="24"/>
                <w:rPrChange w:id="5574" w:author="Asad Shah" w:date="2025-01-13T01:35:00Z">
                  <w:rPr>
                    <w:rStyle w:val="Strong"/>
                    <w:rFonts w:asciiTheme="majorBidi" w:hAnsiTheme="majorBidi" w:cstheme="majorBidi"/>
                    <w:szCs w:val="24"/>
                  </w:rPr>
                </w:rPrChange>
              </w:rPr>
              <w:t>R</w:t>
            </w:r>
            <w:r w:rsidRPr="00136859">
              <w:rPr>
                <w:rStyle w:val="Strong"/>
                <w:rFonts w:asciiTheme="majorBidi" w:hAnsiTheme="majorBidi" w:cstheme="majorBidi"/>
                <w:b w:val="0"/>
                <w:bCs w:val="0"/>
                <w:szCs w:val="24"/>
                <w:rPrChange w:id="5575" w:author="Asad Shah" w:date="2025-01-13T01:35:00Z">
                  <w:rPr>
                    <w:rStyle w:val="Strong"/>
                  </w:rPr>
                </w:rPrChange>
              </w:rPr>
              <w:t>ecommended</w:t>
            </w:r>
            <w:ins w:id="5576" w:author="Asad Shah" w:date="2025-01-13T01:34:00Z">
              <w:r w:rsidRPr="00136859">
                <w:rPr>
                  <w:rStyle w:val="Strong"/>
                  <w:rFonts w:asciiTheme="majorBidi" w:hAnsiTheme="majorBidi" w:cstheme="majorBidi"/>
                  <w:b w:val="0"/>
                  <w:bCs w:val="0"/>
                  <w:szCs w:val="24"/>
                  <w:rPrChange w:id="5577" w:author="Asad Shah" w:date="2025-01-13T01:35:00Z">
                    <w:rPr>
                      <w:rStyle w:val="Strong"/>
                      <w:rFonts w:asciiTheme="majorBidi" w:hAnsiTheme="majorBidi" w:cstheme="majorBidi"/>
                      <w:szCs w:val="24"/>
                    </w:rPr>
                  </w:rPrChange>
                </w:rPr>
                <w:t>-</w:t>
              </w:r>
            </w:ins>
            <w:r w:rsidRPr="00136859">
              <w:rPr>
                <w:rStyle w:val="Strong"/>
                <w:rFonts w:asciiTheme="majorBidi" w:hAnsiTheme="majorBidi" w:cstheme="majorBidi"/>
                <w:b w:val="0"/>
                <w:bCs w:val="0"/>
                <w:szCs w:val="24"/>
                <w:rPrChange w:id="5578" w:author="Asad Shah" w:date="2025-01-13T01:35:00Z">
                  <w:rPr>
                    <w:rStyle w:val="Strong"/>
                  </w:rPr>
                </w:rPrChange>
              </w:rPr>
              <w:t>Universities</w:t>
            </w:r>
          </w:p>
        </w:tc>
        <w:tc>
          <w:tcPr>
            <w:tcW w:w="990" w:type="dxa"/>
            <w:hideMark/>
            <w:tcPrChange w:id="5579" w:author="Asad Shah" w:date="2025-01-13T01:34:00Z">
              <w:tcPr>
                <w:tcW w:w="847" w:type="dxa"/>
                <w:hideMark/>
              </w:tcPr>
            </w:tcPrChange>
          </w:tcPr>
          <w:p w14:paraId="48B5CFA5" w14:textId="77777777" w:rsidR="00136859" w:rsidRPr="00136859" w:rsidRDefault="00136859">
            <w:pPr>
              <w:rPr>
                <w:rFonts w:asciiTheme="majorBidi" w:hAnsiTheme="majorBidi" w:cstheme="majorBidi"/>
                <w:szCs w:val="24"/>
                <w:rPrChange w:id="5580" w:author="Asad Shah" w:date="2025-01-13T01:35:00Z">
                  <w:rPr/>
                </w:rPrChange>
              </w:rPr>
            </w:pPr>
            <w:r w:rsidRPr="00136859">
              <w:rPr>
                <w:rFonts w:asciiTheme="majorBidi" w:hAnsiTheme="majorBidi" w:cstheme="majorBidi"/>
                <w:szCs w:val="24"/>
                <w:rPrChange w:id="5581" w:author="Asad Shah" w:date="2025-01-13T01:35:00Z">
                  <w:rPr/>
                </w:rPrChange>
              </w:rPr>
              <w:t>Array (String)</w:t>
            </w:r>
          </w:p>
        </w:tc>
        <w:tc>
          <w:tcPr>
            <w:tcW w:w="2070" w:type="dxa"/>
            <w:hideMark/>
            <w:tcPrChange w:id="5582" w:author="Asad Shah" w:date="2025-01-13T01:34:00Z">
              <w:tcPr>
                <w:tcW w:w="0" w:type="auto"/>
                <w:hideMark/>
              </w:tcPr>
            </w:tcPrChange>
          </w:tcPr>
          <w:p w14:paraId="01EBCE0D" w14:textId="77777777" w:rsidR="00136859" w:rsidRPr="00136859" w:rsidRDefault="00136859">
            <w:pPr>
              <w:rPr>
                <w:rFonts w:asciiTheme="majorBidi" w:hAnsiTheme="majorBidi" w:cstheme="majorBidi"/>
                <w:szCs w:val="24"/>
                <w:rPrChange w:id="5583" w:author="Asad Shah" w:date="2025-01-13T01:35:00Z">
                  <w:rPr/>
                </w:rPrChange>
              </w:rPr>
            </w:pPr>
            <w:r w:rsidRPr="00136859">
              <w:rPr>
                <w:rFonts w:asciiTheme="majorBidi" w:hAnsiTheme="majorBidi" w:cstheme="majorBidi"/>
                <w:szCs w:val="24"/>
                <w:rPrChange w:id="5584" w:author="Asad Shah" w:date="2025-01-13T01:35:00Z">
                  <w:rPr/>
                </w:rPrChange>
              </w:rPr>
              <w:t>List of universities recommended based on eligibility.</w:t>
            </w:r>
          </w:p>
        </w:tc>
        <w:tc>
          <w:tcPr>
            <w:tcW w:w="2256" w:type="dxa"/>
            <w:hideMark/>
            <w:tcPrChange w:id="5585" w:author="Asad Shah" w:date="2025-01-13T01:34:00Z">
              <w:tcPr>
                <w:tcW w:w="1631" w:type="dxa"/>
                <w:hideMark/>
              </w:tcPr>
            </w:tcPrChange>
          </w:tcPr>
          <w:p w14:paraId="699B674D" w14:textId="77777777" w:rsidR="00136859" w:rsidRPr="00136859" w:rsidRDefault="00136859">
            <w:pPr>
              <w:rPr>
                <w:rFonts w:asciiTheme="majorBidi" w:hAnsiTheme="majorBidi" w:cstheme="majorBidi"/>
                <w:szCs w:val="24"/>
                <w:rPrChange w:id="5586" w:author="Asad Shah" w:date="2025-01-13T01:35:00Z">
                  <w:rPr/>
                </w:rPrChange>
              </w:rPr>
            </w:pPr>
            <w:r w:rsidRPr="00136859">
              <w:rPr>
                <w:rFonts w:asciiTheme="majorBidi" w:hAnsiTheme="majorBidi" w:cstheme="majorBidi"/>
                <w:szCs w:val="24"/>
                <w:rPrChange w:id="5587" w:author="Asad Shah" w:date="2025-01-13T01:35:00Z">
                  <w:rPr/>
                </w:rPrChange>
              </w:rPr>
              <w:t>Generated based on aggregate and criteria.</w:t>
            </w:r>
          </w:p>
        </w:tc>
        <w:tc>
          <w:tcPr>
            <w:tcW w:w="1983" w:type="dxa"/>
            <w:hideMark/>
            <w:tcPrChange w:id="5588" w:author="Asad Shah" w:date="2025-01-13T01:34:00Z">
              <w:tcPr>
                <w:tcW w:w="1708" w:type="dxa"/>
                <w:hideMark/>
              </w:tcPr>
            </w:tcPrChange>
          </w:tcPr>
          <w:p w14:paraId="09D6D82E" w14:textId="77777777" w:rsidR="00136859" w:rsidRPr="00136859" w:rsidRDefault="00136859">
            <w:pPr>
              <w:rPr>
                <w:rFonts w:asciiTheme="majorBidi" w:hAnsiTheme="majorBidi" w:cstheme="majorBidi"/>
                <w:szCs w:val="24"/>
                <w:rPrChange w:id="5589" w:author="Asad Shah" w:date="2025-01-13T01:35:00Z">
                  <w:rPr/>
                </w:rPrChange>
              </w:rPr>
            </w:pPr>
            <w:r w:rsidRPr="00136859">
              <w:rPr>
                <w:rFonts w:asciiTheme="majorBidi" w:hAnsiTheme="majorBidi" w:cstheme="majorBidi"/>
                <w:szCs w:val="24"/>
                <w:rPrChange w:id="5590" w:author="Asad Shah" w:date="2025-01-13T01:35:00Z">
                  <w:rPr/>
                </w:rPrChange>
              </w:rPr>
              <w:t>University recommendations.</w:t>
            </w:r>
          </w:p>
        </w:tc>
      </w:tr>
      <w:tr w:rsidR="00136859" w:rsidRPr="00136859" w14:paraId="585449C8" w14:textId="77777777" w:rsidTr="00136859">
        <w:tc>
          <w:tcPr>
            <w:tcW w:w="2335" w:type="dxa"/>
            <w:hideMark/>
            <w:tcPrChange w:id="5591" w:author="Asad Shah" w:date="2025-01-13T01:34:00Z">
              <w:tcPr>
                <w:tcW w:w="2468" w:type="dxa"/>
                <w:hideMark/>
              </w:tcPr>
            </w:tcPrChange>
          </w:tcPr>
          <w:p w14:paraId="5BBE3285" w14:textId="77777777" w:rsidR="00136859" w:rsidRPr="00136859" w:rsidRDefault="00136859">
            <w:pPr>
              <w:rPr>
                <w:rFonts w:asciiTheme="majorBidi" w:hAnsiTheme="majorBidi" w:cstheme="majorBidi"/>
                <w:szCs w:val="24"/>
                <w:rPrChange w:id="5592" w:author="Asad Shah" w:date="2025-01-13T01:35:00Z">
                  <w:rPr/>
                </w:rPrChange>
              </w:rPr>
            </w:pPr>
            <w:r w:rsidRPr="00136859">
              <w:rPr>
                <w:rStyle w:val="Strong"/>
                <w:rFonts w:asciiTheme="majorBidi" w:hAnsiTheme="majorBidi" w:cstheme="majorBidi"/>
                <w:b w:val="0"/>
                <w:bCs w:val="0"/>
                <w:szCs w:val="24"/>
                <w:rPrChange w:id="5593" w:author="Asad Shah" w:date="2025-01-13T01:35:00Z">
                  <w:rPr>
                    <w:rStyle w:val="Strong"/>
                  </w:rPr>
                </w:rPrChange>
              </w:rPr>
              <w:t>aggregate</w:t>
            </w:r>
          </w:p>
        </w:tc>
        <w:tc>
          <w:tcPr>
            <w:tcW w:w="990" w:type="dxa"/>
            <w:hideMark/>
            <w:tcPrChange w:id="5594" w:author="Asad Shah" w:date="2025-01-13T01:34:00Z">
              <w:tcPr>
                <w:tcW w:w="847" w:type="dxa"/>
                <w:hideMark/>
              </w:tcPr>
            </w:tcPrChange>
          </w:tcPr>
          <w:p w14:paraId="2AA4EF03" w14:textId="77777777" w:rsidR="00136859" w:rsidRPr="00136859" w:rsidRDefault="00136859">
            <w:pPr>
              <w:rPr>
                <w:rFonts w:asciiTheme="majorBidi" w:hAnsiTheme="majorBidi" w:cstheme="majorBidi"/>
                <w:szCs w:val="24"/>
                <w:rPrChange w:id="5595" w:author="Asad Shah" w:date="2025-01-13T01:35:00Z">
                  <w:rPr/>
                </w:rPrChange>
              </w:rPr>
            </w:pPr>
            <w:r w:rsidRPr="00136859">
              <w:rPr>
                <w:rFonts w:asciiTheme="majorBidi" w:hAnsiTheme="majorBidi" w:cstheme="majorBidi"/>
                <w:szCs w:val="24"/>
                <w:rPrChange w:id="5596" w:author="Asad Shah" w:date="2025-01-13T01:35:00Z">
                  <w:rPr/>
                </w:rPrChange>
              </w:rPr>
              <w:t>Float</w:t>
            </w:r>
          </w:p>
        </w:tc>
        <w:tc>
          <w:tcPr>
            <w:tcW w:w="2070" w:type="dxa"/>
            <w:hideMark/>
            <w:tcPrChange w:id="5597" w:author="Asad Shah" w:date="2025-01-13T01:34:00Z">
              <w:tcPr>
                <w:tcW w:w="0" w:type="auto"/>
                <w:hideMark/>
              </w:tcPr>
            </w:tcPrChange>
          </w:tcPr>
          <w:p w14:paraId="1471FFA3" w14:textId="77777777" w:rsidR="00136859" w:rsidRPr="00136859" w:rsidRDefault="00136859">
            <w:pPr>
              <w:rPr>
                <w:rFonts w:asciiTheme="majorBidi" w:hAnsiTheme="majorBidi" w:cstheme="majorBidi"/>
                <w:szCs w:val="24"/>
                <w:rPrChange w:id="5598" w:author="Asad Shah" w:date="2025-01-13T01:35:00Z">
                  <w:rPr/>
                </w:rPrChange>
              </w:rPr>
            </w:pPr>
            <w:r w:rsidRPr="00136859">
              <w:rPr>
                <w:rFonts w:asciiTheme="majorBidi" w:hAnsiTheme="majorBidi" w:cstheme="majorBidi"/>
                <w:szCs w:val="24"/>
                <w:rPrChange w:id="5599" w:author="Asad Shah" w:date="2025-01-13T01:35:00Z">
                  <w:rPr/>
                </w:rPrChange>
              </w:rPr>
              <w:t>Calculated aggregate based on user-provided marks and predefined formulas.</w:t>
            </w:r>
          </w:p>
        </w:tc>
        <w:tc>
          <w:tcPr>
            <w:tcW w:w="2256" w:type="dxa"/>
            <w:hideMark/>
            <w:tcPrChange w:id="5600" w:author="Asad Shah" w:date="2025-01-13T01:34:00Z">
              <w:tcPr>
                <w:tcW w:w="1631" w:type="dxa"/>
                <w:hideMark/>
              </w:tcPr>
            </w:tcPrChange>
          </w:tcPr>
          <w:p w14:paraId="75080DDD" w14:textId="77777777" w:rsidR="00136859" w:rsidRPr="00136859" w:rsidRDefault="00136859">
            <w:pPr>
              <w:rPr>
                <w:rFonts w:asciiTheme="majorBidi" w:hAnsiTheme="majorBidi" w:cstheme="majorBidi"/>
                <w:szCs w:val="24"/>
                <w:rPrChange w:id="5601" w:author="Asad Shah" w:date="2025-01-13T01:35:00Z">
                  <w:rPr/>
                </w:rPrChange>
              </w:rPr>
            </w:pPr>
            <w:r w:rsidRPr="00136859">
              <w:rPr>
                <w:rFonts w:asciiTheme="majorBidi" w:hAnsiTheme="majorBidi" w:cstheme="majorBidi"/>
                <w:szCs w:val="24"/>
                <w:rPrChange w:id="5602" w:author="Asad Shah" w:date="2025-01-13T01:35:00Z">
                  <w:rPr/>
                </w:rPrChange>
              </w:rPr>
              <w:t>Calculate, display to user.</w:t>
            </w:r>
          </w:p>
        </w:tc>
        <w:tc>
          <w:tcPr>
            <w:tcW w:w="1983" w:type="dxa"/>
            <w:hideMark/>
            <w:tcPrChange w:id="5603" w:author="Asad Shah" w:date="2025-01-13T01:34:00Z">
              <w:tcPr>
                <w:tcW w:w="1708" w:type="dxa"/>
                <w:hideMark/>
              </w:tcPr>
            </w:tcPrChange>
          </w:tcPr>
          <w:p w14:paraId="5108C401" w14:textId="77777777" w:rsidR="00136859" w:rsidRPr="00136859" w:rsidRDefault="00136859">
            <w:pPr>
              <w:rPr>
                <w:rFonts w:asciiTheme="majorBidi" w:hAnsiTheme="majorBidi" w:cstheme="majorBidi"/>
                <w:szCs w:val="24"/>
                <w:rPrChange w:id="5604" w:author="Asad Shah" w:date="2025-01-13T01:35:00Z">
                  <w:rPr/>
                </w:rPrChange>
              </w:rPr>
            </w:pPr>
            <w:r w:rsidRPr="00136859">
              <w:rPr>
                <w:rFonts w:asciiTheme="majorBidi" w:hAnsiTheme="majorBidi" w:cstheme="majorBidi"/>
                <w:szCs w:val="24"/>
                <w:rPrChange w:id="5605" w:author="Asad Shah" w:date="2025-01-13T01:35:00Z">
                  <w:rPr/>
                </w:rPrChange>
              </w:rPr>
              <w:t>Aggregate calculation.</w:t>
            </w:r>
          </w:p>
        </w:tc>
      </w:tr>
      <w:tr w:rsidR="00136859" w:rsidRPr="00136859" w14:paraId="74970B86" w14:textId="77777777" w:rsidTr="00136859">
        <w:tc>
          <w:tcPr>
            <w:tcW w:w="2335" w:type="dxa"/>
            <w:hideMark/>
            <w:tcPrChange w:id="5606" w:author="Asad Shah" w:date="2025-01-13T01:34:00Z">
              <w:tcPr>
                <w:tcW w:w="2468" w:type="dxa"/>
                <w:hideMark/>
              </w:tcPr>
            </w:tcPrChange>
          </w:tcPr>
          <w:p w14:paraId="349F5B51" w14:textId="77777777" w:rsidR="00136859" w:rsidRPr="00136859" w:rsidRDefault="00136859">
            <w:pPr>
              <w:rPr>
                <w:rFonts w:asciiTheme="majorBidi" w:hAnsiTheme="majorBidi" w:cstheme="majorBidi"/>
                <w:szCs w:val="24"/>
                <w:rPrChange w:id="5607" w:author="Asad Shah" w:date="2025-01-13T01:35:00Z">
                  <w:rPr/>
                </w:rPrChange>
              </w:rPr>
            </w:pPr>
            <w:proofErr w:type="spellStart"/>
            <w:r w:rsidRPr="00136859">
              <w:rPr>
                <w:rStyle w:val="Strong"/>
                <w:rFonts w:asciiTheme="majorBidi" w:hAnsiTheme="majorBidi" w:cstheme="majorBidi"/>
                <w:b w:val="0"/>
                <w:bCs w:val="0"/>
                <w:szCs w:val="24"/>
                <w:rPrChange w:id="5608" w:author="Asad Shah" w:date="2025-01-13T01:35:00Z">
                  <w:rPr>
                    <w:rStyle w:val="Strong"/>
                  </w:rPr>
                </w:rPrChange>
              </w:rPr>
              <w:t>universityName</w:t>
            </w:r>
            <w:proofErr w:type="spellEnd"/>
          </w:p>
        </w:tc>
        <w:tc>
          <w:tcPr>
            <w:tcW w:w="990" w:type="dxa"/>
            <w:hideMark/>
            <w:tcPrChange w:id="5609" w:author="Asad Shah" w:date="2025-01-13T01:34:00Z">
              <w:tcPr>
                <w:tcW w:w="847" w:type="dxa"/>
                <w:hideMark/>
              </w:tcPr>
            </w:tcPrChange>
          </w:tcPr>
          <w:p w14:paraId="607F0E36" w14:textId="77777777" w:rsidR="00136859" w:rsidRPr="00136859" w:rsidRDefault="00136859">
            <w:pPr>
              <w:rPr>
                <w:rFonts w:asciiTheme="majorBidi" w:hAnsiTheme="majorBidi" w:cstheme="majorBidi"/>
                <w:szCs w:val="24"/>
                <w:rPrChange w:id="5610" w:author="Asad Shah" w:date="2025-01-13T01:35:00Z">
                  <w:rPr/>
                </w:rPrChange>
              </w:rPr>
            </w:pPr>
            <w:r w:rsidRPr="00136859">
              <w:rPr>
                <w:rFonts w:asciiTheme="majorBidi" w:hAnsiTheme="majorBidi" w:cstheme="majorBidi"/>
                <w:szCs w:val="24"/>
                <w:rPrChange w:id="5611" w:author="Asad Shah" w:date="2025-01-13T01:35:00Z">
                  <w:rPr/>
                </w:rPrChange>
              </w:rPr>
              <w:t>String</w:t>
            </w:r>
          </w:p>
        </w:tc>
        <w:tc>
          <w:tcPr>
            <w:tcW w:w="2070" w:type="dxa"/>
            <w:hideMark/>
            <w:tcPrChange w:id="5612" w:author="Asad Shah" w:date="2025-01-13T01:34:00Z">
              <w:tcPr>
                <w:tcW w:w="0" w:type="auto"/>
                <w:hideMark/>
              </w:tcPr>
            </w:tcPrChange>
          </w:tcPr>
          <w:p w14:paraId="05511B04" w14:textId="77777777" w:rsidR="00136859" w:rsidRPr="00136859" w:rsidRDefault="00136859">
            <w:pPr>
              <w:rPr>
                <w:rFonts w:asciiTheme="majorBidi" w:hAnsiTheme="majorBidi" w:cstheme="majorBidi"/>
                <w:szCs w:val="24"/>
                <w:rPrChange w:id="5613" w:author="Asad Shah" w:date="2025-01-13T01:35:00Z">
                  <w:rPr/>
                </w:rPrChange>
              </w:rPr>
            </w:pPr>
            <w:r w:rsidRPr="00136859">
              <w:rPr>
                <w:rFonts w:asciiTheme="majorBidi" w:hAnsiTheme="majorBidi" w:cstheme="majorBidi"/>
                <w:szCs w:val="24"/>
                <w:rPrChange w:id="5614" w:author="Asad Shah" w:date="2025-01-13T01:35:00Z">
                  <w:rPr/>
                </w:rPrChange>
              </w:rPr>
              <w:t>Name of a university in the system database.</w:t>
            </w:r>
          </w:p>
        </w:tc>
        <w:tc>
          <w:tcPr>
            <w:tcW w:w="2256" w:type="dxa"/>
            <w:hideMark/>
            <w:tcPrChange w:id="5615" w:author="Asad Shah" w:date="2025-01-13T01:34:00Z">
              <w:tcPr>
                <w:tcW w:w="1631" w:type="dxa"/>
                <w:hideMark/>
              </w:tcPr>
            </w:tcPrChange>
          </w:tcPr>
          <w:p w14:paraId="1C09BE34" w14:textId="77777777" w:rsidR="00136859" w:rsidRPr="00136859" w:rsidRDefault="00136859">
            <w:pPr>
              <w:rPr>
                <w:rFonts w:asciiTheme="majorBidi" w:hAnsiTheme="majorBidi" w:cstheme="majorBidi"/>
                <w:szCs w:val="24"/>
                <w:rPrChange w:id="5616" w:author="Asad Shah" w:date="2025-01-13T01:35:00Z">
                  <w:rPr/>
                </w:rPrChange>
              </w:rPr>
            </w:pPr>
            <w:r w:rsidRPr="00136859">
              <w:rPr>
                <w:rFonts w:asciiTheme="majorBidi" w:hAnsiTheme="majorBidi" w:cstheme="majorBidi"/>
                <w:szCs w:val="24"/>
                <w:rPrChange w:id="5617" w:author="Asad Shah" w:date="2025-01-13T01:35:00Z">
                  <w:rPr/>
                </w:rPrChange>
              </w:rPr>
              <w:t>Stored, updated, or retrieved from the database.</w:t>
            </w:r>
          </w:p>
        </w:tc>
        <w:tc>
          <w:tcPr>
            <w:tcW w:w="1983" w:type="dxa"/>
            <w:hideMark/>
            <w:tcPrChange w:id="5618" w:author="Asad Shah" w:date="2025-01-13T01:34:00Z">
              <w:tcPr>
                <w:tcW w:w="1708" w:type="dxa"/>
                <w:hideMark/>
              </w:tcPr>
            </w:tcPrChange>
          </w:tcPr>
          <w:p w14:paraId="3CD28DCF" w14:textId="77777777" w:rsidR="00136859" w:rsidRPr="00136859" w:rsidRDefault="00136859">
            <w:pPr>
              <w:rPr>
                <w:rFonts w:asciiTheme="majorBidi" w:hAnsiTheme="majorBidi" w:cstheme="majorBidi"/>
                <w:szCs w:val="24"/>
                <w:rPrChange w:id="5619" w:author="Asad Shah" w:date="2025-01-13T01:35:00Z">
                  <w:rPr/>
                </w:rPrChange>
              </w:rPr>
            </w:pPr>
            <w:r w:rsidRPr="00136859">
              <w:rPr>
                <w:rFonts w:asciiTheme="majorBidi" w:hAnsiTheme="majorBidi" w:cstheme="majorBidi"/>
                <w:szCs w:val="24"/>
                <w:rPrChange w:id="5620" w:author="Asad Shah" w:date="2025-01-13T01:35:00Z">
                  <w:rPr/>
                </w:rPrChange>
              </w:rPr>
              <w:t>University recommendations.</w:t>
            </w:r>
          </w:p>
        </w:tc>
      </w:tr>
      <w:tr w:rsidR="00136859" w:rsidRPr="00136859" w14:paraId="7AECB10C" w14:textId="77777777" w:rsidTr="00136859">
        <w:tc>
          <w:tcPr>
            <w:tcW w:w="2335" w:type="dxa"/>
            <w:hideMark/>
            <w:tcPrChange w:id="5621" w:author="Asad Shah" w:date="2025-01-13T01:34:00Z">
              <w:tcPr>
                <w:tcW w:w="2468" w:type="dxa"/>
                <w:hideMark/>
              </w:tcPr>
            </w:tcPrChange>
          </w:tcPr>
          <w:p w14:paraId="61A1FEE6" w14:textId="77777777" w:rsidR="00136859" w:rsidRPr="00136859" w:rsidRDefault="00136859">
            <w:pPr>
              <w:rPr>
                <w:rFonts w:asciiTheme="majorBidi" w:hAnsiTheme="majorBidi" w:cstheme="majorBidi"/>
                <w:szCs w:val="24"/>
                <w:rPrChange w:id="5622" w:author="Asad Shah" w:date="2025-01-13T01:35:00Z">
                  <w:rPr/>
                </w:rPrChange>
              </w:rPr>
            </w:pPr>
            <w:proofErr w:type="spellStart"/>
            <w:r w:rsidRPr="00136859">
              <w:rPr>
                <w:rStyle w:val="Strong"/>
                <w:rFonts w:asciiTheme="majorBidi" w:hAnsiTheme="majorBidi" w:cstheme="majorBidi"/>
                <w:b w:val="0"/>
                <w:bCs w:val="0"/>
                <w:szCs w:val="24"/>
                <w:rPrChange w:id="5623" w:author="Asad Shah" w:date="2025-01-13T01:35:00Z">
                  <w:rPr>
                    <w:rStyle w:val="Strong"/>
                  </w:rPr>
                </w:rPrChange>
              </w:rPr>
              <w:t>admissionCriteria</w:t>
            </w:r>
            <w:proofErr w:type="spellEnd"/>
          </w:p>
        </w:tc>
        <w:tc>
          <w:tcPr>
            <w:tcW w:w="990" w:type="dxa"/>
            <w:hideMark/>
            <w:tcPrChange w:id="5624" w:author="Asad Shah" w:date="2025-01-13T01:34:00Z">
              <w:tcPr>
                <w:tcW w:w="847" w:type="dxa"/>
                <w:hideMark/>
              </w:tcPr>
            </w:tcPrChange>
          </w:tcPr>
          <w:p w14:paraId="1EBCBB10" w14:textId="77777777" w:rsidR="00136859" w:rsidRPr="00136859" w:rsidRDefault="00136859">
            <w:pPr>
              <w:rPr>
                <w:rFonts w:asciiTheme="majorBidi" w:hAnsiTheme="majorBidi" w:cstheme="majorBidi"/>
                <w:szCs w:val="24"/>
                <w:rPrChange w:id="5625" w:author="Asad Shah" w:date="2025-01-13T01:35:00Z">
                  <w:rPr/>
                </w:rPrChange>
              </w:rPr>
            </w:pPr>
            <w:r w:rsidRPr="00136859">
              <w:rPr>
                <w:rFonts w:asciiTheme="majorBidi" w:hAnsiTheme="majorBidi" w:cstheme="majorBidi"/>
                <w:szCs w:val="24"/>
                <w:rPrChange w:id="5626" w:author="Asad Shah" w:date="2025-01-13T01:35:00Z">
                  <w:rPr/>
                </w:rPrChange>
              </w:rPr>
              <w:t>String</w:t>
            </w:r>
          </w:p>
        </w:tc>
        <w:tc>
          <w:tcPr>
            <w:tcW w:w="2070" w:type="dxa"/>
            <w:hideMark/>
            <w:tcPrChange w:id="5627" w:author="Asad Shah" w:date="2025-01-13T01:34:00Z">
              <w:tcPr>
                <w:tcW w:w="0" w:type="auto"/>
                <w:hideMark/>
              </w:tcPr>
            </w:tcPrChange>
          </w:tcPr>
          <w:p w14:paraId="496111CE" w14:textId="77777777" w:rsidR="00136859" w:rsidRPr="00136859" w:rsidRDefault="00136859">
            <w:pPr>
              <w:rPr>
                <w:rFonts w:asciiTheme="majorBidi" w:hAnsiTheme="majorBidi" w:cstheme="majorBidi"/>
                <w:szCs w:val="24"/>
                <w:rPrChange w:id="5628" w:author="Asad Shah" w:date="2025-01-13T01:35:00Z">
                  <w:rPr/>
                </w:rPrChange>
              </w:rPr>
            </w:pPr>
            <w:r w:rsidRPr="00136859">
              <w:rPr>
                <w:rFonts w:asciiTheme="majorBidi" w:hAnsiTheme="majorBidi" w:cstheme="majorBidi"/>
                <w:szCs w:val="24"/>
                <w:rPrChange w:id="5629" w:author="Asad Shah" w:date="2025-01-13T01:35:00Z">
                  <w:rPr/>
                </w:rPrChange>
              </w:rPr>
              <w:t>Admission requirements for a specific university.</w:t>
            </w:r>
          </w:p>
        </w:tc>
        <w:tc>
          <w:tcPr>
            <w:tcW w:w="2256" w:type="dxa"/>
            <w:hideMark/>
            <w:tcPrChange w:id="5630" w:author="Asad Shah" w:date="2025-01-13T01:34:00Z">
              <w:tcPr>
                <w:tcW w:w="1631" w:type="dxa"/>
                <w:hideMark/>
              </w:tcPr>
            </w:tcPrChange>
          </w:tcPr>
          <w:p w14:paraId="6C473916" w14:textId="77777777" w:rsidR="00136859" w:rsidRPr="00136859" w:rsidRDefault="00136859">
            <w:pPr>
              <w:rPr>
                <w:rFonts w:asciiTheme="majorBidi" w:hAnsiTheme="majorBidi" w:cstheme="majorBidi"/>
                <w:szCs w:val="24"/>
                <w:rPrChange w:id="5631" w:author="Asad Shah" w:date="2025-01-13T01:35:00Z">
                  <w:rPr/>
                </w:rPrChange>
              </w:rPr>
            </w:pPr>
            <w:r w:rsidRPr="00136859">
              <w:rPr>
                <w:rFonts w:asciiTheme="majorBidi" w:hAnsiTheme="majorBidi" w:cstheme="majorBidi"/>
                <w:szCs w:val="24"/>
                <w:rPrChange w:id="5632" w:author="Asad Shah" w:date="2025-01-13T01:35:00Z">
                  <w:rPr/>
                </w:rPrChange>
              </w:rPr>
              <w:t>Retrieved from the database and displayed to the user.</w:t>
            </w:r>
          </w:p>
        </w:tc>
        <w:tc>
          <w:tcPr>
            <w:tcW w:w="1983" w:type="dxa"/>
            <w:hideMark/>
            <w:tcPrChange w:id="5633" w:author="Asad Shah" w:date="2025-01-13T01:34:00Z">
              <w:tcPr>
                <w:tcW w:w="1708" w:type="dxa"/>
                <w:hideMark/>
              </w:tcPr>
            </w:tcPrChange>
          </w:tcPr>
          <w:p w14:paraId="0365FECD" w14:textId="77777777" w:rsidR="00136859" w:rsidRPr="00136859" w:rsidRDefault="00136859">
            <w:pPr>
              <w:rPr>
                <w:rFonts w:asciiTheme="majorBidi" w:hAnsiTheme="majorBidi" w:cstheme="majorBidi"/>
                <w:szCs w:val="24"/>
                <w:rPrChange w:id="5634" w:author="Asad Shah" w:date="2025-01-13T01:35:00Z">
                  <w:rPr/>
                </w:rPrChange>
              </w:rPr>
            </w:pPr>
            <w:r w:rsidRPr="00136859">
              <w:rPr>
                <w:rFonts w:asciiTheme="majorBidi" w:hAnsiTheme="majorBidi" w:cstheme="majorBidi"/>
                <w:szCs w:val="24"/>
                <w:rPrChange w:id="5635" w:author="Asad Shah" w:date="2025-01-13T01:35:00Z">
                  <w:rPr/>
                </w:rPrChange>
              </w:rPr>
              <w:t>University recommendations.</w:t>
            </w:r>
          </w:p>
        </w:tc>
      </w:tr>
      <w:tr w:rsidR="00136859" w:rsidRPr="00136859" w14:paraId="716DCE7A" w14:textId="77777777" w:rsidTr="00136859">
        <w:tc>
          <w:tcPr>
            <w:tcW w:w="2335" w:type="dxa"/>
            <w:hideMark/>
            <w:tcPrChange w:id="5636" w:author="Asad Shah" w:date="2025-01-13T01:34:00Z">
              <w:tcPr>
                <w:tcW w:w="2468" w:type="dxa"/>
                <w:hideMark/>
              </w:tcPr>
            </w:tcPrChange>
          </w:tcPr>
          <w:p w14:paraId="65510A80" w14:textId="77777777" w:rsidR="00136859" w:rsidRPr="00136859" w:rsidRDefault="00136859">
            <w:pPr>
              <w:rPr>
                <w:rFonts w:asciiTheme="majorBidi" w:hAnsiTheme="majorBidi" w:cstheme="majorBidi"/>
                <w:szCs w:val="24"/>
                <w:rPrChange w:id="5637" w:author="Asad Shah" w:date="2025-01-13T01:35:00Z">
                  <w:rPr/>
                </w:rPrChange>
              </w:rPr>
            </w:pPr>
            <w:proofErr w:type="spellStart"/>
            <w:r w:rsidRPr="00136859">
              <w:rPr>
                <w:rStyle w:val="Strong"/>
                <w:rFonts w:asciiTheme="majorBidi" w:hAnsiTheme="majorBidi" w:cstheme="majorBidi"/>
                <w:b w:val="0"/>
                <w:bCs w:val="0"/>
                <w:szCs w:val="24"/>
                <w:rPrChange w:id="5638" w:author="Asad Shah" w:date="2025-01-13T01:35:00Z">
                  <w:rPr>
                    <w:rStyle w:val="Strong"/>
                  </w:rPr>
                </w:rPrChange>
              </w:rPr>
              <w:t>admissionDeadline</w:t>
            </w:r>
            <w:proofErr w:type="spellEnd"/>
          </w:p>
        </w:tc>
        <w:tc>
          <w:tcPr>
            <w:tcW w:w="990" w:type="dxa"/>
            <w:hideMark/>
            <w:tcPrChange w:id="5639" w:author="Asad Shah" w:date="2025-01-13T01:34:00Z">
              <w:tcPr>
                <w:tcW w:w="847" w:type="dxa"/>
                <w:hideMark/>
              </w:tcPr>
            </w:tcPrChange>
          </w:tcPr>
          <w:p w14:paraId="710CB520" w14:textId="77777777" w:rsidR="00136859" w:rsidRPr="00136859" w:rsidRDefault="00136859">
            <w:pPr>
              <w:rPr>
                <w:rFonts w:asciiTheme="majorBidi" w:hAnsiTheme="majorBidi" w:cstheme="majorBidi"/>
                <w:szCs w:val="24"/>
                <w:rPrChange w:id="5640" w:author="Asad Shah" w:date="2025-01-13T01:35:00Z">
                  <w:rPr/>
                </w:rPrChange>
              </w:rPr>
            </w:pPr>
            <w:r w:rsidRPr="00136859">
              <w:rPr>
                <w:rFonts w:asciiTheme="majorBidi" w:hAnsiTheme="majorBidi" w:cstheme="majorBidi"/>
                <w:szCs w:val="24"/>
                <w:rPrChange w:id="5641" w:author="Asad Shah" w:date="2025-01-13T01:35:00Z">
                  <w:rPr/>
                </w:rPrChange>
              </w:rPr>
              <w:t>Date</w:t>
            </w:r>
          </w:p>
        </w:tc>
        <w:tc>
          <w:tcPr>
            <w:tcW w:w="2070" w:type="dxa"/>
            <w:hideMark/>
            <w:tcPrChange w:id="5642" w:author="Asad Shah" w:date="2025-01-13T01:34:00Z">
              <w:tcPr>
                <w:tcW w:w="0" w:type="auto"/>
                <w:hideMark/>
              </w:tcPr>
            </w:tcPrChange>
          </w:tcPr>
          <w:p w14:paraId="0F8D8AA8" w14:textId="77777777" w:rsidR="00136859" w:rsidRPr="00136859" w:rsidRDefault="00136859">
            <w:pPr>
              <w:rPr>
                <w:rFonts w:asciiTheme="majorBidi" w:hAnsiTheme="majorBidi" w:cstheme="majorBidi"/>
                <w:szCs w:val="24"/>
                <w:rPrChange w:id="5643" w:author="Asad Shah" w:date="2025-01-13T01:35:00Z">
                  <w:rPr/>
                </w:rPrChange>
              </w:rPr>
            </w:pPr>
            <w:r w:rsidRPr="00136859">
              <w:rPr>
                <w:rFonts w:asciiTheme="majorBidi" w:hAnsiTheme="majorBidi" w:cstheme="majorBidi"/>
                <w:szCs w:val="24"/>
                <w:rPrChange w:id="5644" w:author="Asad Shah" w:date="2025-01-13T01:35:00Z">
                  <w:rPr/>
                </w:rPrChange>
              </w:rPr>
              <w:t>Application deadline for a university.</w:t>
            </w:r>
          </w:p>
        </w:tc>
        <w:tc>
          <w:tcPr>
            <w:tcW w:w="2256" w:type="dxa"/>
            <w:hideMark/>
            <w:tcPrChange w:id="5645" w:author="Asad Shah" w:date="2025-01-13T01:34:00Z">
              <w:tcPr>
                <w:tcW w:w="1631" w:type="dxa"/>
                <w:hideMark/>
              </w:tcPr>
            </w:tcPrChange>
          </w:tcPr>
          <w:p w14:paraId="4528643D" w14:textId="77777777" w:rsidR="00136859" w:rsidRPr="00136859" w:rsidRDefault="00136859">
            <w:pPr>
              <w:rPr>
                <w:rFonts w:asciiTheme="majorBidi" w:hAnsiTheme="majorBidi" w:cstheme="majorBidi"/>
                <w:szCs w:val="24"/>
                <w:rPrChange w:id="5646" w:author="Asad Shah" w:date="2025-01-13T01:35:00Z">
                  <w:rPr/>
                </w:rPrChange>
              </w:rPr>
            </w:pPr>
            <w:r w:rsidRPr="00136859">
              <w:rPr>
                <w:rFonts w:asciiTheme="majorBidi" w:hAnsiTheme="majorBidi" w:cstheme="majorBidi"/>
                <w:szCs w:val="24"/>
                <w:rPrChange w:id="5647" w:author="Asad Shah" w:date="2025-01-13T01:35:00Z">
                  <w:rPr/>
                </w:rPrChange>
              </w:rPr>
              <w:t>Stored and retrieved for notifications.</w:t>
            </w:r>
          </w:p>
        </w:tc>
        <w:tc>
          <w:tcPr>
            <w:tcW w:w="1983" w:type="dxa"/>
            <w:hideMark/>
            <w:tcPrChange w:id="5648" w:author="Asad Shah" w:date="2025-01-13T01:34:00Z">
              <w:tcPr>
                <w:tcW w:w="1708" w:type="dxa"/>
                <w:hideMark/>
              </w:tcPr>
            </w:tcPrChange>
          </w:tcPr>
          <w:p w14:paraId="399A59A5" w14:textId="77777777" w:rsidR="00136859" w:rsidRPr="00136859" w:rsidRDefault="00136859">
            <w:pPr>
              <w:rPr>
                <w:rFonts w:asciiTheme="majorBidi" w:hAnsiTheme="majorBidi" w:cstheme="majorBidi"/>
                <w:szCs w:val="24"/>
                <w:rPrChange w:id="5649" w:author="Asad Shah" w:date="2025-01-13T01:35:00Z">
                  <w:rPr/>
                </w:rPrChange>
              </w:rPr>
            </w:pPr>
            <w:r w:rsidRPr="00136859">
              <w:rPr>
                <w:rFonts w:asciiTheme="majorBidi" w:hAnsiTheme="majorBidi" w:cstheme="majorBidi"/>
                <w:szCs w:val="24"/>
                <w:rPrChange w:id="5650" w:author="Asad Shah" w:date="2025-01-13T01:35:00Z">
                  <w:rPr/>
                </w:rPrChange>
              </w:rPr>
              <w:t>Notifications and recommendations.</w:t>
            </w:r>
          </w:p>
        </w:tc>
      </w:tr>
      <w:tr w:rsidR="00136859" w:rsidRPr="00136859" w14:paraId="634AC91D" w14:textId="77777777" w:rsidTr="00136859">
        <w:tc>
          <w:tcPr>
            <w:tcW w:w="2335" w:type="dxa"/>
            <w:hideMark/>
            <w:tcPrChange w:id="5651" w:author="Asad Shah" w:date="2025-01-13T01:34:00Z">
              <w:tcPr>
                <w:tcW w:w="2468" w:type="dxa"/>
                <w:hideMark/>
              </w:tcPr>
            </w:tcPrChange>
          </w:tcPr>
          <w:p w14:paraId="1C971FB9" w14:textId="77777777" w:rsidR="00136859" w:rsidRPr="00136859" w:rsidRDefault="00136859">
            <w:pPr>
              <w:rPr>
                <w:rFonts w:asciiTheme="majorBidi" w:hAnsiTheme="majorBidi" w:cstheme="majorBidi"/>
                <w:szCs w:val="24"/>
                <w:rPrChange w:id="5652" w:author="Asad Shah" w:date="2025-01-13T01:35:00Z">
                  <w:rPr/>
                </w:rPrChange>
              </w:rPr>
            </w:pPr>
            <w:proofErr w:type="spellStart"/>
            <w:r w:rsidRPr="00136859">
              <w:rPr>
                <w:rStyle w:val="Strong"/>
                <w:rFonts w:asciiTheme="majorBidi" w:hAnsiTheme="majorBidi" w:cstheme="majorBidi"/>
                <w:b w:val="0"/>
                <w:bCs w:val="0"/>
                <w:szCs w:val="24"/>
                <w:rPrChange w:id="5653" w:author="Asad Shah" w:date="2025-01-13T01:35:00Z">
                  <w:rPr>
                    <w:rStyle w:val="Strong"/>
                  </w:rPr>
                </w:rPrChange>
              </w:rPr>
              <w:t>trendsData</w:t>
            </w:r>
            <w:proofErr w:type="spellEnd"/>
          </w:p>
        </w:tc>
        <w:tc>
          <w:tcPr>
            <w:tcW w:w="990" w:type="dxa"/>
            <w:hideMark/>
            <w:tcPrChange w:id="5654" w:author="Asad Shah" w:date="2025-01-13T01:34:00Z">
              <w:tcPr>
                <w:tcW w:w="847" w:type="dxa"/>
                <w:hideMark/>
              </w:tcPr>
            </w:tcPrChange>
          </w:tcPr>
          <w:p w14:paraId="6CA8CA5B" w14:textId="77777777" w:rsidR="00136859" w:rsidRPr="00136859" w:rsidRDefault="00136859">
            <w:pPr>
              <w:rPr>
                <w:rFonts w:asciiTheme="majorBidi" w:hAnsiTheme="majorBidi" w:cstheme="majorBidi"/>
                <w:szCs w:val="24"/>
                <w:rPrChange w:id="5655" w:author="Asad Shah" w:date="2025-01-13T01:35:00Z">
                  <w:rPr/>
                </w:rPrChange>
              </w:rPr>
            </w:pPr>
            <w:r w:rsidRPr="00136859">
              <w:rPr>
                <w:rFonts w:asciiTheme="majorBidi" w:hAnsiTheme="majorBidi" w:cstheme="majorBidi"/>
                <w:szCs w:val="24"/>
                <w:rPrChange w:id="5656" w:author="Asad Shah" w:date="2025-01-13T01:35:00Z">
                  <w:rPr/>
                </w:rPrChange>
              </w:rPr>
              <w:t>Dataset</w:t>
            </w:r>
          </w:p>
        </w:tc>
        <w:tc>
          <w:tcPr>
            <w:tcW w:w="2070" w:type="dxa"/>
            <w:hideMark/>
            <w:tcPrChange w:id="5657" w:author="Asad Shah" w:date="2025-01-13T01:34:00Z">
              <w:tcPr>
                <w:tcW w:w="0" w:type="auto"/>
                <w:hideMark/>
              </w:tcPr>
            </w:tcPrChange>
          </w:tcPr>
          <w:p w14:paraId="2267F035" w14:textId="77777777" w:rsidR="00136859" w:rsidRPr="00136859" w:rsidRDefault="00136859">
            <w:pPr>
              <w:rPr>
                <w:rFonts w:asciiTheme="majorBidi" w:hAnsiTheme="majorBidi" w:cstheme="majorBidi"/>
                <w:szCs w:val="24"/>
                <w:rPrChange w:id="5658" w:author="Asad Shah" w:date="2025-01-13T01:35:00Z">
                  <w:rPr/>
                </w:rPrChange>
              </w:rPr>
            </w:pPr>
            <w:r w:rsidRPr="00136859">
              <w:rPr>
                <w:rFonts w:asciiTheme="majorBidi" w:hAnsiTheme="majorBidi" w:cstheme="majorBidi"/>
                <w:szCs w:val="24"/>
                <w:rPrChange w:id="5659" w:author="Asad Shah" w:date="2025-01-13T01:35:00Z">
                  <w:rPr/>
                </w:rPrChange>
              </w:rPr>
              <w:t>Historical data on field growth trends.</w:t>
            </w:r>
          </w:p>
        </w:tc>
        <w:tc>
          <w:tcPr>
            <w:tcW w:w="2256" w:type="dxa"/>
            <w:hideMark/>
            <w:tcPrChange w:id="5660" w:author="Asad Shah" w:date="2025-01-13T01:34:00Z">
              <w:tcPr>
                <w:tcW w:w="1631" w:type="dxa"/>
                <w:hideMark/>
              </w:tcPr>
            </w:tcPrChange>
          </w:tcPr>
          <w:p w14:paraId="561BA9F1" w14:textId="77777777" w:rsidR="00136859" w:rsidRPr="00136859" w:rsidRDefault="00136859">
            <w:pPr>
              <w:rPr>
                <w:rFonts w:asciiTheme="majorBidi" w:hAnsiTheme="majorBidi" w:cstheme="majorBidi"/>
                <w:szCs w:val="24"/>
                <w:rPrChange w:id="5661" w:author="Asad Shah" w:date="2025-01-13T01:35:00Z">
                  <w:rPr/>
                </w:rPrChange>
              </w:rPr>
            </w:pPr>
            <w:r w:rsidRPr="00136859">
              <w:rPr>
                <w:rFonts w:asciiTheme="majorBidi" w:hAnsiTheme="majorBidi" w:cstheme="majorBidi"/>
                <w:szCs w:val="24"/>
                <w:rPrChange w:id="5662" w:author="Asad Shah" w:date="2025-01-13T01:35:00Z">
                  <w:rPr/>
                </w:rPrChange>
              </w:rPr>
              <w:t>Processed and visualized in the dashboard.</w:t>
            </w:r>
          </w:p>
        </w:tc>
        <w:tc>
          <w:tcPr>
            <w:tcW w:w="1983" w:type="dxa"/>
            <w:hideMark/>
            <w:tcPrChange w:id="5663" w:author="Asad Shah" w:date="2025-01-13T01:34:00Z">
              <w:tcPr>
                <w:tcW w:w="1708" w:type="dxa"/>
                <w:hideMark/>
              </w:tcPr>
            </w:tcPrChange>
          </w:tcPr>
          <w:p w14:paraId="7E5378B6" w14:textId="77777777" w:rsidR="00136859" w:rsidRPr="00136859" w:rsidRDefault="00136859">
            <w:pPr>
              <w:rPr>
                <w:rFonts w:asciiTheme="majorBidi" w:hAnsiTheme="majorBidi" w:cstheme="majorBidi"/>
                <w:szCs w:val="24"/>
                <w:rPrChange w:id="5664" w:author="Asad Shah" w:date="2025-01-13T01:35:00Z">
                  <w:rPr/>
                </w:rPrChange>
              </w:rPr>
            </w:pPr>
            <w:r w:rsidRPr="00136859">
              <w:rPr>
                <w:rFonts w:asciiTheme="majorBidi" w:hAnsiTheme="majorBidi" w:cstheme="majorBidi"/>
                <w:szCs w:val="24"/>
                <w:rPrChange w:id="5665" w:author="Asad Shah" w:date="2025-01-13T01:35:00Z">
                  <w:rPr/>
                </w:rPrChange>
              </w:rPr>
              <w:t>Trend analysis, field comparison.</w:t>
            </w:r>
          </w:p>
        </w:tc>
      </w:tr>
      <w:tr w:rsidR="00136859" w:rsidRPr="00136859" w14:paraId="6A5B8EE4" w14:textId="77777777" w:rsidTr="00136859">
        <w:tc>
          <w:tcPr>
            <w:tcW w:w="2335" w:type="dxa"/>
            <w:hideMark/>
            <w:tcPrChange w:id="5666" w:author="Asad Shah" w:date="2025-01-13T01:34:00Z">
              <w:tcPr>
                <w:tcW w:w="2468" w:type="dxa"/>
                <w:hideMark/>
              </w:tcPr>
            </w:tcPrChange>
          </w:tcPr>
          <w:p w14:paraId="4712460F" w14:textId="77777777" w:rsidR="00136859" w:rsidRPr="00136859" w:rsidRDefault="00136859">
            <w:pPr>
              <w:rPr>
                <w:rFonts w:asciiTheme="majorBidi" w:hAnsiTheme="majorBidi" w:cstheme="majorBidi"/>
                <w:szCs w:val="24"/>
                <w:rPrChange w:id="5667" w:author="Asad Shah" w:date="2025-01-13T01:35:00Z">
                  <w:rPr/>
                </w:rPrChange>
              </w:rPr>
            </w:pPr>
            <w:proofErr w:type="spellStart"/>
            <w:r w:rsidRPr="00136859">
              <w:rPr>
                <w:rStyle w:val="Strong"/>
                <w:rFonts w:asciiTheme="majorBidi" w:hAnsiTheme="majorBidi" w:cstheme="majorBidi"/>
                <w:b w:val="0"/>
                <w:bCs w:val="0"/>
                <w:szCs w:val="24"/>
                <w:rPrChange w:id="5668" w:author="Asad Shah" w:date="2025-01-13T01:35:00Z">
                  <w:rPr>
                    <w:rStyle w:val="Strong"/>
                  </w:rPr>
                </w:rPrChange>
              </w:rPr>
              <w:t>trendGraphType</w:t>
            </w:r>
            <w:proofErr w:type="spellEnd"/>
          </w:p>
        </w:tc>
        <w:tc>
          <w:tcPr>
            <w:tcW w:w="990" w:type="dxa"/>
            <w:hideMark/>
            <w:tcPrChange w:id="5669" w:author="Asad Shah" w:date="2025-01-13T01:34:00Z">
              <w:tcPr>
                <w:tcW w:w="847" w:type="dxa"/>
                <w:hideMark/>
              </w:tcPr>
            </w:tcPrChange>
          </w:tcPr>
          <w:p w14:paraId="23169633" w14:textId="77777777" w:rsidR="00136859" w:rsidRPr="00136859" w:rsidRDefault="00136859">
            <w:pPr>
              <w:rPr>
                <w:rFonts w:asciiTheme="majorBidi" w:hAnsiTheme="majorBidi" w:cstheme="majorBidi"/>
                <w:szCs w:val="24"/>
                <w:rPrChange w:id="5670" w:author="Asad Shah" w:date="2025-01-13T01:35:00Z">
                  <w:rPr/>
                </w:rPrChange>
              </w:rPr>
            </w:pPr>
            <w:r w:rsidRPr="00136859">
              <w:rPr>
                <w:rFonts w:asciiTheme="majorBidi" w:hAnsiTheme="majorBidi" w:cstheme="majorBidi"/>
                <w:szCs w:val="24"/>
                <w:rPrChange w:id="5671" w:author="Asad Shah" w:date="2025-01-13T01:35:00Z">
                  <w:rPr/>
                </w:rPrChange>
              </w:rPr>
              <w:t>String</w:t>
            </w:r>
          </w:p>
        </w:tc>
        <w:tc>
          <w:tcPr>
            <w:tcW w:w="2070" w:type="dxa"/>
            <w:hideMark/>
            <w:tcPrChange w:id="5672" w:author="Asad Shah" w:date="2025-01-13T01:34:00Z">
              <w:tcPr>
                <w:tcW w:w="0" w:type="auto"/>
                <w:hideMark/>
              </w:tcPr>
            </w:tcPrChange>
          </w:tcPr>
          <w:p w14:paraId="348CF9D2" w14:textId="77777777" w:rsidR="00136859" w:rsidRPr="00136859" w:rsidRDefault="00136859">
            <w:pPr>
              <w:rPr>
                <w:rFonts w:asciiTheme="majorBidi" w:hAnsiTheme="majorBidi" w:cstheme="majorBidi"/>
                <w:szCs w:val="24"/>
                <w:rPrChange w:id="5673" w:author="Asad Shah" w:date="2025-01-13T01:35:00Z">
                  <w:rPr/>
                </w:rPrChange>
              </w:rPr>
            </w:pPr>
            <w:r w:rsidRPr="00136859">
              <w:rPr>
                <w:rFonts w:asciiTheme="majorBidi" w:hAnsiTheme="majorBidi" w:cstheme="majorBidi"/>
                <w:szCs w:val="24"/>
                <w:rPrChange w:id="5674" w:author="Asad Shah" w:date="2025-01-13T01:35:00Z">
                  <w:rPr/>
                </w:rPrChange>
              </w:rPr>
              <w:t>Type of graph used for trend visualization.</w:t>
            </w:r>
          </w:p>
        </w:tc>
        <w:tc>
          <w:tcPr>
            <w:tcW w:w="2256" w:type="dxa"/>
            <w:hideMark/>
            <w:tcPrChange w:id="5675" w:author="Asad Shah" w:date="2025-01-13T01:34:00Z">
              <w:tcPr>
                <w:tcW w:w="1631" w:type="dxa"/>
                <w:hideMark/>
              </w:tcPr>
            </w:tcPrChange>
          </w:tcPr>
          <w:p w14:paraId="29A00866" w14:textId="77777777" w:rsidR="00136859" w:rsidRPr="00136859" w:rsidRDefault="00136859">
            <w:pPr>
              <w:rPr>
                <w:rFonts w:asciiTheme="majorBidi" w:hAnsiTheme="majorBidi" w:cstheme="majorBidi"/>
                <w:szCs w:val="24"/>
                <w:rPrChange w:id="5676" w:author="Asad Shah" w:date="2025-01-13T01:35:00Z">
                  <w:rPr/>
                </w:rPrChange>
              </w:rPr>
            </w:pPr>
            <w:r w:rsidRPr="00136859">
              <w:rPr>
                <w:rFonts w:asciiTheme="majorBidi" w:hAnsiTheme="majorBidi" w:cstheme="majorBidi"/>
                <w:szCs w:val="24"/>
                <w:rPrChange w:id="5677" w:author="Asad Shah" w:date="2025-01-13T01:35:00Z">
                  <w:rPr/>
                </w:rPrChange>
              </w:rPr>
              <w:t>User-selected or auto-generated for visualization.</w:t>
            </w:r>
          </w:p>
        </w:tc>
        <w:tc>
          <w:tcPr>
            <w:tcW w:w="1983" w:type="dxa"/>
            <w:hideMark/>
            <w:tcPrChange w:id="5678" w:author="Asad Shah" w:date="2025-01-13T01:34:00Z">
              <w:tcPr>
                <w:tcW w:w="1708" w:type="dxa"/>
                <w:hideMark/>
              </w:tcPr>
            </w:tcPrChange>
          </w:tcPr>
          <w:p w14:paraId="7B6EF28A" w14:textId="77777777" w:rsidR="00136859" w:rsidRPr="00136859" w:rsidRDefault="00136859">
            <w:pPr>
              <w:rPr>
                <w:rFonts w:asciiTheme="majorBidi" w:hAnsiTheme="majorBidi" w:cstheme="majorBidi"/>
                <w:szCs w:val="24"/>
                <w:rPrChange w:id="5679" w:author="Asad Shah" w:date="2025-01-13T01:35:00Z">
                  <w:rPr/>
                </w:rPrChange>
              </w:rPr>
            </w:pPr>
            <w:r w:rsidRPr="00136859">
              <w:rPr>
                <w:rFonts w:asciiTheme="majorBidi" w:hAnsiTheme="majorBidi" w:cstheme="majorBidi"/>
                <w:szCs w:val="24"/>
                <w:rPrChange w:id="5680" w:author="Asad Shah" w:date="2025-01-13T01:35:00Z">
                  <w:rPr/>
                </w:rPrChange>
              </w:rPr>
              <w:t>Trend visualization.</w:t>
            </w:r>
          </w:p>
        </w:tc>
      </w:tr>
      <w:tr w:rsidR="00136859" w:rsidRPr="00136859" w14:paraId="51D3DA4E" w14:textId="77777777" w:rsidTr="00136859">
        <w:tc>
          <w:tcPr>
            <w:tcW w:w="2335" w:type="dxa"/>
            <w:hideMark/>
            <w:tcPrChange w:id="5681" w:author="Asad Shah" w:date="2025-01-13T01:34:00Z">
              <w:tcPr>
                <w:tcW w:w="2468" w:type="dxa"/>
                <w:hideMark/>
              </w:tcPr>
            </w:tcPrChange>
          </w:tcPr>
          <w:p w14:paraId="5585BD48" w14:textId="77777777" w:rsidR="00136859" w:rsidRPr="00136859" w:rsidRDefault="00136859">
            <w:pPr>
              <w:rPr>
                <w:rFonts w:asciiTheme="majorBidi" w:hAnsiTheme="majorBidi" w:cstheme="majorBidi"/>
                <w:szCs w:val="24"/>
                <w:rPrChange w:id="5682" w:author="Asad Shah" w:date="2025-01-13T01:35:00Z">
                  <w:rPr/>
                </w:rPrChange>
              </w:rPr>
            </w:pPr>
            <w:proofErr w:type="spellStart"/>
            <w:r w:rsidRPr="00136859">
              <w:rPr>
                <w:rStyle w:val="Strong"/>
                <w:rFonts w:asciiTheme="majorBidi" w:hAnsiTheme="majorBidi" w:cstheme="majorBidi"/>
                <w:b w:val="0"/>
                <w:bCs w:val="0"/>
                <w:szCs w:val="24"/>
                <w:rPrChange w:id="5683" w:author="Asad Shah" w:date="2025-01-13T01:35:00Z">
                  <w:rPr>
                    <w:rStyle w:val="Strong"/>
                  </w:rPr>
                </w:rPrChange>
              </w:rPr>
              <w:t>comparisonFields</w:t>
            </w:r>
            <w:proofErr w:type="spellEnd"/>
          </w:p>
        </w:tc>
        <w:tc>
          <w:tcPr>
            <w:tcW w:w="990" w:type="dxa"/>
            <w:hideMark/>
            <w:tcPrChange w:id="5684" w:author="Asad Shah" w:date="2025-01-13T01:34:00Z">
              <w:tcPr>
                <w:tcW w:w="847" w:type="dxa"/>
                <w:hideMark/>
              </w:tcPr>
            </w:tcPrChange>
          </w:tcPr>
          <w:p w14:paraId="06BB680C" w14:textId="77777777" w:rsidR="00136859" w:rsidRPr="00136859" w:rsidRDefault="00136859">
            <w:pPr>
              <w:rPr>
                <w:rFonts w:asciiTheme="majorBidi" w:hAnsiTheme="majorBidi" w:cstheme="majorBidi"/>
                <w:szCs w:val="24"/>
                <w:rPrChange w:id="5685" w:author="Asad Shah" w:date="2025-01-13T01:35:00Z">
                  <w:rPr/>
                </w:rPrChange>
              </w:rPr>
            </w:pPr>
            <w:r w:rsidRPr="00136859">
              <w:rPr>
                <w:rFonts w:asciiTheme="majorBidi" w:hAnsiTheme="majorBidi" w:cstheme="majorBidi"/>
                <w:szCs w:val="24"/>
                <w:rPrChange w:id="5686" w:author="Asad Shah" w:date="2025-01-13T01:35:00Z">
                  <w:rPr/>
                </w:rPrChange>
              </w:rPr>
              <w:t>Array (String)</w:t>
            </w:r>
          </w:p>
        </w:tc>
        <w:tc>
          <w:tcPr>
            <w:tcW w:w="2070" w:type="dxa"/>
            <w:hideMark/>
            <w:tcPrChange w:id="5687" w:author="Asad Shah" w:date="2025-01-13T01:34:00Z">
              <w:tcPr>
                <w:tcW w:w="0" w:type="auto"/>
                <w:hideMark/>
              </w:tcPr>
            </w:tcPrChange>
          </w:tcPr>
          <w:p w14:paraId="5E93559F" w14:textId="77777777" w:rsidR="00136859" w:rsidRPr="00136859" w:rsidRDefault="00136859">
            <w:pPr>
              <w:rPr>
                <w:rFonts w:asciiTheme="majorBidi" w:hAnsiTheme="majorBidi" w:cstheme="majorBidi"/>
                <w:szCs w:val="24"/>
                <w:rPrChange w:id="5688" w:author="Asad Shah" w:date="2025-01-13T01:35:00Z">
                  <w:rPr/>
                </w:rPrChange>
              </w:rPr>
            </w:pPr>
            <w:r w:rsidRPr="00136859">
              <w:rPr>
                <w:rFonts w:asciiTheme="majorBidi" w:hAnsiTheme="majorBidi" w:cstheme="majorBidi"/>
                <w:szCs w:val="24"/>
                <w:rPrChange w:id="5689" w:author="Asad Shah" w:date="2025-01-13T01:35:00Z">
                  <w:rPr/>
                </w:rPrChange>
              </w:rPr>
              <w:t xml:space="preserve">List of fields selected by the </w:t>
            </w:r>
            <w:r w:rsidRPr="00136859">
              <w:rPr>
                <w:rFonts w:asciiTheme="majorBidi" w:hAnsiTheme="majorBidi" w:cstheme="majorBidi"/>
                <w:szCs w:val="24"/>
                <w:rPrChange w:id="5690" w:author="Asad Shah" w:date="2025-01-13T01:35:00Z">
                  <w:rPr/>
                </w:rPrChange>
              </w:rPr>
              <w:lastRenderedPageBreak/>
              <w:t>user for comparison.</w:t>
            </w:r>
          </w:p>
        </w:tc>
        <w:tc>
          <w:tcPr>
            <w:tcW w:w="2256" w:type="dxa"/>
            <w:hideMark/>
            <w:tcPrChange w:id="5691" w:author="Asad Shah" w:date="2025-01-13T01:34:00Z">
              <w:tcPr>
                <w:tcW w:w="1631" w:type="dxa"/>
                <w:hideMark/>
              </w:tcPr>
            </w:tcPrChange>
          </w:tcPr>
          <w:p w14:paraId="5CC70DC7" w14:textId="77777777" w:rsidR="00136859" w:rsidRPr="00136859" w:rsidRDefault="00136859">
            <w:pPr>
              <w:rPr>
                <w:rFonts w:asciiTheme="majorBidi" w:hAnsiTheme="majorBidi" w:cstheme="majorBidi"/>
                <w:szCs w:val="24"/>
                <w:rPrChange w:id="5692" w:author="Asad Shah" w:date="2025-01-13T01:35:00Z">
                  <w:rPr/>
                </w:rPrChange>
              </w:rPr>
            </w:pPr>
            <w:r w:rsidRPr="00136859">
              <w:rPr>
                <w:rFonts w:asciiTheme="majorBidi" w:hAnsiTheme="majorBidi" w:cstheme="majorBidi"/>
                <w:szCs w:val="24"/>
                <w:rPrChange w:id="5693" w:author="Asad Shah" w:date="2025-01-13T01:35:00Z">
                  <w:rPr/>
                </w:rPrChange>
              </w:rPr>
              <w:lastRenderedPageBreak/>
              <w:t>Compare data and display trends.</w:t>
            </w:r>
          </w:p>
        </w:tc>
        <w:tc>
          <w:tcPr>
            <w:tcW w:w="1983" w:type="dxa"/>
            <w:hideMark/>
            <w:tcPrChange w:id="5694" w:author="Asad Shah" w:date="2025-01-13T01:34:00Z">
              <w:tcPr>
                <w:tcW w:w="1708" w:type="dxa"/>
                <w:hideMark/>
              </w:tcPr>
            </w:tcPrChange>
          </w:tcPr>
          <w:p w14:paraId="5B687816" w14:textId="77777777" w:rsidR="00136859" w:rsidRPr="00136859" w:rsidRDefault="00136859">
            <w:pPr>
              <w:rPr>
                <w:rFonts w:asciiTheme="majorBidi" w:hAnsiTheme="majorBidi" w:cstheme="majorBidi"/>
                <w:szCs w:val="24"/>
                <w:rPrChange w:id="5695" w:author="Asad Shah" w:date="2025-01-13T01:35:00Z">
                  <w:rPr/>
                </w:rPrChange>
              </w:rPr>
            </w:pPr>
            <w:r w:rsidRPr="00136859">
              <w:rPr>
                <w:rFonts w:asciiTheme="majorBidi" w:hAnsiTheme="majorBidi" w:cstheme="majorBidi"/>
                <w:szCs w:val="24"/>
                <w:rPrChange w:id="5696" w:author="Asad Shah" w:date="2025-01-13T01:35:00Z">
                  <w:rPr/>
                </w:rPrChange>
              </w:rPr>
              <w:t>Field comparison.</w:t>
            </w:r>
          </w:p>
        </w:tc>
      </w:tr>
      <w:tr w:rsidR="00136859" w:rsidRPr="00136859" w14:paraId="5AA829A8" w14:textId="77777777" w:rsidTr="00136859">
        <w:tc>
          <w:tcPr>
            <w:tcW w:w="2335" w:type="dxa"/>
            <w:hideMark/>
            <w:tcPrChange w:id="5697" w:author="Asad Shah" w:date="2025-01-13T01:34:00Z">
              <w:tcPr>
                <w:tcW w:w="2468" w:type="dxa"/>
                <w:hideMark/>
              </w:tcPr>
            </w:tcPrChange>
          </w:tcPr>
          <w:p w14:paraId="476AB4E8" w14:textId="77777777" w:rsidR="00136859" w:rsidRPr="00136859" w:rsidRDefault="00136859">
            <w:pPr>
              <w:rPr>
                <w:rFonts w:asciiTheme="majorBidi" w:hAnsiTheme="majorBidi" w:cstheme="majorBidi"/>
                <w:szCs w:val="24"/>
                <w:rPrChange w:id="5698" w:author="Asad Shah" w:date="2025-01-13T01:35:00Z">
                  <w:rPr/>
                </w:rPrChange>
              </w:rPr>
            </w:pPr>
            <w:proofErr w:type="spellStart"/>
            <w:r w:rsidRPr="00136859">
              <w:rPr>
                <w:rStyle w:val="Strong"/>
                <w:rFonts w:asciiTheme="majorBidi" w:hAnsiTheme="majorBidi" w:cstheme="majorBidi"/>
                <w:b w:val="0"/>
                <w:bCs w:val="0"/>
                <w:szCs w:val="24"/>
                <w:rPrChange w:id="5699" w:author="Asad Shah" w:date="2025-01-13T01:35:00Z">
                  <w:rPr>
                    <w:rStyle w:val="Strong"/>
                  </w:rPr>
                </w:rPrChange>
              </w:rPr>
              <w:t>chatbotResponses</w:t>
            </w:r>
            <w:proofErr w:type="spellEnd"/>
          </w:p>
        </w:tc>
        <w:tc>
          <w:tcPr>
            <w:tcW w:w="990" w:type="dxa"/>
            <w:hideMark/>
            <w:tcPrChange w:id="5700" w:author="Asad Shah" w:date="2025-01-13T01:34:00Z">
              <w:tcPr>
                <w:tcW w:w="847" w:type="dxa"/>
                <w:hideMark/>
              </w:tcPr>
            </w:tcPrChange>
          </w:tcPr>
          <w:p w14:paraId="63AB0890" w14:textId="77777777" w:rsidR="00136859" w:rsidRPr="00136859" w:rsidRDefault="00136859">
            <w:pPr>
              <w:rPr>
                <w:rFonts w:asciiTheme="majorBidi" w:hAnsiTheme="majorBidi" w:cstheme="majorBidi"/>
                <w:szCs w:val="24"/>
                <w:rPrChange w:id="5701" w:author="Asad Shah" w:date="2025-01-13T01:35:00Z">
                  <w:rPr/>
                </w:rPrChange>
              </w:rPr>
            </w:pPr>
            <w:r w:rsidRPr="00136859">
              <w:rPr>
                <w:rFonts w:asciiTheme="majorBidi" w:hAnsiTheme="majorBidi" w:cstheme="majorBidi"/>
                <w:szCs w:val="24"/>
                <w:rPrChange w:id="5702" w:author="Asad Shah" w:date="2025-01-13T01:35:00Z">
                  <w:rPr/>
                </w:rPrChange>
              </w:rPr>
              <w:t>String</w:t>
            </w:r>
          </w:p>
        </w:tc>
        <w:tc>
          <w:tcPr>
            <w:tcW w:w="2070" w:type="dxa"/>
            <w:hideMark/>
            <w:tcPrChange w:id="5703" w:author="Asad Shah" w:date="2025-01-13T01:34:00Z">
              <w:tcPr>
                <w:tcW w:w="0" w:type="auto"/>
                <w:hideMark/>
              </w:tcPr>
            </w:tcPrChange>
          </w:tcPr>
          <w:p w14:paraId="337465D0" w14:textId="77777777" w:rsidR="00136859" w:rsidRPr="00136859" w:rsidRDefault="00136859">
            <w:pPr>
              <w:rPr>
                <w:rFonts w:asciiTheme="majorBidi" w:hAnsiTheme="majorBidi" w:cstheme="majorBidi"/>
                <w:szCs w:val="24"/>
                <w:rPrChange w:id="5704" w:author="Asad Shah" w:date="2025-01-13T01:35:00Z">
                  <w:rPr/>
                </w:rPrChange>
              </w:rPr>
            </w:pPr>
            <w:r w:rsidRPr="00136859">
              <w:rPr>
                <w:rFonts w:asciiTheme="majorBidi" w:hAnsiTheme="majorBidi" w:cstheme="majorBidi"/>
                <w:szCs w:val="24"/>
                <w:rPrChange w:id="5705" w:author="Asad Shah" w:date="2025-01-13T01:35:00Z">
                  <w:rPr/>
                </w:rPrChange>
              </w:rPr>
              <w:t>User-provided responses during interaction with the chatbot.</w:t>
            </w:r>
          </w:p>
        </w:tc>
        <w:tc>
          <w:tcPr>
            <w:tcW w:w="2256" w:type="dxa"/>
            <w:hideMark/>
            <w:tcPrChange w:id="5706" w:author="Asad Shah" w:date="2025-01-13T01:34:00Z">
              <w:tcPr>
                <w:tcW w:w="1631" w:type="dxa"/>
                <w:hideMark/>
              </w:tcPr>
            </w:tcPrChange>
          </w:tcPr>
          <w:p w14:paraId="315C6FA5" w14:textId="77777777" w:rsidR="00136859" w:rsidRPr="00136859" w:rsidRDefault="00136859">
            <w:pPr>
              <w:rPr>
                <w:rFonts w:asciiTheme="majorBidi" w:hAnsiTheme="majorBidi" w:cstheme="majorBidi"/>
                <w:szCs w:val="24"/>
                <w:rPrChange w:id="5707" w:author="Asad Shah" w:date="2025-01-13T01:35:00Z">
                  <w:rPr/>
                </w:rPrChange>
              </w:rPr>
            </w:pPr>
            <w:r w:rsidRPr="00136859">
              <w:rPr>
                <w:rFonts w:asciiTheme="majorBidi" w:hAnsiTheme="majorBidi" w:cstheme="majorBidi"/>
                <w:szCs w:val="24"/>
                <w:rPrChange w:id="5708" w:author="Asad Shah" w:date="2025-01-13T01:35:00Z">
                  <w:rPr/>
                </w:rPrChange>
              </w:rPr>
              <w:t>Processed to determine user interests.</w:t>
            </w:r>
          </w:p>
        </w:tc>
        <w:tc>
          <w:tcPr>
            <w:tcW w:w="1983" w:type="dxa"/>
            <w:hideMark/>
            <w:tcPrChange w:id="5709" w:author="Asad Shah" w:date="2025-01-13T01:34:00Z">
              <w:tcPr>
                <w:tcW w:w="1708" w:type="dxa"/>
                <w:hideMark/>
              </w:tcPr>
            </w:tcPrChange>
          </w:tcPr>
          <w:p w14:paraId="4233DCBD" w14:textId="77777777" w:rsidR="00136859" w:rsidRPr="00136859" w:rsidRDefault="00136859">
            <w:pPr>
              <w:rPr>
                <w:rFonts w:asciiTheme="majorBidi" w:hAnsiTheme="majorBidi" w:cstheme="majorBidi"/>
                <w:szCs w:val="24"/>
                <w:rPrChange w:id="5710" w:author="Asad Shah" w:date="2025-01-13T01:35:00Z">
                  <w:rPr/>
                </w:rPrChange>
              </w:rPr>
            </w:pPr>
            <w:r w:rsidRPr="00136859">
              <w:rPr>
                <w:rFonts w:asciiTheme="majorBidi" w:hAnsiTheme="majorBidi" w:cstheme="majorBidi"/>
                <w:szCs w:val="24"/>
                <w:rPrChange w:id="5711" w:author="Asad Shah" w:date="2025-01-13T01:35:00Z">
                  <w:rPr/>
                </w:rPrChange>
              </w:rPr>
              <w:t>Interest-based recommendations.</w:t>
            </w:r>
          </w:p>
        </w:tc>
      </w:tr>
      <w:tr w:rsidR="00136859" w:rsidRPr="00136859" w14:paraId="44EAE071" w14:textId="77777777" w:rsidTr="00136859">
        <w:tc>
          <w:tcPr>
            <w:tcW w:w="2335" w:type="dxa"/>
            <w:hideMark/>
            <w:tcPrChange w:id="5712" w:author="Asad Shah" w:date="2025-01-13T01:34:00Z">
              <w:tcPr>
                <w:tcW w:w="2468" w:type="dxa"/>
                <w:hideMark/>
              </w:tcPr>
            </w:tcPrChange>
          </w:tcPr>
          <w:p w14:paraId="0052FA8F" w14:textId="77777777" w:rsidR="00136859" w:rsidRPr="00136859" w:rsidRDefault="00136859">
            <w:pPr>
              <w:rPr>
                <w:rFonts w:asciiTheme="majorBidi" w:hAnsiTheme="majorBidi" w:cstheme="majorBidi"/>
                <w:szCs w:val="24"/>
                <w:rPrChange w:id="5713" w:author="Asad Shah" w:date="2025-01-13T01:35:00Z">
                  <w:rPr/>
                </w:rPrChange>
              </w:rPr>
            </w:pPr>
            <w:proofErr w:type="spellStart"/>
            <w:r w:rsidRPr="00136859">
              <w:rPr>
                <w:rStyle w:val="Strong"/>
                <w:rFonts w:asciiTheme="majorBidi" w:hAnsiTheme="majorBidi" w:cstheme="majorBidi"/>
                <w:b w:val="0"/>
                <w:bCs w:val="0"/>
                <w:szCs w:val="24"/>
                <w:rPrChange w:id="5714" w:author="Asad Shah" w:date="2025-01-13T01:35:00Z">
                  <w:rPr>
                    <w:rStyle w:val="Strong"/>
                  </w:rPr>
                </w:rPrChange>
              </w:rPr>
              <w:t>apiRequests</w:t>
            </w:r>
            <w:proofErr w:type="spellEnd"/>
          </w:p>
        </w:tc>
        <w:tc>
          <w:tcPr>
            <w:tcW w:w="990" w:type="dxa"/>
            <w:hideMark/>
            <w:tcPrChange w:id="5715" w:author="Asad Shah" w:date="2025-01-13T01:34:00Z">
              <w:tcPr>
                <w:tcW w:w="847" w:type="dxa"/>
                <w:hideMark/>
              </w:tcPr>
            </w:tcPrChange>
          </w:tcPr>
          <w:p w14:paraId="0A630257" w14:textId="77777777" w:rsidR="00136859" w:rsidRPr="00136859" w:rsidRDefault="00136859">
            <w:pPr>
              <w:rPr>
                <w:rFonts w:asciiTheme="majorBidi" w:hAnsiTheme="majorBidi" w:cstheme="majorBidi"/>
                <w:szCs w:val="24"/>
                <w:rPrChange w:id="5716" w:author="Asad Shah" w:date="2025-01-13T01:35:00Z">
                  <w:rPr/>
                </w:rPrChange>
              </w:rPr>
            </w:pPr>
            <w:r w:rsidRPr="00136859">
              <w:rPr>
                <w:rFonts w:asciiTheme="majorBidi" w:hAnsiTheme="majorBidi" w:cstheme="majorBidi"/>
                <w:szCs w:val="24"/>
                <w:rPrChange w:id="5717" w:author="Asad Shah" w:date="2025-01-13T01:35:00Z">
                  <w:rPr/>
                </w:rPrChange>
              </w:rPr>
              <w:t>Integer</w:t>
            </w:r>
          </w:p>
        </w:tc>
        <w:tc>
          <w:tcPr>
            <w:tcW w:w="2070" w:type="dxa"/>
            <w:hideMark/>
            <w:tcPrChange w:id="5718" w:author="Asad Shah" w:date="2025-01-13T01:34:00Z">
              <w:tcPr>
                <w:tcW w:w="0" w:type="auto"/>
                <w:hideMark/>
              </w:tcPr>
            </w:tcPrChange>
          </w:tcPr>
          <w:p w14:paraId="135D748A" w14:textId="77777777" w:rsidR="00136859" w:rsidRPr="00136859" w:rsidRDefault="00136859">
            <w:pPr>
              <w:rPr>
                <w:rFonts w:asciiTheme="majorBidi" w:hAnsiTheme="majorBidi" w:cstheme="majorBidi"/>
                <w:szCs w:val="24"/>
                <w:rPrChange w:id="5719" w:author="Asad Shah" w:date="2025-01-13T01:35:00Z">
                  <w:rPr/>
                </w:rPrChange>
              </w:rPr>
            </w:pPr>
            <w:r w:rsidRPr="00136859">
              <w:rPr>
                <w:rFonts w:asciiTheme="majorBidi" w:hAnsiTheme="majorBidi" w:cstheme="majorBidi"/>
                <w:szCs w:val="24"/>
                <w:rPrChange w:id="5720" w:author="Asad Shah" w:date="2025-01-13T01:35:00Z">
                  <w:rPr/>
                </w:rPrChange>
              </w:rPr>
              <w:t>Number of API calls made by the system to fetch external data (e.g., Google OAuth, university APIs).</w:t>
            </w:r>
          </w:p>
        </w:tc>
        <w:tc>
          <w:tcPr>
            <w:tcW w:w="2256" w:type="dxa"/>
            <w:hideMark/>
            <w:tcPrChange w:id="5721" w:author="Asad Shah" w:date="2025-01-13T01:34:00Z">
              <w:tcPr>
                <w:tcW w:w="1631" w:type="dxa"/>
                <w:hideMark/>
              </w:tcPr>
            </w:tcPrChange>
          </w:tcPr>
          <w:p w14:paraId="299A0847" w14:textId="77777777" w:rsidR="00136859" w:rsidRPr="00136859" w:rsidRDefault="00136859">
            <w:pPr>
              <w:rPr>
                <w:rFonts w:asciiTheme="majorBidi" w:hAnsiTheme="majorBidi" w:cstheme="majorBidi"/>
                <w:szCs w:val="24"/>
                <w:rPrChange w:id="5722" w:author="Asad Shah" w:date="2025-01-13T01:35:00Z">
                  <w:rPr/>
                </w:rPrChange>
              </w:rPr>
            </w:pPr>
            <w:r w:rsidRPr="00136859">
              <w:rPr>
                <w:rFonts w:asciiTheme="majorBidi" w:hAnsiTheme="majorBidi" w:cstheme="majorBidi"/>
                <w:szCs w:val="24"/>
                <w:rPrChange w:id="5723" w:author="Asad Shah" w:date="2025-01-13T01:35:00Z">
                  <w:rPr/>
                </w:rPrChange>
              </w:rPr>
              <w:t>Tracked and logged.</w:t>
            </w:r>
          </w:p>
        </w:tc>
        <w:tc>
          <w:tcPr>
            <w:tcW w:w="1983" w:type="dxa"/>
            <w:hideMark/>
            <w:tcPrChange w:id="5724" w:author="Asad Shah" w:date="2025-01-13T01:34:00Z">
              <w:tcPr>
                <w:tcW w:w="1708" w:type="dxa"/>
                <w:hideMark/>
              </w:tcPr>
            </w:tcPrChange>
          </w:tcPr>
          <w:p w14:paraId="153C49E0" w14:textId="77777777" w:rsidR="00136859" w:rsidRPr="00136859" w:rsidRDefault="00136859">
            <w:pPr>
              <w:rPr>
                <w:rFonts w:asciiTheme="majorBidi" w:hAnsiTheme="majorBidi" w:cstheme="majorBidi"/>
                <w:szCs w:val="24"/>
                <w:rPrChange w:id="5725" w:author="Asad Shah" w:date="2025-01-13T01:35:00Z">
                  <w:rPr/>
                </w:rPrChange>
              </w:rPr>
            </w:pPr>
            <w:r w:rsidRPr="00136859">
              <w:rPr>
                <w:rFonts w:asciiTheme="majorBidi" w:hAnsiTheme="majorBidi" w:cstheme="majorBidi"/>
                <w:szCs w:val="24"/>
                <w:rPrChange w:id="5726" w:author="Asad Shah" w:date="2025-01-13T01:35:00Z">
                  <w:rPr/>
                </w:rPrChange>
              </w:rPr>
              <w:t>API integrations (login, university data).</w:t>
            </w:r>
          </w:p>
        </w:tc>
      </w:tr>
      <w:tr w:rsidR="00136859" w:rsidRPr="00136859" w14:paraId="4A0045AA" w14:textId="77777777" w:rsidTr="00136859">
        <w:tc>
          <w:tcPr>
            <w:tcW w:w="2335" w:type="dxa"/>
            <w:hideMark/>
            <w:tcPrChange w:id="5727" w:author="Asad Shah" w:date="2025-01-13T01:34:00Z">
              <w:tcPr>
                <w:tcW w:w="2468" w:type="dxa"/>
                <w:hideMark/>
              </w:tcPr>
            </w:tcPrChange>
          </w:tcPr>
          <w:p w14:paraId="01B12AE1" w14:textId="77777777" w:rsidR="00136859" w:rsidRPr="00136859" w:rsidRDefault="00136859">
            <w:pPr>
              <w:rPr>
                <w:rFonts w:asciiTheme="majorBidi" w:hAnsiTheme="majorBidi" w:cstheme="majorBidi"/>
                <w:szCs w:val="24"/>
                <w:rPrChange w:id="5728" w:author="Asad Shah" w:date="2025-01-13T01:35:00Z">
                  <w:rPr/>
                </w:rPrChange>
              </w:rPr>
            </w:pPr>
            <w:r w:rsidRPr="00136859">
              <w:rPr>
                <w:rStyle w:val="Strong"/>
                <w:rFonts w:asciiTheme="majorBidi" w:hAnsiTheme="majorBidi" w:cstheme="majorBidi"/>
                <w:b w:val="0"/>
                <w:bCs w:val="0"/>
                <w:szCs w:val="24"/>
                <w:rPrChange w:id="5729" w:author="Asad Shah" w:date="2025-01-13T01:35:00Z">
                  <w:rPr>
                    <w:rStyle w:val="Strong"/>
                  </w:rPr>
                </w:rPrChange>
              </w:rPr>
              <w:t>status</w:t>
            </w:r>
          </w:p>
        </w:tc>
        <w:tc>
          <w:tcPr>
            <w:tcW w:w="990" w:type="dxa"/>
            <w:hideMark/>
            <w:tcPrChange w:id="5730" w:author="Asad Shah" w:date="2025-01-13T01:34:00Z">
              <w:tcPr>
                <w:tcW w:w="847" w:type="dxa"/>
                <w:hideMark/>
              </w:tcPr>
            </w:tcPrChange>
          </w:tcPr>
          <w:p w14:paraId="04C6B10A" w14:textId="77777777" w:rsidR="00136859" w:rsidRPr="00136859" w:rsidRDefault="00136859">
            <w:pPr>
              <w:rPr>
                <w:rFonts w:asciiTheme="majorBidi" w:hAnsiTheme="majorBidi" w:cstheme="majorBidi"/>
                <w:szCs w:val="24"/>
                <w:rPrChange w:id="5731" w:author="Asad Shah" w:date="2025-01-13T01:35:00Z">
                  <w:rPr/>
                </w:rPrChange>
              </w:rPr>
            </w:pPr>
            <w:r w:rsidRPr="00136859">
              <w:rPr>
                <w:rFonts w:asciiTheme="majorBidi" w:hAnsiTheme="majorBidi" w:cstheme="majorBidi"/>
                <w:szCs w:val="24"/>
                <w:rPrChange w:id="5732" w:author="Asad Shah" w:date="2025-01-13T01:35:00Z">
                  <w:rPr/>
                </w:rPrChange>
              </w:rPr>
              <w:t>String</w:t>
            </w:r>
          </w:p>
        </w:tc>
        <w:tc>
          <w:tcPr>
            <w:tcW w:w="2070" w:type="dxa"/>
            <w:hideMark/>
            <w:tcPrChange w:id="5733" w:author="Asad Shah" w:date="2025-01-13T01:34:00Z">
              <w:tcPr>
                <w:tcW w:w="0" w:type="auto"/>
                <w:hideMark/>
              </w:tcPr>
            </w:tcPrChange>
          </w:tcPr>
          <w:p w14:paraId="5582820F" w14:textId="77777777" w:rsidR="00136859" w:rsidRPr="00136859" w:rsidRDefault="00136859">
            <w:pPr>
              <w:rPr>
                <w:rFonts w:asciiTheme="majorBidi" w:hAnsiTheme="majorBidi" w:cstheme="majorBidi"/>
                <w:szCs w:val="24"/>
                <w:rPrChange w:id="5734" w:author="Asad Shah" w:date="2025-01-13T01:35:00Z">
                  <w:rPr/>
                </w:rPrChange>
              </w:rPr>
            </w:pPr>
            <w:r w:rsidRPr="00136859">
              <w:rPr>
                <w:rFonts w:asciiTheme="majorBidi" w:hAnsiTheme="majorBidi" w:cstheme="majorBidi"/>
                <w:szCs w:val="24"/>
                <w:rPrChange w:id="5735" w:author="Asad Shah" w:date="2025-01-13T01:35:00Z">
                  <w:rPr/>
                </w:rPrChange>
              </w:rPr>
              <w:t>Status of a user's request or action.</w:t>
            </w:r>
          </w:p>
        </w:tc>
        <w:tc>
          <w:tcPr>
            <w:tcW w:w="2256" w:type="dxa"/>
            <w:hideMark/>
            <w:tcPrChange w:id="5736" w:author="Asad Shah" w:date="2025-01-13T01:34:00Z">
              <w:tcPr>
                <w:tcW w:w="1631" w:type="dxa"/>
                <w:hideMark/>
              </w:tcPr>
            </w:tcPrChange>
          </w:tcPr>
          <w:p w14:paraId="295CAC4D" w14:textId="77777777" w:rsidR="00136859" w:rsidRPr="00136859" w:rsidRDefault="00136859">
            <w:pPr>
              <w:rPr>
                <w:rFonts w:asciiTheme="majorBidi" w:hAnsiTheme="majorBidi" w:cstheme="majorBidi"/>
                <w:szCs w:val="24"/>
                <w:rPrChange w:id="5737" w:author="Asad Shah" w:date="2025-01-13T01:35:00Z">
                  <w:rPr/>
                </w:rPrChange>
              </w:rPr>
            </w:pPr>
            <w:r w:rsidRPr="00136859">
              <w:rPr>
                <w:rFonts w:asciiTheme="majorBidi" w:hAnsiTheme="majorBidi" w:cstheme="majorBidi"/>
                <w:szCs w:val="24"/>
                <w:rPrChange w:id="5738" w:author="Asad Shah" w:date="2025-01-13T01:35:00Z">
                  <w:rPr/>
                </w:rPrChange>
              </w:rPr>
              <w:t>Updated dynamically for various user actions.</w:t>
            </w:r>
          </w:p>
        </w:tc>
        <w:tc>
          <w:tcPr>
            <w:tcW w:w="1983" w:type="dxa"/>
            <w:hideMark/>
            <w:tcPrChange w:id="5739" w:author="Asad Shah" w:date="2025-01-13T01:34:00Z">
              <w:tcPr>
                <w:tcW w:w="1708" w:type="dxa"/>
                <w:hideMark/>
              </w:tcPr>
            </w:tcPrChange>
          </w:tcPr>
          <w:p w14:paraId="634ADCAA" w14:textId="77777777" w:rsidR="00136859" w:rsidRPr="00136859" w:rsidRDefault="00136859">
            <w:pPr>
              <w:rPr>
                <w:rFonts w:asciiTheme="majorBidi" w:hAnsiTheme="majorBidi" w:cstheme="majorBidi"/>
                <w:szCs w:val="24"/>
                <w:rPrChange w:id="5740" w:author="Asad Shah" w:date="2025-01-13T01:35:00Z">
                  <w:rPr/>
                </w:rPrChange>
              </w:rPr>
            </w:pPr>
            <w:r w:rsidRPr="00136859">
              <w:rPr>
                <w:rFonts w:asciiTheme="majorBidi" w:hAnsiTheme="majorBidi" w:cstheme="majorBidi"/>
                <w:szCs w:val="24"/>
                <w:rPrChange w:id="5741" w:author="Asad Shah" w:date="2025-01-13T01:35:00Z">
                  <w:rPr/>
                </w:rPrChange>
              </w:rPr>
              <w:t>Notifications, user feedback.</w:t>
            </w:r>
          </w:p>
        </w:tc>
      </w:tr>
      <w:tr w:rsidR="00136859" w:rsidRPr="00136859" w14:paraId="1057A2EF" w14:textId="77777777" w:rsidTr="00136859">
        <w:tc>
          <w:tcPr>
            <w:tcW w:w="2335" w:type="dxa"/>
            <w:hideMark/>
            <w:tcPrChange w:id="5742" w:author="Asad Shah" w:date="2025-01-13T01:34:00Z">
              <w:tcPr>
                <w:tcW w:w="2468" w:type="dxa"/>
                <w:hideMark/>
              </w:tcPr>
            </w:tcPrChange>
          </w:tcPr>
          <w:p w14:paraId="077D77C8" w14:textId="77777777" w:rsidR="00136859" w:rsidRPr="00136859" w:rsidRDefault="00136859">
            <w:pPr>
              <w:rPr>
                <w:rFonts w:asciiTheme="majorBidi" w:hAnsiTheme="majorBidi" w:cstheme="majorBidi"/>
                <w:szCs w:val="24"/>
                <w:rPrChange w:id="5743" w:author="Asad Shah" w:date="2025-01-13T01:35:00Z">
                  <w:rPr/>
                </w:rPrChange>
              </w:rPr>
            </w:pPr>
            <w:proofErr w:type="spellStart"/>
            <w:r w:rsidRPr="00136859">
              <w:rPr>
                <w:rStyle w:val="Strong"/>
                <w:rFonts w:asciiTheme="majorBidi" w:hAnsiTheme="majorBidi" w:cstheme="majorBidi"/>
                <w:b w:val="0"/>
                <w:bCs w:val="0"/>
                <w:szCs w:val="24"/>
                <w:rPrChange w:id="5744" w:author="Asad Shah" w:date="2025-01-13T01:35:00Z">
                  <w:rPr>
                    <w:rStyle w:val="Strong"/>
                  </w:rPr>
                </w:rPrChange>
              </w:rPr>
              <w:t>errorMessage</w:t>
            </w:r>
            <w:proofErr w:type="spellEnd"/>
          </w:p>
        </w:tc>
        <w:tc>
          <w:tcPr>
            <w:tcW w:w="990" w:type="dxa"/>
            <w:hideMark/>
            <w:tcPrChange w:id="5745" w:author="Asad Shah" w:date="2025-01-13T01:34:00Z">
              <w:tcPr>
                <w:tcW w:w="847" w:type="dxa"/>
                <w:hideMark/>
              </w:tcPr>
            </w:tcPrChange>
          </w:tcPr>
          <w:p w14:paraId="7368F225" w14:textId="77777777" w:rsidR="00136859" w:rsidRPr="00136859" w:rsidRDefault="00136859">
            <w:pPr>
              <w:rPr>
                <w:rFonts w:asciiTheme="majorBidi" w:hAnsiTheme="majorBidi" w:cstheme="majorBidi"/>
                <w:szCs w:val="24"/>
                <w:rPrChange w:id="5746" w:author="Asad Shah" w:date="2025-01-13T01:35:00Z">
                  <w:rPr/>
                </w:rPrChange>
              </w:rPr>
            </w:pPr>
            <w:r w:rsidRPr="00136859">
              <w:rPr>
                <w:rFonts w:asciiTheme="majorBidi" w:hAnsiTheme="majorBidi" w:cstheme="majorBidi"/>
                <w:szCs w:val="24"/>
                <w:rPrChange w:id="5747" w:author="Asad Shah" w:date="2025-01-13T01:35:00Z">
                  <w:rPr/>
                </w:rPrChange>
              </w:rPr>
              <w:t>String</w:t>
            </w:r>
          </w:p>
        </w:tc>
        <w:tc>
          <w:tcPr>
            <w:tcW w:w="2070" w:type="dxa"/>
            <w:hideMark/>
            <w:tcPrChange w:id="5748" w:author="Asad Shah" w:date="2025-01-13T01:34:00Z">
              <w:tcPr>
                <w:tcW w:w="0" w:type="auto"/>
                <w:hideMark/>
              </w:tcPr>
            </w:tcPrChange>
          </w:tcPr>
          <w:p w14:paraId="1C1E6204" w14:textId="77777777" w:rsidR="00136859" w:rsidRPr="00136859" w:rsidRDefault="00136859">
            <w:pPr>
              <w:rPr>
                <w:rFonts w:asciiTheme="majorBidi" w:hAnsiTheme="majorBidi" w:cstheme="majorBidi"/>
                <w:szCs w:val="24"/>
                <w:rPrChange w:id="5749" w:author="Asad Shah" w:date="2025-01-13T01:35:00Z">
                  <w:rPr/>
                </w:rPrChange>
              </w:rPr>
            </w:pPr>
            <w:r w:rsidRPr="00136859">
              <w:rPr>
                <w:rFonts w:asciiTheme="majorBidi" w:hAnsiTheme="majorBidi" w:cstheme="majorBidi"/>
                <w:szCs w:val="24"/>
                <w:rPrChange w:id="5750" w:author="Asad Shah" w:date="2025-01-13T01:35:00Z">
                  <w:rPr/>
                </w:rPrChange>
              </w:rPr>
              <w:t>Error messages displayed to the user during validation or processing.</w:t>
            </w:r>
          </w:p>
        </w:tc>
        <w:tc>
          <w:tcPr>
            <w:tcW w:w="2256" w:type="dxa"/>
            <w:hideMark/>
            <w:tcPrChange w:id="5751" w:author="Asad Shah" w:date="2025-01-13T01:34:00Z">
              <w:tcPr>
                <w:tcW w:w="1631" w:type="dxa"/>
                <w:hideMark/>
              </w:tcPr>
            </w:tcPrChange>
          </w:tcPr>
          <w:p w14:paraId="09A73CF2" w14:textId="77777777" w:rsidR="00136859" w:rsidRPr="00136859" w:rsidRDefault="00136859">
            <w:pPr>
              <w:rPr>
                <w:rFonts w:asciiTheme="majorBidi" w:hAnsiTheme="majorBidi" w:cstheme="majorBidi"/>
                <w:szCs w:val="24"/>
                <w:rPrChange w:id="5752" w:author="Asad Shah" w:date="2025-01-13T01:35:00Z">
                  <w:rPr/>
                </w:rPrChange>
              </w:rPr>
            </w:pPr>
            <w:r w:rsidRPr="00136859">
              <w:rPr>
                <w:rFonts w:asciiTheme="majorBidi" w:hAnsiTheme="majorBidi" w:cstheme="majorBidi"/>
                <w:szCs w:val="24"/>
                <w:rPrChange w:id="5753" w:author="Asad Shah" w:date="2025-01-13T01:35:00Z">
                  <w:rPr/>
                </w:rPrChange>
              </w:rPr>
              <w:t>Generated dynamically based on user actions.</w:t>
            </w:r>
          </w:p>
        </w:tc>
        <w:tc>
          <w:tcPr>
            <w:tcW w:w="1983" w:type="dxa"/>
            <w:hideMark/>
            <w:tcPrChange w:id="5754" w:author="Asad Shah" w:date="2025-01-13T01:34:00Z">
              <w:tcPr>
                <w:tcW w:w="1708" w:type="dxa"/>
                <w:hideMark/>
              </w:tcPr>
            </w:tcPrChange>
          </w:tcPr>
          <w:p w14:paraId="6FD9C496" w14:textId="77777777" w:rsidR="00136859" w:rsidRPr="00136859" w:rsidRDefault="00136859">
            <w:pPr>
              <w:rPr>
                <w:rFonts w:asciiTheme="majorBidi" w:hAnsiTheme="majorBidi" w:cstheme="majorBidi"/>
                <w:szCs w:val="24"/>
                <w:rPrChange w:id="5755" w:author="Asad Shah" w:date="2025-01-13T01:35:00Z">
                  <w:rPr/>
                </w:rPrChange>
              </w:rPr>
            </w:pPr>
            <w:r w:rsidRPr="00136859">
              <w:rPr>
                <w:rFonts w:asciiTheme="majorBidi" w:hAnsiTheme="majorBidi" w:cstheme="majorBidi"/>
                <w:szCs w:val="24"/>
                <w:rPrChange w:id="5756" w:author="Asad Shah" w:date="2025-01-13T01:35:00Z">
                  <w:rPr/>
                </w:rPrChange>
              </w:rPr>
              <w:t>Error handling and user guidance.</w:t>
            </w:r>
          </w:p>
        </w:tc>
      </w:tr>
    </w:tbl>
    <w:p w14:paraId="0D1268CB" w14:textId="005253DE" w:rsidR="00136859" w:rsidDel="000C1697" w:rsidRDefault="00136859">
      <w:pPr>
        <w:rPr>
          <w:del w:id="5757" w:author="Asad Shah" w:date="2025-01-13T01:36:00Z"/>
        </w:rPr>
      </w:pPr>
      <w:del w:id="5758" w:author="Asad Shah" w:date="2025-01-13T01:36:00Z">
        <w:r w:rsidDel="000C1697">
          <w:pict w14:anchorId="5F1D7D8D">
            <v:rect id="_x0000_i1098" style="width:0;height:1.5pt" o:hralign="center" o:hrstd="t" o:hr="t" fillcolor="#a0a0a0" stroked="f"/>
          </w:pict>
        </w:r>
      </w:del>
    </w:p>
    <w:p w14:paraId="71680F03" w14:textId="4014DC1B" w:rsidR="000C1697" w:rsidRDefault="000C1697" w:rsidP="00136859">
      <w:pPr>
        <w:rPr>
          <w:ins w:id="5759" w:author="Asad Shah" w:date="2025-01-13T01:39:00Z"/>
        </w:rPr>
      </w:pPr>
    </w:p>
    <w:p w14:paraId="49FA42AC" w14:textId="77777777" w:rsidR="000C1697" w:rsidRDefault="000C1697" w:rsidP="000C1697">
      <w:pPr>
        <w:keepNext/>
        <w:keepLines/>
        <w:pBdr>
          <w:top w:val="single" w:sz="4" w:space="1" w:color="000000"/>
          <w:left w:val="single" w:sz="4" w:space="4" w:color="000000"/>
          <w:bottom w:val="single" w:sz="4" w:space="1" w:color="000000"/>
          <w:right w:val="single" w:sz="4" w:space="4" w:color="000000"/>
          <w:between w:val="nil"/>
        </w:pBdr>
        <w:shd w:val="clear" w:color="auto" w:fill="4C4C4C"/>
        <w:spacing w:before="120" w:after="240"/>
        <w:jc w:val="center"/>
        <w:rPr>
          <w:ins w:id="5760" w:author="Asad Shah" w:date="2025-01-13T01:39:00Z"/>
          <w:rFonts w:ascii="Arial" w:eastAsia="Arial" w:hAnsi="Arial" w:cs="Arial"/>
          <w:b/>
          <w:color w:val="FFFFFF"/>
          <w:sz w:val="36"/>
          <w:szCs w:val="36"/>
        </w:rPr>
      </w:pPr>
      <w:ins w:id="5761" w:author="Asad Shah" w:date="2025-01-13T01:39:00Z">
        <w:r>
          <w:rPr>
            <w:rFonts w:ascii="Arial" w:eastAsia="Arial" w:hAnsi="Arial" w:cs="Arial"/>
            <w:b/>
            <w:color w:val="FFFFFF"/>
            <w:sz w:val="36"/>
            <w:szCs w:val="36"/>
          </w:rPr>
          <w:t>Appendix B - Group Log</w:t>
        </w:r>
      </w:ins>
    </w:p>
    <w:p w14:paraId="34DC4FA8" w14:textId="5218E227" w:rsidR="00D6233E" w:rsidRDefault="00D6233E" w:rsidP="00D6233E">
      <w:pPr>
        <w:spacing w:after="0"/>
        <w:rPr>
          <w:ins w:id="5762" w:author="Asad Shah" w:date="2025-01-13T01:50:00Z"/>
        </w:rPr>
      </w:pPr>
    </w:p>
    <w:tbl>
      <w:tblPr>
        <w:tblStyle w:val="TableGrid"/>
        <w:tblW w:w="0" w:type="auto"/>
        <w:tblLook w:val="04A0" w:firstRow="1" w:lastRow="0" w:firstColumn="1" w:lastColumn="0" w:noHBand="0" w:noVBand="1"/>
      </w:tblPr>
      <w:tblGrid>
        <w:gridCol w:w="1070"/>
        <w:gridCol w:w="1831"/>
        <w:gridCol w:w="5084"/>
        <w:gridCol w:w="1653"/>
        <w:tblGridChange w:id="5763">
          <w:tblGrid>
            <w:gridCol w:w="5"/>
            <w:gridCol w:w="924"/>
            <w:gridCol w:w="146"/>
            <w:gridCol w:w="1582"/>
            <w:gridCol w:w="249"/>
            <w:gridCol w:w="5084"/>
            <w:gridCol w:w="111"/>
            <w:gridCol w:w="1542"/>
            <w:gridCol w:w="1"/>
          </w:tblGrid>
        </w:tblGridChange>
      </w:tblGrid>
      <w:tr w:rsidR="00D6233E" w14:paraId="15D96F6B" w14:textId="77777777" w:rsidTr="00D6233E">
        <w:trPr>
          <w:ins w:id="5764" w:author="Asad Shah" w:date="2025-01-13T01:50:00Z"/>
        </w:trPr>
        <w:tc>
          <w:tcPr>
            <w:tcW w:w="0" w:type="auto"/>
            <w:shd w:val="clear" w:color="auto" w:fill="D0CECE" w:themeFill="background2" w:themeFillShade="E6"/>
            <w:vAlign w:val="center"/>
            <w:hideMark/>
          </w:tcPr>
          <w:p w14:paraId="02E8B23B" w14:textId="77777777" w:rsidR="00D6233E" w:rsidRDefault="00D6233E">
            <w:pPr>
              <w:jc w:val="center"/>
              <w:rPr>
                <w:ins w:id="5765" w:author="Asad Shah" w:date="2025-01-13T01:50:00Z"/>
                <w:b/>
                <w:bCs/>
              </w:rPr>
            </w:pPr>
            <w:ins w:id="5766" w:author="Asad Shah" w:date="2025-01-13T01:50:00Z">
              <w:r>
                <w:rPr>
                  <w:rStyle w:val="Strong"/>
                </w:rPr>
                <w:t>Date</w:t>
              </w:r>
            </w:ins>
          </w:p>
        </w:tc>
        <w:tc>
          <w:tcPr>
            <w:tcW w:w="0" w:type="auto"/>
            <w:shd w:val="clear" w:color="auto" w:fill="D0CECE" w:themeFill="background2" w:themeFillShade="E6"/>
            <w:vAlign w:val="center"/>
            <w:hideMark/>
          </w:tcPr>
          <w:p w14:paraId="340A3EE0" w14:textId="77777777" w:rsidR="00D6233E" w:rsidRDefault="00D6233E">
            <w:pPr>
              <w:jc w:val="center"/>
              <w:rPr>
                <w:ins w:id="5767" w:author="Asad Shah" w:date="2025-01-13T01:50:00Z"/>
                <w:b/>
                <w:bCs/>
              </w:rPr>
            </w:pPr>
            <w:ins w:id="5768" w:author="Asad Shah" w:date="2025-01-13T01:50:00Z">
              <w:r>
                <w:rPr>
                  <w:rStyle w:val="Strong"/>
                </w:rPr>
                <w:t>Activity</w:t>
              </w:r>
            </w:ins>
          </w:p>
        </w:tc>
        <w:tc>
          <w:tcPr>
            <w:tcW w:w="0" w:type="auto"/>
            <w:shd w:val="clear" w:color="auto" w:fill="D0CECE" w:themeFill="background2" w:themeFillShade="E6"/>
            <w:vAlign w:val="center"/>
            <w:hideMark/>
          </w:tcPr>
          <w:p w14:paraId="081AEF1F" w14:textId="77777777" w:rsidR="00D6233E" w:rsidRDefault="00D6233E">
            <w:pPr>
              <w:jc w:val="center"/>
              <w:rPr>
                <w:ins w:id="5769" w:author="Asad Shah" w:date="2025-01-13T01:50:00Z"/>
                <w:b/>
                <w:bCs/>
              </w:rPr>
            </w:pPr>
            <w:ins w:id="5770" w:author="Asad Shah" w:date="2025-01-13T01:50:00Z">
              <w:r>
                <w:rPr>
                  <w:rStyle w:val="Strong"/>
                </w:rPr>
                <w:t>Details</w:t>
              </w:r>
            </w:ins>
          </w:p>
        </w:tc>
        <w:tc>
          <w:tcPr>
            <w:tcW w:w="0" w:type="auto"/>
            <w:shd w:val="clear" w:color="auto" w:fill="D0CECE" w:themeFill="background2" w:themeFillShade="E6"/>
            <w:vAlign w:val="center"/>
            <w:hideMark/>
          </w:tcPr>
          <w:p w14:paraId="0C543748" w14:textId="77777777" w:rsidR="00D6233E" w:rsidRDefault="00D6233E">
            <w:pPr>
              <w:jc w:val="center"/>
              <w:rPr>
                <w:ins w:id="5771" w:author="Asad Shah" w:date="2025-01-13T01:50:00Z"/>
                <w:b/>
                <w:bCs/>
              </w:rPr>
            </w:pPr>
            <w:ins w:id="5772" w:author="Asad Shah" w:date="2025-01-13T01:50:00Z">
              <w:r>
                <w:rPr>
                  <w:rStyle w:val="Strong"/>
                </w:rPr>
                <w:t>Participants</w:t>
              </w:r>
            </w:ins>
          </w:p>
        </w:tc>
      </w:tr>
      <w:tr w:rsidR="00D6233E" w14:paraId="2341757E" w14:textId="77777777" w:rsidTr="00D6233E">
        <w:tblPrEx>
          <w:tblW w:w="0" w:type="auto"/>
          <w:tblPrExChange w:id="5773" w:author="Asad Shah" w:date="2025-01-13T01:51:00Z">
            <w:tblPrEx>
              <w:tblW w:w="0" w:type="auto"/>
              <w:tblCellSpacing w:w="15" w:type="dxa"/>
              <w:tblCellMar>
                <w:top w:w="15" w:type="dxa"/>
                <w:left w:w="15" w:type="dxa"/>
                <w:bottom w:w="15" w:type="dxa"/>
                <w:right w:w="15" w:type="dxa"/>
              </w:tblCellMar>
            </w:tblPrEx>
          </w:tblPrExChange>
        </w:tblPrEx>
        <w:trPr>
          <w:ins w:id="5774" w:author="Asad Shah" w:date="2025-01-13T01:50:00Z"/>
          <w:trPrChange w:id="5775" w:author="Asad Shah" w:date="2025-01-13T01:51:00Z">
            <w:trPr>
              <w:tblCellSpacing w:w="15" w:type="dxa"/>
            </w:trPr>
          </w:trPrChange>
        </w:trPr>
        <w:tc>
          <w:tcPr>
            <w:tcW w:w="0" w:type="auto"/>
            <w:hideMark/>
            <w:tcPrChange w:id="5776" w:author="Asad Shah" w:date="2025-01-13T01:51:00Z">
              <w:tcPr>
                <w:tcW w:w="0" w:type="auto"/>
                <w:gridSpan w:val="2"/>
                <w:vAlign w:val="center"/>
                <w:hideMark/>
              </w:tcPr>
            </w:tcPrChange>
          </w:tcPr>
          <w:p w14:paraId="5194206E" w14:textId="77777777" w:rsidR="00D6233E" w:rsidRPr="00D6233E" w:rsidRDefault="00D6233E">
            <w:pPr>
              <w:rPr>
                <w:ins w:id="5777" w:author="Asad Shah" w:date="2025-01-13T01:50:00Z"/>
                <w:b/>
                <w:rPrChange w:id="5778" w:author="Asad Shah" w:date="2025-01-13T01:51:00Z">
                  <w:rPr>
                    <w:ins w:id="5779" w:author="Asad Shah" w:date="2025-01-13T01:50:00Z"/>
                  </w:rPr>
                </w:rPrChange>
              </w:rPr>
            </w:pPr>
            <w:ins w:id="5780" w:author="Asad Shah" w:date="2025-01-13T01:50:00Z">
              <w:r w:rsidRPr="00D6233E">
                <w:rPr>
                  <w:rStyle w:val="Strong"/>
                  <w:b w:val="0"/>
                  <w:bCs w:val="0"/>
                  <w:rPrChange w:id="5781" w:author="Asad Shah" w:date="2025-01-13T01:51:00Z">
                    <w:rPr>
                      <w:rStyle w:val="Strong"/>
                    </w:rPr>
                  </w:rPrChange>
                </w:rPr>
                <w:t>30/11/24</w:t>
              </w:r>
            </w:ins>
          </w:p>
        </w:tc>
        <w:tc>
          <w:tcPr>
            <w:tcW w:w="0" w:type="auto"/>
            <w:hideMark/>
            <w:tcPrChange w:id="5782" w:author="Asad Shah" w:date="2025-01-13T01:51:00Z">
              <w:tcPr>
                <w:tcW w:w="0" w:type="auto"/>
                <w:gridSpan w:val="2"/>
                <w:vAlign w:val="center"/>
                <w:hideMark/>
              </w:tcPr>
            </w:tcPrChange>
          </w:tcPr>
          <w:p w14:paraId="3AACFD85" w14:textId="77777777" w:rsidR="00D6233E" w:rsidRDefault="00D6233E">
            <w:pPr>
              <w:rPr>
                <w:ins w:id="5783" w:author="Asad Shah" w:date="2025-01-13T01:50:00Z"/>
              </w:rPr>
            </w:pPr>
            <w:ins w:id="5784" w:author="Asad Shah" w:date="2025-01-13T01:50:00Z">
              <w:r>
                <w:t>Initial Project Discussion</w:t>
              </w:r>
            </w:ins>
          </w:p>
        </w:tc>
        <w:tc>
          <w:tcPr>
            <w:tcW w:w="0" w:type="auto"/>
            <w:hideMark/>
            <w:tcPrChange w:id="5785" w:author="Asad Shah" w:date="2025-01-13T01:51:00Z">
              <w:tcPr>
                <w:tcW w:w="0" w:type="auto"/>
                <w:gridSpan w:val="3"/>
                <w:vAlign w:val="center"/>
                <w:hideMark/>
              </w:tcPr>
            </w:tcPrChange>
          </w:tcPr>
          <w:p w14:paraId="19869DD4" w14:textId="77777777" w:rsidR="00D6233E" w:rsidRDefault="00D6233E">
            <w:pPr>
              <w:rPr>
                <w:ins w:id="5786" w:author="Asad Shah" w:date="2025-01-13T01:50:00Z"/>
              </w:rPr>
            </w:pPr>
            <w:ins w:id="5787" w:author="Asad Shah" w:date="2025-01-13T01:50:00Z">
              <w:r>
                <w:t>Discussed the project's objectives, identified the main problem statement, and agreed on the scope of work. Finalized the idea of a career counseling platform for students.</w:t>
              </w:r>
            </w:ins>
          </w:p>
        </w:tc>
        <w:tc>
          <w:tcPr>
            <w:tcW w:w="0" w:type="auto"/>
            <w:hideMark/>
            <w:tcPrChange w:id="5788" w:author="Asad Shah" w:date="2025-01-13T01:51:00Z">
              <w:tcPr>
                <w:tcW w:w="0" w:type="auto"/>
                <w:gridSpan w:val="2"/>
                <w:vAlign w:val="center"/>
                <w:hideMark/>
              </w:tcPr>
            </w:tcPrChange>
          </w:tcPr>
          <w:p w14:paraId="5C617E91" w14:textId="77777777" w:rsidR="00D6233E" w:rsidRDefault="00D6233E">
            <w:pPr>
              <w:rPr>
                <w:ins w:id="5789" w:author="Asad Shah" w:date="2025-01-13T01:50:00Z"/>
              </w:rPr>
            </w:pPr>
            <w:ins w:id="5790" w:author="Asad Shah" w:date="2025-01-13T01:50:00Z">
              <w:r>
                <w:t xml:space="preserve">Asad Shah, </w:t>
              </w:r>
              <w:proofErr w:type="spellStart"/>
              <w:r>
                <w:t>Fizza</w:t>
              </w:r>
              <w:proofErr w:type="spellEnd"/>
              <w:r>
                <w:t xml:space="preserve"> Mazhar</w:t>
              </w:r>
            </w:ins>
          </w:p>
        </w:tc>
      </w:tr>
      <w:tr w:rsidR="00D6233E" w14:paraId="58DBC787" w14:textId="77777777" w:rsidTr="00D6233E">
        <w:tblPrEx>
          <w:tblW w:w="0" w:type="auto"/>
          <w:tblPrExChange w:id="5791" w:author="Asad Shah" w:date="2025-01-13T01:51:00Z">
            <w:tblPrEx>
              <w:tblW w:w="0" w:type="auto"/>
              <w:tblCellSpacing w:w="15" w:type="dxa"/>
              <w:tblCellMar>
                <w:top w:w="15" w:type="dxa"/>
                <w:left w:w="15" w:type="dxa"/>
                <w:bottom w:w="15" w:type="dxa"/>
                <w:right w:w="15" w:type="dxa"/>
              </w:tblCellMar>
            </w:tblPrEx>
          </w:tblPrExChange>
        </w:tblPrEx>
        <w:trPr>
          <w:ins w:id="5792" w:author="Asad Shah" w:date="2025-01-13T01:50:00Z"/>
          <w:trPrChange w:id="5793" w:author="Asad Shah" w:date="2025-01-13T01:51:00Z">
            <w:trPr>
              <w:tblCellSpacing w:w="15" w:type="dxa"/>
            </w:trPr>
          </w:trPrChange>
        </w:trPr>
        <w:tc>
          <w:tcPr>
            <w:tcW w:w="0" w:type="auto"/>
            <w:hideMark/>
            <w:tcPrChange w:id="5794" w:author="Asad Shah" w:date="2025-01-13T01:51:00Z">
              <w:tcPr>
                <w:tcW w:w="0" w:type="auto"/>
                <w:gridSpan w:val="2"/>
                <w:vAlign w:val="center"/>
                <w:hideMark/>
              </w:tcPr>
            </w:tcPrChange>
          </w:tcPr>
          <w:p w14:paraId="21451D12" w14:textId="77777777" w:rsidR="00D6233E" w:rsidRPr="00D6233E" w:rsidRDefault="00D6233E">
            <w:pPr>
              <w:rPr>
                <w:ins w:id="5795" w:author="Asad Shah" w:date="2025-01-13T01:50:00Z"/>
                <w:b/>
                <w:rPrChange w:id="5796" w:author="Asad Shah" w:date="2025-01-13T01:51:00Z">
                  <w:rPr>
                    <w:ins w:id="5797" w:author="Asad Shah" w:date="2025-01-13T01:50:00Z"/>
                  </w:rPr>
                </w:rPrChange>
              </w:rPr>
            </w:pPr>
            <w:ins w:id="5798" w:author="Asad Shah" w:date="2025-01-13T01:50:00Z">
              <w:r w:rsidRPr="00D6233E">
                <w:rPr>
                  <w:rStyle w:val="Strong"/>
                  <w:b w:val="0"/>
                  <w:bCs w:val="0"/>
                  <w:rPrChange w:id="5799" w:author="Asad Shah" w:date="2025-01-13T01:51:00Z">
                    <w:rPr>
                      <w:rStyle w:val="Strong"/>
                    </w:rPr>
                  </w:rPrChange>
                </w:rPr>
                <w:t>02/12/24</w:t>
              </w:r>
            </w:ins>
          </w:p>
        </w:tc>
        <w:tc>
          <w:tcPr>
            <w:tcW w:w="0" w:type="auto"/>
            <w:hideMark/>
            <w:tcPrChange w:id="5800" w:author="Asad Shah" w:date="2025-01-13T01:51:00Z">
              <w:tcPr>
                <w:tcW w:w="0" w:type="auto"/>
                <w:gridSpan w:val="2"/>
                <w:vAlign w:val="center"/>
                <w:hideMark/>
              </w:tcPr>
            </w:tcPrChange>
          </w:tcPr>
          <w:p w14:paraId="7378FB26" w14:textId="77777777" w:rsidR="00D6233E" w:rsidRDefault="00D6233E">
            <w:pPr>
              <w:rPr>
                <w:ins w:id="5801" w:author="Asad Shah" w:date="2025-01-13T01:50:00Z"/>
              </w:rPr>
            </w:pPr>
            <w:ins w:id="5802" w:author="Asad Shah" w:date="2025-01-13T01:50:00Z">
              <w:r>
                <w:t>Research on Existing Systems</w:t>
              </w:r>
            </w:ins>
          </w:p>
        </w:tc>
        <w:tc>
          <w:tcPr>
            <w:tcW w:w="0" w:type="auto"/>
            <w:hideMark/>
            <w:tcPrChange w:id="5803" w:author="Asad Shah" w:date="2025-01-13T01:51:00Z">
              <w:tcPr>
                <w:tcW w:w="0" w:type="auto"/>
                <w:gridSpan w:val="3"/>
                <w:vAlign w:val="center"/>
                <w:hideMark/>
              </w:tcPr>
            </w:tcPrChange>
          </w:tcPr>
          <w:p w14:paraId="0347E92E" w14:textId="77777777" w:rsidR="00D6233E" w:rsidRDefault="00D6233E">
            <w:pPr>
              <w:rPr>
                <w:ins w:id="5804" w:author="Asad Shah" w:date="2025-01-13T01:50:00Z"/>
              </w:rPr>
            </w:pPr>
            <w:ins w:id="5805" w:author="Asad Shah" w:date="2025-01-13T01:50:00Z">
              <w:r>
                <w:t>Researched existing career counseling platforms to identify their strengths, weaknesses, and features. Documented gaps to address in the proposed system.</w:t>
              </w:r>
            </w:ins>
          </w:p>
        </w:tc>
        <w:tc>
          <w:tcPr>
            <w:tcW w:w="0" w:type="auto"/>
            <w:hideMark/>
            <w:tcPrChange w:id="5806" w:author="Asad Shah" w:date="2025-01-13T01:51:00Z">
              <w:tcPr>
                <w:tcW w:w="0" w:type="auto"/>
                <w:gridSpan w:val="2"/>
                <w:vAlign w:val="center"/>
                <w:hideMark/>
              </w:tcPr>
            </w:tcPrChange>
          </w:tcPr>
          <w:p w14:paraId="78C92D4C" w14:textId="77777777" w:rsidR="00D6233E" w:rsidRDefault="00D6233E">
            <w:pPr>
              <w:rPr>
                <w:ins w:id="5807" w:author="Asad Shah" w:date="2025-01-13T01:50:00Z"/>
              </w:rPr>
            </w:pPr>
            <w:ins w:id="5808" w:author="Asad Shah" w:date="2025-01-13T01:50:00Z">
              <w:r>
                <w:t xml:space="preserve">Asad Shah, </w:t>
              </w:r>
              <w:proofErr w:type="spellStart"/>
              <w:r>
                <w:t>Fizza</w:t>
              </w:r>
              <w:proofErr w:type="spellEnd"/>
              <w:r>
                <w:t xml:space="preserve"> Mazhar</w:t>
              </w:r>
            </w:ins>
          </w:p>
        </w:tc>
      </w:tr>
      <w:tr w:rsidR="00D6233E" w14:paraId="12E77724" w14:textId="77777777" w:rsidTr="00D6233E">
        <w:tblPrEx>
          <w:tblW w:w="0" w:type="auto"/>
          <w:tblPrExChange w:id="5809" w:author="Asad Shah" w:date="2025-01-13T01:51:00Z">
            <w:tblPrEx>
              <w:tblW w:w="0" w:type="auto"/>
              <w:tblCellSpacing w:w="15" w:type="dxa"/>
              <w:tblCellMar>
                <w:top w:w="15" w:type="dxa"/>
                <w:left w:w="15" w:type="dxa"/>
                <w:bottom w:w="15" w:type="dxa"/>
                <w:right w:w="15" w:type="dxa"/>
              </w:tblCellMar>
            </w:tblPrEx>
          </w:tblPrExChange>
        </w:tblPrEx>
        <w:trPr>
          <w:ins w:id="5810" w:author="Asad Shah" w:date="2025-01-13T01:50:00Z"/>
          <w:trPrChange w:id="5811" w:author="Asad Shah" w:date="2025-01-13T01:51:00Z">
            <w:trPr>
              <w:tblCellSpacing w:w="15" w:type="dxa"/>
            </w:trPr>
          </w:trPrChange>
        </w:trPr>
        <w:tc>
          <w:tcPr>
            <w:tcW w:w="0" w:type="auto"/>
            <w:hideMark/>
            <w:tcPrChange w:id="5812" w:author="Asad Shah" w:date="2025-01-13T01:51:00Z">
              <w:tcPr>
                <w:tcW w:w="0" w:type="auto"/>
                <w:gridSpan w:val="2"/>
                <w:vAlign w:val="center"/>
                <w:hideMark/>
              </w:tcPr>
            </w:tcPrChange>
          </w:tcPr>
          <w:p w14:paraId="02826DD3" w14:textId="77777777" w:rsidR="00D6233E" w:rsidRPr="00D6233E" w:rsidRDefault="00D6233E">
            <w:pPr>
              <w:rPr>
                <w:ins w:id="5813" w:author="Asad Shah" w:date="2025-01-13T01:50:00Z"/>
                <w:b/>
                <w:rPrChange w:id="5814" w:author="Asad Shah" w:date="2025-01-13T01:51:00Z">
                  <w:rPr>
                    <w:ins w:id="5815" w:author="Asad Shah" w:date="2025-01-13T01:50:00Z"/>
                  </w:rPr>
                </w:rPrChange>
              </w:rPr>
            </w:pPr>
            <w:ins w:id="5816" w:author="Asad Shah" w:date="2025-01-13T01:50:00Z">
              <w:r w:rsidRPr="00D6233E">
                <w:rPr>
                  <w:rStyle w:val="Strong"/>
                  <w:b w:val="0"/>
                  <w:bCs w:val="0"/>
                  <w:rPrChange w:id="5817" w:author="Asad Shah" w:date="2025-01-13T01:51:00Z">
                    <w:rPr>
                      <w:rStyle w:val="Strong"/>
                    </w:rPr>
                  </w:rPrChange>
                </w:rPr>
                <w:t>05/12/24</w:t>
              </w:r>
            </w:ins>
          </w:p>
        </w:tc>
        <w:tc>
          <w:tcPr>
            <w:tcW w:w="0" w:type="auto"/>
            <w:hideMark/>
            <w:tcPrChange w:id="5818" w:author="Asad Shah" w:date="2025-01-13T01:51:00Z">
              <w:tcPr>
                <w:tcW w:w="0" w:type="auto"/>
                <w:gridSpan w:val="2"/>
                <w:vAlign w:val="center"/>
                <w:hideMark/>
              </w:tcPr>
            </w:tcPrChange>
          </w:tcPr>
          <w:p w14:paraId="60BBDAB8" w14:textId="77777777" w:rsidR="00D6233E" w:rsidRDefault="00D6233E">
            <w:pPr>
              <w:rPr>
                <w:ins w:id="5819" w:author="Asad Shah" w:date="2025-01-13T01:50:00Z"/>
              </w:rPr>
            </w:pPr>
            <w:ins w:id="5820" w:author="Asad Shah" w:date="2025-01-13T01:50:00Z">
              <w:r>
                <w:t>Requirement Gathering</w:t>
              </w:r>
            </w:ins>
          </w:p>
        </w:tc>
        <w:tc>
          <w:tcPr>
            <w:tcW w:w="0" w:type="auto"/>
            <w:hideMark/>
            <w:tcPrChange w:id="5821" w:author="Asad Shah" w:date="2025-01-13T01:51:00Z">
              <w:tcPr>
                <w:tcW w:w="0" w:type="auto"/>
                <w:gridSpan w:val="3"/>
                <w:vAlign w:val="center"/>
                <w:hideMark/>
              </w:tcPr>
            </w:tcPrChange>
          </w:tcPr>
          <w:p w14:paraId="21C29EFD" w14:textId="77777777" w:rsidR="00D6233E" w:rsidRDefault="00D6233E">
            <w:pPr>
              <w:rPr>
                <w:ins w:id="5822" w:author="Asad Shah" w:date="2025-01-13T01:50:00Z"/>
              </w:rPr>
            </w:pPr>
            <w:ins w:id="5823" w:author="Asad Shah" w:date="2025-01-13T01:50:00Z">
              <w:r>
                <w:t>Conducted a brainstorming session to outline user needs and project requirements, including key features like recommendations, trend visualizations, and chatbot integration. Identified data sources for trends and admission details.</w:t>
              </w:r>
            </w:ins>
          </w:p>
        </w:tc>
        <w:tc>
          <w:tcPr>
            <w:tcW w:w="0" w:type="auto"/>
            <w:hideMark/>
            <w:tcPrChange w:id="5824" w:author="Asad Shah" w:date="2025-01-13T01:51:00Z">
              <w:tcPr>
                <w:tcW w:w="0" w:type="auto"/>
                <w:gridSpan w:val="2"/>
                <w:vAlign w:val="center"/>
                <w:hideMark/>
              </w:tcPr>
            </w:tcPrChange>
          </w:tcPr>
          <w:p w14:paraId="425A07BB" w14:textId="77777777" w:rsidR="00D6233E" w:rsidRDefault="00D6233E">
            <w:pPr>
              <w:rPr>
                <w:ins w:id="5825" w:author="Asad Shah" w:date="2025-01-13T01:50:00Z"/>
              </w:rPr>
            </w:pPr>
            <w:ins w:id="5826" w:author="Asad Shah" w:date="2025-01-13T01:50:00Z">
              <w:r>
                <w:t xml:space="preserve">Asad Shah, </w:t>
              </w:r>
              <w:proofErr w:type="spellStart"/>
              <w:r>
                <w:t>Fizza</w:t>
              </w:r>
              <w:proofErr w:type="spellEnd"/>
              <w:r>
                <w:t xml:space="preserve"> Mazhar</w:t>
              </w:r>
            </w:ins>
          </w:p>
        </w:tc>
      </w:tr>
      <w:tr w:rsidR="00D6233E" w14:paraId="528055DF" w14:textId="77777777" w:rsidTr="00D6233E">
        <w:tblPrEx>
          <w:tblW w:w="0" w:type="auto"/>
          <w:tblPrExChange w:id="5827" w:author="Asad Shah" w:date="2025-01-13T01:51:00Z">
            <w:tblPrEx>
              <w:tblW w:w="0" w:type="auto"/>
              <w:tblCellSpacing w:w="15" w:type="dxa"/>
              <w:tblCellMar>
                <w:top w:w="15" w:type="dxa"/>
                <w:left w:w="15" w:type="dxa"/>
                <w:bottom w:w="15" w:type="dxa"/>
                <w:right w:w="15" w:type="dxa"/>
              </w:tblCellMar>
            </w:tblPrEx>
          </w:tblPrExChange>
        </w:tblPrEx>
        <w:trPr>
          <w:ins w:id="5828" w:author="Asad Shah" w:date="2025-01-13T01:50:00Z"/>
          <w:trPrChange w:id="5829" w:author="Asad Shah" w:date="2025-01-13T01:51:00Z">
            <w:trPr>
              <w:tblCellSpacing w:w="15" w:type="dxa"/>
            </w:trPr>
          </w:trPrChange>
        </w:trPr>
        <w:tc>
          <w:tcPr>
            <w:tcW w:w="0" w:type="auto"/>
            <w:hideMark/>
            <w:tcPrChange w:id="5830" w:author="Asad Shah" w:date="2025-01-13T01:51:00Z">
              <w:tcPr>
                <w:tcW w:w="0" w:type="auto"/>
                <w:gridSpan w:val="2"/>
                <w:vAlign w:val="center"/>
                <w:hideMark/>
              </w:tcPr>
            </w:tcPrChange>
          </w:tcPr>
          <w:p w14:paraId="54D24A43" w14:textId="77777777" w:rsidR="00D6233E" w:rsidRPr="00D6233E" w:rsidRDefault="00D6233E">
            <w:pPr>
              <w:rPr>
                <w:ins w:id="5831" w:author="Asad Shah" w:date="2025-01-13T01:50:00Z"/>
                <w:b/>
                <w:rPrChange w:id="5832" w:author="Asad Shah" w:date="2025-01-13T01:51:00Z">
                  <w:rPr>
                    <w:ins w:id="5833" w:author="Asad Shah" w:date="2025-01-13T01:50:00Z"/>
                  </w:rPr>
                </w:rPrChange>
              </w:rPr>
            </w:pPr>
            <w:ins w:id="5834" w:author="Asad Shah" w:date="2025-01-13T01:50:00Z">
              <w:r w:rsidRPr="00D6233E">
                <w:rPr>
                  <w:rStyle w:val="Strong"/>
                  <w:b w:val="0"/>
                  <w:bCs w:val="0"/>
                  <w:rPrChange w:id="5835" w:author="Asad Shah" w:date="2025-01-13T01:51:00Z">
                    <w:rPr>
                      <w:rStyle w:val="Strong"/>
                    </w:rPr>
                  </w:rPrChange>
                </w:rPr>
                <w:t>07/12/24</w:t>
              </w:r>
            </w:ins>
          </w:p>
        </w:tc>
        <w:tc>
          <w:tcPr>
            <w:tcW w:w="0" w:type="auto"/>
            <w:hideMark/>
            <w:tcPrChange w:id="5836" w:author="Asad Shah" w:date="2025-01-13T01:51:00Z">
              <w:tcPr>
                <w:tcW w:w="0" w:type="auto"/>
                <w:gridSpan w:val="2"/>
                <w:vAlign w:val="center"/>
                <w:hideMark/>
              </w:tcPr>
            </w:tcPrChange>
          </w:tcPr>
          <w:p w14:paraId="2277D04C" w14:textId="77777777" w:rsidR="00D6233E" w:rsidRDefault="00D6233E">
            <w:pPr>
              <w:rPr>
                <w:ins w:id="5837" w:author="Asad Shah" w:date="2025-01-13T01:50:00Z"/>
              </w:rPr>
            </w:pPr>
            <w:ins w:id="5838" w:author="Asad Shah" w:date="2025-01-13T01:50:00Z">
              <w:r>
                <w:t>Problem Statement Finalization</w:t>
              </w:r>
            </w:ins>
          </w:p>
        </w:tc>
        <w:tc>
          <w:tcPr>
            <w:tcW w:w="0" w:type="auto"/>
            <w:hideMark/>
            <w:tcPrChange w:id="5839" w:author="Asad Shah" w:date="2025-01-13T01:51:00Z">
              <w:tcPr>
                <w:tcW w:w="0" w:type="auto"/>
                <w:gridSpan w:val="3"/>
                <w:vAlign w:val="center"/>
                <w:hideMark/>
              </w:tcPr>
            </w:tcPrChange>
          </w:tcPr>
          <w:p w14:paraId="697EB2EC" w14:textId="77777777" w:rsidR="00D6233E" w:rsidRDefault="00D6233E">
            <w:pPr>
              <w:rPr>
                <w:ins w:id="5840" w:author="Asad Shah" w:date="2025-01-13T01:50:00Z"/>
              </w:rPr>
            </w:pPr>
            <w:ins w:id="5841" w:author="Asad Shah" w:date="2025-01-13T01:50:00Z">
              <w:r>
                <w:t>Finalized the problem statement and documented challenges faced by students in career selection after 12th grade.</w:t>
              </w:r>
            </w:ins>
          </w:p>
        </w:tc>
        <w:tc>
          <w:tcPr>
            <w:tcW w:w="0" w:type="auto"/>
            <w:hideMark/>
            <w:tcPrChange w:id="5842" w:author="Asad Shah" w:date="2025-01-13T01:51:00Z">
              <w:tcPr>
                <w:tcW w:w="0" w:type="auto"/>
                <w:gridSpan w:val="2"/>
                <w:vAlign w:val="center"/>
                <w:hideMark/>
              </w:tcPr>
            </w:tcPrChange>
          </w:tcPr>
          <w:p w14:paraId="3CA2F43B" w14:textId="77777777" w:rsidR="00D6233E" w:rsidRDefault="00D6233E">
            <w:pPr>
              <w:rPr>
                <w:ins w:id="5843" w:author="Asad Shah" w:date="2025-01-13T01:50:00Z"/>
              </w:rPr>
            </w:pPr>
            <w:ins w:id="5844" w:author="Asad Shah" w:date="2025-01-13T01:50:00Z">
              <w:r>
                <w:t xml:space="preserve">Asad Shah, </w:t>
              </w:r>
              <w:proofErr w:type="spellStart"/>
              <w:r>
                <w:t>Fizza</w:t>
              </w:r>
              <w:proofErr w:type="spellEnd"/>
              <w:r>
                <w:t xml:space="preserve"> Mazhar</w:t>
              </w:r>
            </w:ins>
          </w:p>
        </w:tc>
      </w:tr>
      <w:tr w:rsidR="00D6233E" w14:paraId="7B90660F" w14:textId="77777777" w:rsidTr="00D6233E">
        <w:tblPrEx>
          <w:tblW w:w="0" w:type="auto"/>
          <w:tblPrExChange w:id="5845" w:author="Asad Shah" w:date="2025-01-13T01:51:00Z">
            <w:tblPrEx>
              <w:tblW w:w="0" w:type="auto"/>
              <w:tblCellSpacing w:w="15" w:type="dxa"/>
              <w:tblCellMar>
                <w:top w:w="15" w:type="dxa"/>
                <w:left w:w="15" w:type="dxa"/>
                <w:bottom w:w="15" w:type="dxa"/>
                <w:right w:w="15" w:type="dxa"/>
              </w:tblCellMar>
            </w:tblPrEx>
          </w:tblPrExChange>
        </w:tblPrEx>
        <w:trPr>
          <w:ins w:id="5846" w:author="Asad Shah" w:date="2025-01-13T01:50:00Z"/>
          <w:trPrChange w:id="5847" w:author="Asad Shah" w:date="2025-01-13T01:51:00Z">
            <w:trPr>
              <w:tblCellSpacing w:w="15" w:type="dxa"/>
            </w:trPr>
          </w:trPrChange>
        </w:trPr>
        <w:tc>
          <w:tcPr>
            <w:tcW w:w="0" w:type="auto"/>
            <w:hideMark/>
            <w:tcPrChange w:id="5848" w:author="Asad Shah" w:date="2025-01-13T01:51:00Z">
              <w:tcPr>
                <w:tcW w:w="0" w:type="auto"/>
                <w:gridSpan w:val="2"/>
                <w:vAlign w:val="center"/>
                <w:hideMark/>
              </w:tcPr>
            </w:tcPrChange>
          </w:tcPr>
          <w:p w14:paraId="206B2F12" w14:textId="77777777" w:rsidR="00D6233E" w:rsidRPr="00D6233E" w:rsidRDefault="00D6233E">
            <w:pPr>
              <w:rPr>
                <w:ins w:id="5849" w:author="Asad Shah" w:date="2025-01-13T01:50:00Z"/>
                <w:b/>
                <w:rPrChange w:id="5850" w:author="Asad Shah" w:date="2025-01-13T01:51:00Z">
                  <w:rPr>
                    <w:ins w:id="5851" w:author="Asad Shah" w:date="2025-01-13T01:50:00Z"/>
                  </w:rPr>
                </w:rPrChange>
              </w:rPr>
            </w:pPr>
            <w:ins w:id="5852" w:author="Asad Shah" w:date="2025-01-13T01:50:00Z">
              <w:r w:rsidRPr="00D6233E">
                <w:rPr>
                  <w:rStyle w:val="Strong"/>
                  <w:b w:val="0"/>
                  <w:bCs w:val="0"/>
                  <w:rPrChange w:id="5853" w:author="Asad Shah" w:date="2025-01-13T01:51:00Z">
                    <w:rPr>
                      <w:rStyle w:val="Strong"/>
                    </w:rPr>
                  </w:rPrChange>
                </w:rPr>
                <w:t>10/12/24</w:t>
              </w:r>
            </w:ins>
          </w:p>
        </w:tc>
        <w:tc>
          <w:tcPr>
            <w:tcW w:w="0" w:type="auto"/>
            <w:hideMark/>
            <w:tcPrChange w:id="5854" w:author="Asad Shah" w:date="2025-01-13T01:51:00Z">
              <w:tcPr>
                <w:tcW w:w="0" w:type="auto"/>
                <w:gridSpan w:val="2"/>
                <w:vAlign w:val="center"/>
                <w:hideMark/>
              </w:tcPr>
            </w:tcPrChange>
          </w:tcPr>
          <w:p w14:paraId="4AF97DF6" w14:textId="77777777" w:rsidR="00D6233E" w:rsidRDefault="00D6233E">
            <w:pPr>
              <w:rPr>
                <w:ins w:id="5855" w:author="Asad Shah" w:date="2025-01-13T01:50:00Z"/>
              </w:rPr>
            </w:pPr>
            <w:ins w:id="5856" w:author="Asad Shah" w:date="2025-01-13T01:50:00Z">
              <w:r>
                <w:t>Preliminary System Design</w:t>
              </w:r>
            </w:ins>
          </w:p>
        </w:tc>
        <w:tc>
          <w:tcPr>
            <w:tcW w:w="0" w:type="auto"/>
            <w:hideMark/>
            <w:tcPrChange w:id="5857" w:author="Asad Shah" w:date="2025-01-13T01:51:00Z">
              <w:tcPr>
                <w:tcW w:w="0" w:type="auto"/>
                <w:gridSpan w:val="3"/>
                <w:vAlign w:val="center"/>
                <w:hideMark/>
              </w:tcPr>
            </w:tcPrChange>
          </w:tcPr>
          <w:p w14:paraId="60621796" w14:textId="77777777" w:rsidR="00D6233E" w:rsidRDefault="00D6233E">
            <w:pPr>
              <w:rPr>
                <w:ins w:id="5858" w:author="Asad Shah" w:date="2025-01-13T01:50:00Z"/>
              </w:rPr>
            </w:pPr>
            <w:ins w:id="5859" w:author="Asad Shah" w:date="2025-01-13T01:50:00Z">
              <w:r>
                <w:t>Drafted a high-level system architecture, including user flow, database, and functional components.</w:t>
              </w:r>
            </w:ins>
          </w:p>
        </w:tc>
        <w:tc>
          <w:tcPr>
            <w:tcW w:w="0" w:type="auto"/>
            <w:hideMark/>
            <w:tcPrChange w:id="5860" w:author="Asad Shah" w:date="2025-01-13T01:51:00Z">
              <w:tcPr>
                <w:tcW w:w="0" w:type="auto"/>
                <w:gridSpan w:val="2"/>
                <w:vAlign w:val="center"/>
                <w:hideMark/>
              </w:tcPr>
            </w:tcPrChange>
          </w:tcPr>
          <w:p w14:paraId="2E2FD1CD" w14:textId="77777777" w:rsidR="00D6233E" w:rsidRDefault="00D6233E">
            <w:pPr>
              <w:rPr>
                <w:ins w:id="5861" w:author="Asad Shah" w:date="2025-01-13T01:50:00Z"/>
              </w:rPr>
            </w:pPr>
            <w:ins w:id="5862" w:author="Asad Shah" w:date="2025-01-13T01:50:00Z">
              <w:r>
                <w:t xml:space="preserve">Asad Shah, </w:t>
              </w:r>
              <w:proofErr w:type="spellStart"/>
              <w:r>
                <w:t>Fizza</w:t>
              </w:r>
              <w:proofErr w:type="spellEnd"/>
              <w:r>
                <w:t xml:space="preserve"> Mazhar</w:t>
              </w:r>
            </w:ins>
          </w:p>
        </w:tc>
      </w:tr>
      <w:tr w:rsidR="00D6233E" w14:paraId="5AF538B0" w14:textId="77777777" w:rsidTr="00D6233E">
        <w:tblPrEx>
          <w:tblW w:w="0" w:type="auto"/>
          <w:tblPrExChange w:id="5863" w:author="Asad Shah" w:date="2025-01-13T01:51:00Z">
            <w:tblPrEx>
              <w:tblW w:w="0" w:type="auto"/>
              <w:tblCellSpacing w:w="15" w:type="dxa"/>
              <w:tblCellMar>
                <w:top w:w="15" w:type="dxa"/>
                <w:left w:w="15" w:type="dxa"/>
                <w:bottom w:w="15" w:type="dxa"/>
                <w:right w:w="15" w:type="dxa"/>
              </w:tblCellMar>
            </w:tblPrEx>
          </w:tblPrExChange>
        </w:tblPrEx>
        <w:trPr>
          <w:ins w:id="5864" w:author="Asad Shah" w:date="2025-01-13T01:50:00Z"/>
          <w:trPrChange w:id="5865" w:author="Asad Shah" w:date="2025-01-13T01:51:00Z">
            <w:trPr>
              <w:tblCellSpacing w:w="15" w:type="dxa"/>
            </w:trPr>
          </w:trPrChange>
        </w:trPr>
        <w:tc>
          <w:tcPr>
            <w:tcW w:w="0" w:type="auto"/>
            <w:hideMark/>
            <w:tcPrChange w:id="5866" w:author="Asad Shah" w:date="2025-01-13T01:51:00Z">
              <w:tcPr>
                <w:tcW w:w="0" w:type="auto"/>
                <w:gridSpan w:val="2"/>
                <w:vAlign w:val="center"/>
                <w:hideMark/>
              </w:tcPr>
            </w:tcPrChange>
          </w:tcPr>
          <w:p w14:paraId="6DA83D51" w14:textId="77777777" w:rsidR="00D6233E" w:rsidRPr="00D6233E" w:rsidRDefault="00D6233E">
            <w:pPr>
              <w:rPr>
                <w:ins w:id="5867" w:author="Asad Shah" w:date="2025-01-13T01:50:00Z"/>
                <w:b/>
                <w:rPrChange w:id="5868" w:author="Asad Shah" w:date="2025-01-13T01:51:00Z">
                  <w:rPr>
                    <w:ins w:id="5869" w:author="Asad Shah" w:date="2025-01-13T01:50:00Z"/>
                  </w:rPr>
                </w:rPrChange>
              </w:rPr>
            </w:pPr>
            <w:ins w:id="5870" w:author="Asad Shah" w:date="2025-01-13T01:50:00Z">
              <w:r w:rsidRPr="00D6233E">
                <w:rPr>
                  <w:rStyle w:val="Strong"/>
                  <w:b w:val="0"/>
                  <w:bCs w:val="0"/>
                  <w:rPrChange w:id="5871" w:author="Asad Shah" w:date="2025-01-13T01:51:00Z">
                    <w:rPr>
                      <w:rStyle w:val="Strong"/>
                    </w:rPr>
                  </w:rPrChange>
                </w:rPr>
                <w:lastRenderedPageBreak/>
                <w:t>12/12/24</w:t>
              </w:r>
            </w:ins>
          </w:p>
        </w:tc>
        <w:tc>
          <w:tcPr>
            <w:tcW w:w="0" w:type="auto"/>
            <w:hideMark/>
            <w:tcPrChange w:id="5872" w:author="Asad Shah" w:date="2025-01-13T01:51:00Z">
              <w:tcPr>
                <w:tcW w:w="0" w:type="auto"/>
                <w:gridSpan w:val="2"/>
                <w:vAlign w:val="center"/>
                <w:hideMark/>
              </w:tcPr>
            </w:tcPrChange>
          </w:tcPr>
          <w:p w14:paraId="6A452D9B" w14:textId="77777777" w:rsidR="00D6233E" w:rsidRDefault="00D6233E">
            <w:pPr>
              <w:rPr>
                <w:ins w:id="5873" w:author="Asad Shah" w:date="2025-01-13T01:50:00Z"/>
              </w:rPr>
            </w:pPr>
            <w:ins w:id="5874" w:author="Asad Shah" w:date="2025-01-13T01:50:00Z">
              <w:r>
                <w:t>Task and Work Allocation</w:t>
              </w:r>
            </w:ins>
          </w:p>
        </w:tc>
        <w:tc>
          <w:tcPr>
            <w:tcW w:w="0" w:type="auto"/>
            <w:hideMark/>
            <w:tcPrChange w:id="5875" w:author="Asad Shah" w:date="2025-01-13T01:51:00Z">
              <w:tcPr>
                <w:tcW w:w="0" w:type="auto"/>
                <w:gridSpan w:val="3"/>
                <w:vAlign w:val="center"/>
                <w:hideMark/>
              </w:tcPr>
            </w:tcPrChange>
          </w:tcPr>
          <w:p w14:paraId="7AF383C6" w14:textId="77777777" w:rsidR="00D6233E" w:rsidRDefault="00D6233E">
            <w:pPr>
              <w:rPr>
                <w:ins w:id="5876" w:author="Asad Shah" w:date="2025-01-13T01:50:00Z"/>
              </w:rPr>
            </w:pPr>
            <w:ins w:id="5877" w:author="Asad Shah" w:date="2025-01-13T01:50:00Z">
              <w:r>
                <w:t xml:space="preserve">Assigned roles and responsibilities: Asad Shah to handle backend development (algorithms and data processing), </w:t>
              </w:r>
              <w:proofErr w:type="spellStart"/>
              <w:r>
                <w:t>Fizza</w:t>
              </w:r>
              <w:proofErr w:type="spellEnd"/>
              <w:r>
                <w:t xml:space="preserve"> Mazhar to focus on frontend design, UI/UX, and documentation. Also planned the workflow for data collection.</w:t>
              </w:r>
            </w:ins>
          </w:p>
        </w:tc>
        <w:tc>
          <w:tcPr>
            <w:tcW w:w="0" w:type="auto"/>
            <w:hideMark/>
            <w:tcPrChange w:id="5878" w:author="Asad Shah" w:date="2025-01-13T01:51:00Z">
              <w:tcPr>
                <w:tcW w:w="0" w:type="auto"/>
                <w:gridSpan w:val="2"/>
                <w:vAlign w:val="center"/>
                <w:hideMark/>
              </w:tcPr>
            </w:tcPrChange>
          </w:tcPr>
          <w:p w14:paraId="6B13356B" w14:textId="77777777" w:rsidR="00D6233E" w:rsidRDefault="00D6233E">
            <w:pPr>
              <w:rPr>
                <w:ins w:id="5879" w:author="Asad Shah" w:date="2025-01-13T01:50:00Z"/>
              </w:rPr>
            </w:pPr>
            <w:ins w:id="5880" w:author="Asad Shah" w:date="2025-01-13T01:50:00Z">
              <w:r>
                <w:t xml:space="preserve">Asad Shah, </w:t>
              </w:r>
              <w:proofErr w:type="spellStart"/>
              <w:r>
                <w:t>Fizza</w:t>
              </w:r>
              <w:proofErr w:type="spellEnd"/>
              <w:r>
                <w:t xml:space="preserve"> Mazhar</w:t>
              </w:r>
            </w:ins>
          </w:p>
        </w:tc>
      </w:tr>
      <w:tr w:rsidR="00D6233E" w14:paraId="4AB5B1AB" w14:textId="77777777" w:rsidTr="00D6233E">
        <w:tblPrEx>
          <w:tblW w:w="0" w:type="auto"/>
          <w:tblPrExChange w:id="5881" w:author="Asad Shah" w:date="2025-01-13T01:51:00Z">
            <w:tblPrEx>
              <w:tblW w:w="0" w:type="auto"/>
              <w:tblCellSpacing w:w="15" w:type="dxa"/>
              <w:tblCellMar>
                <w:top w:w="15" w:type="dxa"/>
                <w:left w:w="15" w:type="dxa"/>
                <w:bottom w:w="15" w:type="dxa"/>
                <w:right w:w="15" w:type="dxa"/>
              </w:tblCellMar>
            </w:tblPrEx>
          </w:tblPrExChange>
        </w:tblPrEx>
        <w:trPr>
          <w:ins w:id="5882" w:author="Asad Shah" w:date="2025-01-13T01:50:00Z"/>
          <w:trPrChange w:id="5883" w:author="Asad Shah" w:date="2025-01-13T01:51:00Z">
            <w:trPr>
              <w:tblCellSpacing w:w="15" w:type="dxa"/>
            </w:trPr>
          </w:trPrChange>
        </w:trPr>
        <w:tc>
          <w:tcPr>
            <w:tcW w:w="0" w:type="auto"/>
            <w:hideMark/>
            <w:tcPrChange w:id="5884" w:author="Asad Shah" w:date="2025-01-13T01:51:00Z">
              <w:tcPr>
                <w:tcW w:w="0" w:type="auto"/>
                <w:gridSpan w:val="2"/>
                <w:vAlign w:val="center"/>
                <w:hideMark/>
              </w:tcPr>
            </w:tcPrChange>
          </w:tcPr>
          <w:p w14:paraId="0C8CAAA8" w14:textId="77777777" w:rsidR="00D6233E" w:rsidRPr="00D6233E" w:rsidRDefault="00D6233E">
            <w:pPr>
              <w:rPr>
                <w:ins w:id="5885" w:author="Asad Shah" w:date="2025-01-13T01:50:00Z"/>
                <w:b/>
                <w:rPrChange w:id="5886" w:author="Asad Shah" w:date="2025-01-13T01:51:00Z">
                  <w:rPr>
                    <w:ins w:id="5887" w:author="Asad Shah" w:date="2025-01-13T01:50:00Z"/>
                  </w:rPr>
                </w:rPrChange>
              </w:rPr>
            </w:pPr>
            <w:ins w:id="5888" w:author="Asad Shah" w:date="2025-01-13T01:50:00Z">
              <w:r w:rsidRPr="00D6233E">
                <w:rPr>
                  <w:rStyle w:val="Strong"/>
                  <w:b w:val="0"/>
                  <w:bCs w:val="0"/>
                  <w:rPrChange w:id="5889" w:author="Asad Shah" w:date="2025-01-13T01:51:00Z">
                    <w:rPr>
                      <w:rStyle w:val="Strong"/>
                    </w:rPr>
                  </w:rPrChange>
                </w:rPr>
                <w:t>15/12/24</w:t>
              </w:r>
            </w:ins>
          </w:p>
        </w:tc>
        <w:tc>
          <w:tcPr>
            <w:tcW w:w="0" w:type="auto"/>
            <w:hideMark/>
            <w:tcPrChange w:id="5890" w:author="Asad Shah" w:date="2025-01-13T01:51:00Z">
              <w:tcPr>
                <w:tcW w:w="0" w:type="auto"/>
                <w:gridSpan w:val="2"/>
                <w:vAlign w:val="center"/>
                <w:hideMark/>
              </w:tcPr>
            </w:tcPrChange>
          </w:tcPr>
          <w:p w14:paraId="0B7BA608" w14:textId="77777777" w:rsidR="00D6233E" w:rsidRDefault="00D6233E">
            <w:pPr>
              <w:rPr>
                <w:ins w:id="5891" w:author="Asad Shah" w:date="2025-01-13T01:50:00Z"/>
              </w:rPr>
            </w:pPr>
            <w:ins w:id="5892" w:author="Asad Shah" w:date="2025-01-13T01:50:00Z">
              <w:r>
                <w:t>Dataset Identification and Research</w:t>
              </w:r>
            </w:ins>
          </w:p>
        </w:tc>
        <w:tc>
          <w:tcPr>
            <w:tcW w:w="0" w:type="auto"/>
            <w:hideMark/>
            <w:tcPrChange w:id="5893" w:author="Asad Shah" w:date="2025-01-13T01:51:00Z">
              <w:tcPr>
                <w:tcW w:w="0" w:type="auto"/>
                <w:gridSpan w:val="3"/>
                <w:vAlign w:val="center"/>
                <w:hideMark/>
              </w:tcPr>
            </w:tcPrChange>
          </w:tcPr>
          <w:p w14:paraId="219D40D3" w14:textId="77777777" w:rsidR="00D6233E" w:rsidRDefault="00D6233E">
            <w:pPr>
              <w:rPr>
                <w:ins w:id="5894" w:author="Asad Shah" w:date="2025-01-13T01:50:00Z"/>
              </w:rPr>
            </w:pPr>
            <w:ins w:id="5895" w:author="Asad Shah" w:date="2025-01-13T01:50:00Z">
              <w:r>
                <w:t>Researched potential data sources, including online admission portals, educational databases, and historical trends for career fields from 2000–2004. Discussed initial dataset schema.</w:t>
              </w:r>
            </w:ins>
          </w:p>
        </w:tc>
        <w:tc>
          <w:tcPr>
            <w:tcW w:w="0" w:type="auto"/>
            <w:hideMark/>
            <w:tcPrChange w:id="5896" w:author="Asad Shah" w:date="2025-01-13T01:51:00Z">
              <w:tcPr>
                <w:tcW w:w="0" w:type="auto"/>
                <w:gridSpan w:val="2"/>
                <w:vAlign w:val="center"/>
                <w:hideMark/>
              </w:tcPr>
            </w:tcPrChange>
          </w:tcPr>
          <w:p w14:paraId="28CC8FCF" w14:textId="77777777" w:rsidR="00D6233E" w:rsidRDefault="00D6233E">
            <w:pPr>
              <w:rPr>
                <w:ins w:id="5897" w:author="Asad Shah" w:date="2025-01-13T01:50:00Z"/>
              </w:rPr>
            </w:pPr>
            <w:ins w:id="5898" w:author="Asad Shah" w:date="2025-01-13T01:50:00Z">
              <w:r>
                <w:t>Asad Shah</w:t>
              </w:r>
            </w:ins>
          </w:p>
        </w:tc>
      </w:tr>
      <w:tr w:rsidR="00D6233E" w14:paraId="2E29D8AE" w14:textId="77777777" w:rsidTr="00D6233E">
        <w:tblPrEx>
          <w:tblW w:w="0" w:type="auto"/>
          <w:tblPrExChange w:id="5899" w:author="Asad Shah" w:date="2025-01-13T01:51:00Z">
            <w:tblPrEx>
              <w:tblW w:w="0" w:type="auto"/>
              <w:tblCellSpacing w:w="15" w:type="dxa"/>
              <w:tblCellMar>
                <w:top w:w="15" w:type="dxa"/>
                <w:left w:w="15" w:type="dxa"/>
                <w:bottom w:w="15" w:type="dxa"/>
                <w:right w:w="15" w:type="dxa"/>
              </w:tblCellMar>
            </w:tblPrEx>
          </w:tblPrExChange>
        </w:tblPrEx>
        <w:trPr>
          <w:ins w:id="5900" w:author="Asad Shah" w:date="2025-01-13T01:50:00Z"/>
          <w:trPrChange w:id="5901" w:author="Asad Shah" w:date="2025-01-13T01:51:00Z">
            <w:trPr>
              <w:tblCellSpacing w:w="15" w:type="dxa"/>
            </w:trPr>
          </w:trPrChange>
        </w:trPr>
        <w:tc>
          <w:tcPr>
            <w:tcW w:w="0" w:type="auto"/>
            <w:hideMark/>
            <w:tcPrChange w:id="5902" w:author="Asad Shah" w:date="2025-01-13T01:51:00Z">
              <w:tcPr>
                <w:tcW w:w="0" w:type="auto"/>
                <w:gridSpan w:val="2"/>
                <w:vAlign w:val="center"/>
                <w:hideMark/>
              </w:tcPr>
            </w:tcPrChange>
          </w:tcPr>
          <w:p w14:paraId="376DD32D" w14:textId="77777777" w:rsidR="00D6233E" w:rsidRPr="00D6233E" w:rsidRDefault="00D6233E">
            <w:pPr>
              <w:rPr>
                <w:ins w:id="5903" w:author="Asad Shah" w:date="2025-01-13T01:50:00Z"/>
                <w:b/>
                <w:rPrChange w:id="5904" w:author="Asad Shah" w:date="2025-01-13T01:51:00Z">
                  <w:rPr>
                    <w:ins w:id="5905" w:author="Asad Shah" w:date="2025-01-13T01:50:00Z"/>
                  </w:rPr>
                </w:rPrChange>
              </w:rPr>
            </w:pPr>
            <w:ins w:id="5906" w:author="Asad Shah" w:date="2025-01-13T01:50:00Z">
              <w:r w:rsidRPr="00D6233E">
                <w:rPr>
                  <w:rStyle w:val="Strong"/>
                  <w:b w:val="0"/>
                  <w:bCs w:val="0"/>
                  <w:rPrChange w:id="5907" w:author="Asad Shah" w:date="2025-01-13T01:51:00Z">
                    <w:rPr>
                      <w:rStyle w:val="Strong"/>
                    </w:rPr>
                  </w:rPrChange>
                </w:rPr>
                <w:t>17/12/24</w:t>
              </w:r>
            </w:ins>
          </w:p>
        </w:tc>
        <w:tc>
          <w:tcPr>
            <w:tcW w:w="0" w:type="auto"/>
            <w:hideMark/>
            <w:tcPrChange w:id="5908" w:author="Asad Shah" w:date="2025-01-13T01:51:00Z">
              <w:tcPr>
                <w:tcW w:w="0" w:type="auto"/>
                <w:gridSpan w:val="2"/>
                <w:vAlign w:val="center"/>
                <w:hideMark/>
              </w:tcPr>
            </w:tcPrChange>
          </w:tcPr>
          <w:p w14:paraId="0B4B27F6" w14:textId="77777777" w:rsidR="00D6233E" w:rsidRDefault="00D6233E">
            <w:pPr>
              <w:rPr>
                <w:ins w:id="5909" w:author="Asad Shah" w:date="2025-01-13T01:50:00Z"/>
              </w:rPr>
            </w:pPr>
            <w:ins w:id="5910" w:author="Asad Shah" w:date="2025-01-13T01:50:00Z">
              <w:r>
                <w:t>University Data Collection</w:t>
              </w:r>
            </w:ins>
          </w:p>
        </w:tc>
        <w:tc>
          <w:tcPr>
            <w:tcW w:w="0" w:type="auto"/>
            <w:hideMark/>
            <w:tcPrChange w:id="5911" w:author="Asad Shah" w:date="2025-01-13T01:51:00Z">
              <w:tcPr>
                <w:tcW w:w="0" w:type="auto"/>
                <w:gridSpan w:val="3"/>
                <w:vAlign w:val="center"/>
                <w:hideMark/>
              </w:tcPr>
            </w:tcPrChange>
          </w:tcPr>
          <w:p w14:paraId="5D48CE33" w14:textId="77777777" w:rsidR="00D6233E" w:rsidRDefault="00D6233E">
            <w:pPr>
              <w:rPr>
                <w:ins w:id="5912" w:author="Asad Shah" w:date="2025-01-13T01:50:00Z"/>
              </w:rPr>
            </w:pPr>
            <w:ins w:id="5913" w:author="Asad Shah" w:date="2025-01-13T01:50:00Z">
              <w:r>
                <w:t>Gathered admission criteria, deadlines, and application links for top universities in Pakistan. Documented in a structured format.</w:t>
              </w:r>
            </w:ins>
          </w:p>
        </w:tc>
        <w:tc>
          <w:tcPr>
            <w:tcW w:w="0" w:type="auto"/>
            <w:hideMark/>
            <w:tcPrChange w:id="5914" w:author="Asad Shah" w:date="2025-01-13T01:51:00Z">
              <w:tcPr>
                <w:tcW w:w="0" w:type="auto"/>
                <w:gridSpan w:val="2"/>
                <w:vAlign w:val="center"/>
                <w:hideMark/>
              </w:tcPr>
            </w:tcPrChange>
          </w:tcPr>
          <w:p w14:paraId="4D1B5F75" w14:textId="77777777" w:rsidR="00D6233E" w:rsidRDefault="00D6233E">
            <w:pPr>
              <w:rPr>
                <w:ins w:id="5915" w:author="Asad Shah" w:date="2025-01-13T01:50:00Z"/>
              </w:rPr>
            </w:pPr>
            <w:ins w:id="5916" w:author="Asad Shah" w:date="2025-01-13T01:50:00Z">
              <w:r>
                <w:t>Asad Shah</w:t>
              </w:r>
            </w:ins>
          </w:p>
        </w:tc>
      </w:tr>
      <w:tr w:rsidR="00D6233E" w14:paraId="4CDFBC6F" w14:textId="77777777" w:rsidTr="00D6233E">
        <w:tblPrEx>
          <w:tblW w:w="0" w:type="auto"/>
          <w:tblPrExChange w:id="5917" w:author="Asad Shah" w:date="2025-01-13T01:51:00Z">
            <w:tblPrEx>
              <w:tblW w:w="0" w:type="auto"/>
              <w:tblCellSpacing w:w="15" w:type="dxa"/>
              <w:tblCellMar>
                <w:top w:w="15" w:type="dxa"/>
                <w:left w:w="15" w:type="dxa"/>
                <w:bottom w:w="15" w:type="dxa"/>
                <w:right w:w="15" w:type="dxa"/>
              </w:tblCellMar>
            </w:tblPrEx>
          </w:tblPrExChange>
        </w:tblPrEx>
        <w:trPr>
          <w:ins w:id="5918" w:author="Asad Shah" w:date="2025-01-13T01:50:00Z"/>
          <w:trPrChange w:id="5919" w:author="Asad Shah" w:date="2025-01-13T01:51:00Z">
            <w:trPr>
              <w:tblCellSpacing w:w="15" w:type="dxa"/>
            </w:trPr>
          </w:trPrChange>
        </w:trPr>
        <w:tc>
          <w:tcPr>
            <w:tcW w:w="0" w:type="auto"/>
            <w:hideMark/>
            <w:tcPrChange w:id="5920" w:author="Asad Shah" w:date="2025-01-13T01:51:00Z">
              <w:tcPr>
                <w:tcW w:w="0" w:type="auto"/>
                <w:gridSpan w:val="2"/>
                <w:vAlign w:val="center"/>
                <w:hideMark/>
              </w:tcPr>
            </w:tcPrChange>
          </w:tcPr>
          <w:p w14:paraId="166A6880" w14:textId="77777777" w:rsidR="00D6233E" w:rsidRPr="00D6233E" w:rsidRDefault="00D6233E">
            <w:pPr>
              <w:rPr>
                <w:ins w:id="5921" w:author="Asad Shah" w:date="2025-01-13T01:50:00Z"/>
                <w:b/>
                <w:rPrChange w:id="5922" w:author="Asad Shah" w:date="2025-01-13T01:51:00Z">
                  <w:rPr>
                    <w:ins w:id="5923" w:author="Asad Shah" w:date="2025-01-13T01:50:00Z"/>
                  </w:rPr>
                </w:rPrChange>
              </w:rPr>
            </w:pPr>
            <w:ins w:id="5924" w:author="Asad Shah" w:date="2025-01-13T01:50:00Z">
              <w:r w:rsidRPr="00D6233E">
                <w:rPr>
                  <w:rStyle w:val="Strong"/>
                  <w:b w:val="0"/>
                  <w:bCs w:val="0"/>
                  <w:rPrChange w:id="5925" w:author="Asad Shah" w:date="2025-01-13T01:51:00Z">
                    <w:rPr>
                      <w:rStyle w:val="Strong"/>
                    </w:rPr>
                  </w:rPrChange>
                </w:rPr>
                <w:t>20/12/24</w:t>
              </w:r>
            </w:ins>
          </w:p>
        </w:tc>
        <w:tc>
          <w:tcPr>
            <w:tcW w:w="0" w:type="auto"/>
            <w:hideMark/>
            <w:tcPrChange w:id="5926" w:author="Asad Shah" w:date="2025-01-13T01:51:00Z">
              <w:tcPr>
                <w:tcW w:w="0" w:type="auto"/>
                <w:gridSpan w:val="2"/>
                <w:vAlign w:val="center"/>
                <w:hideMark/>
              </w:tcPr>
            </w:tcPrChange>
          </w:tcPr>
          <w:p w14:paraId="0B37AF73" w14:textId="77777777" w:rsidR="00D6233E" w:rsidRDefault="00D6233E">
            <w:pPr>
              <w:rPr>
                <w:ins w:id="5927" w:author="Asad Shah" w:date="2025-01-13T01:50:00Z"/>
              </w:rPr>
            </w:pPr>
            <w:ins w:id="5928" w:author="Asad Shah" w:date="2025-01-13T01:50:00Z">
              <w:r>
                <w:t>Dataset Collection and Cleaning</w:t>
              </w:r>
            </w:ins>
          </w:p>
        </w:tc>
        <w:tc>
          <w:tcPr>
            <w:tcW w:w="0" w:type="auto"/>
            <w:hideMark/>
            <w:tcPrChange w:id="5929" w:author="Asad Shah" w:date="2025-01-13T01:51:00Z">
              <w:tcPr>
                <w:tcW w:w="0" w:type="auto"/>
                <w:gridSpan w:val="3"/>
                <w:vAlign w:val="center"/>
                <w:hideMark/>
              </w:tcPr>
            </w:tcPrChange>
          </w:tcPr>
          <w:p w14:paraId="7252840C" w14:textId="77777777" w:rsidR="00D6233E" w:rsidRDefault="00D6233E">
            <w:pPr>
              <w:rPr>
                <w:ins w:id="5930" w:author="Asad Shah" w:date="2025-01-13T01:50:00Z"/>
              </w:rPr>
            </w:pPr>
            <w:ins w:id="5931" w:author="Asad Shah" w:date="2025-01-13T01:50:00Z">
              <w:r>
                <w:t>Gathered datasets related to admission criteria, field trends, and demand analysis for Pakistan and foreign countries. Cleaned the data to ensure consistency and format uniformity.</w:t>
              </w:r>
            </w:ins>
          </w:p>
        </w:tc>
        <w:tc>
          <w:tcPr>
            <w:tcW w:w="0" w:type="auto"/>
            <w:hideMark/>
            <w:tcPrChange w:id="5932" w:author="Asad Shah" w:date="2025-01-13T01:51:00Z">
              <w:tcPr>
                <w:tcW w:w="0" w:type="auto"/>
                <w:gridSpan w:val="2"/>
                <w:vAlign w:val="center"/>
                <w:hideMark/>
              </w:tcPr>
            </w:tcPrChange>
          </w:tcPr>
          <w:p w14:paraId="62A0C62E" w14:textId="77777777" w:rsidR="00D6233E" w:rsidRDefault="00D6233E">
            <w:pPr>
              <w:rPr>
                <w:ins w:id="5933" w:author="Asad Shah" w:date="2025-01-13T01:50:00Z"/>
              </w:rPr>
            </w:pPr>
            <w:ins w:id="5934" w:author="Asad Shah" w:date="2025-01-13T01:50:00Z">
              <w:r>
                <w:t>Asad Shah</w:t>
              </w:r>
            </w:ins>
          </w:p>
        </w:tc>
      </w:tr>
      <w:tr w:rsidR="00D6233E" w14:paraId="54ABA7B4" w14:textId="77777777" w:rsidTr="00D6233E">
        <w:tblPrEx>
          <w:tblW w:w="0" w:type="auto"/>
          <w:tblPrExChange w:id="5935" w:author="Asad Shah" w:date="2025-01-13T01:51:00Z">
            <w:tblPrEx>
              <w:tblW w:w="0" w:type="auto"/>
              <w:tblCellSpacing w:w="15" w:type="dxa"/>
              <w:tblCellMar>
                <w:top w:w="15" w:type="dxa"/>
                <w:left w:w="15" w:type="dxa"/>
                <w:bottom w:w="15" w:type="dxa"/>
                <w:right w:w="15" w:type="dxa"/>
              </w:tblCellMar>
            </w:tblPrEx>
          </w:tblPrExChange>
        </w:tblPrEx>
        <w:trPr>
          <w:ins w:id="5936" w:author="Asad Shah" w:date="2025-01-13T01:50:00Z"/>
          <w:trPrChange w:id="5937" w:author="Asad Shah" w:date="2025-01-13T01:51:00Z">
            <w:trPr>
              <w:tblCellSpacing w:w="15" w:type="dxa"/>
            </w:trPr>
          </w:trPrChange>
        </w:trPr>
        <w:tc>
          <w:tcPr>
            <w:tcW w:w="0" w:type="auto"/>
            <w:hideMark/>
            <w:tcPrChange w:id="5938" w:author="Asad Shah" w:date="2025-01-13T01:51:00Z">
              <w:tcPr>
                <w:tcW w:w="0" w:type="auto"/>
                <w:gridSpan w:val="2"/>
                <w:vAlign w:val="center"/>
                <w:hideMark/>
              </w:tcPr>
            </w:tcPrChange>
          </w:tcPr>
          <w:p w14:paraId="3E4CD37A" w14:textId="77777777" w:rsidR="00D6233E" w:rsidRPr="00D6233E" w:rsidRDefault="00D6233E">
            <w:pPr>
              <w:rPr>
                <w:ins w:id="5939" w:author="Asad Shah" w:date="2025-01-13T01:50:00Z"/>
                <w:b/>
                <w:rPrChange w:id="5940" w:author="Asad Shah" w:date="2025-01-13T01:51:00Z">
                  <w:rPr>
                    <w:ins w:id="5941" w:author="Asad Shah" w:date="2025-01-13T01:50:00Z"/>
                  </w:rPr>
                </w:rPrChange>
              </w:rPr>
            </w:pPr>
            <w:ins w:id="5942" w:author="Asad Shah" w:date="2025-01-13T01:50:00Z">
              <w:r w:rsidRPr="00D6233E">
                <w:rPr>
                  <w:rStyle w:val="Strong"/>
                  <w:b w:val="0"/>
                  <w:bCs w:val="0"/>
                  <w:rPrChange w:id="5943" w:author="Asad Shah" w:date="2025-01-13T01:51:00Z">
                    <w:rPr>
                      <w:rStyle w:val="Strong"/>
                    </w:rPr>
                  </w:rPrChange>
                </w:rPr>
                <w:t>22/12/24</w:t>
              </w:r>
            </w:ins>
          </w:p>
        </w:tc>
        <w:tc>
          <w:tcPr>
            <w:tcW w:w="0" w:type="auto"/>
            <w:hideMark/>
            <w:tcPrChange w:id="5944" w:author="Asad Shah" w:date="2025-01-13T01:51:00Z">
              <w:tcPr>
                <w:tcW w:w="0" w:type="auto"/>
                <w:gridSpan w:val="2"/>
                <w:vAlign w:val="center"/>
                <w:hideMark/>
              </w:tcPr>
            </w:tcPrChange>
          </w:tcPr>
          <w:p w14:paraId="2459D167" w14:textId="77777777" w:rsidR="00D6233E" w:rsidRDefault="00D6233E">
            <w:pPr>
              <w:rPr>
                <w:ins w:id="5945" w:author="Asad Shah" w:date="2025-01-13T01:50:00Z"/>
              </w:rPr>
            </w:pPr>
            <w:ins w:id="5946" w:author="Asad Shah" w:date="2025-01-13T01:50:00Z">
              <w:r>
                <w:t>User Data Inputs Planning</w:t>
              </w:r>
            </w:ins>
          </w:p>
        </w:tc>
        <w:tc>
          <w:tcPr>
            <w:tcW w:w="0" w:type="auto"/>
            <w:hideMark/>
            <w:tcPrChange w:id="5947" w:author="Asad Shah" w:date="2025-01-13T01:51:00Z">
              <w:tcPr>
                <w:tcW w:w="0" w:type="auto"/>
                <w:gridSpan w:val="3"/>
                <w:vAlign w:val="center"/>
                <w:hideMark/>
              </w:tcPr>
            </w:tcPrChange>
          </w:tcPr>
          <w:p w14:paraId="24C32D58" w14:textId="77777777" w:rsidR="00D6233E" w:rsidRDefault="00D6233E">
            <w:pPr>
              <w:rPr>
                <w:ins w:id="5948" w:author="Asad Shah" w:date="2025-01-13T01:50:00Z"/>
              </w:rPr>
            </w:pPr>
            <w:ins w:id="5949" w:author="Asad Shah" w:date="2025-01-13T01:50:00Z">
              <w:r>
                <w:t>Defined the required input fields for users (e.g., Matric marks, FSC marks, study stream, test scores). Planned validation rules for data input.</w:t>
              </w:r>
            </w:ins>
          </w:p>
        </w:tc>
        <w:tc>
          <w:tcPr>
            <w:tcW w:w="0" w:type="auto"/>
            <w:hideMark/>
            <w:tcPrChange w:id="5950" w:author="Asad Shah" w:date="2025-01-13T01:51:00Z">
              <w:tcPr>
                <w:tcW w:w="0" w:type="auto"/>
                <w:gridSpan w:val="2"/>
                <w:vAlign w:val="center"/>
                <w:hideMark/>
              </w:tcPr>
            </w:tcPrChange>
          </w:tcPr>
          <w:p w14:paraId="6EAF4309" w14:textId="77777777" w:rsidR="00D6233E" w:rsidRDefault="00D6233E">
            <w:pPr>
              <w:rPr>
                <w:ins w:id="5951" w:author="Asad Shah" w:date="2025-01-13T01:50:00Z"/>
              </w:rPr>
            </w:pPr>
            <w:proofErr w:type="spellStart"/>
            <w:ins w:id="5952" w:author="Asad Shah" w:date="2025-01-13T01:50:00Z">
              <w:r>
                <w:t>Fizza</w:t>
              </w:r>
              <w:proofErr w:type="spellEnd"/>
              <w:r>
                <w:t xml:space="preserve"> Mazhar</w:t>
              </w:r>
            </w:ins>
          </w:p>
        </w:tc>
      </w:tr>
      <w:tr w:rsidR="00D6233E" w14:paraId="77AA4BB5" w14:textId="77777777" w:rsidTr="00D6233E">
        <w:tblPrEx>
          <w:tblW w:w="0" w:type="auto"/>
          <w:tblPrExChange w:id="5953" w:author="Asad Shah" w:date="2025-01-13T01:51:00Z">
            <w:tblPrEx>
              <w:tblW w:w="0" w:type="auto"/>
              <w:tblCellSpacing w:w="15" w:type="dxa"/>
              <w:tblCellMar>
                <w:top w:w="15" w:type="dxa"/>
                <w:left w:w="15" w:type="dxa"/>
                <w:bottom w:w="15" w:type="dxa"/>
                <w:right w:w="15" w:type="dxa"/>
              </w:tblCellMar>
            </w:tblPrEx>
          </w:tblPrExChange>
        </w:tblPrEx>
        <w:trPr>
          <w:ins w:id="5954" w:author="Asad Shah" w:date="2025-01-13T01:50:00Z"/>
          <w:trPrChange w:id="5955" w:author="Asad Shah" w:date="2025-01-13T01:51:00Z">
            <w:trPr>
              <w:tblCellSpacing w:w="15" w:type="dxa"/>
            </w:trPr>
          </w:trPrChange>
        </w:trPr>
        <w:tc>
          <w:tcPr>
            <w:tcW w:w="0" w:type="auto"/>
            <w:hideMark/>
            <w:tcPrChange w:id="5956" w:author="Asad Shah" w:date="2025-01-13T01:51:00Z">
              <w:tcPr>
                <w:tcW w:w="0" w:type="auto"/>
                <w:gridSpan w:val="2"/>
                <w:vAlign w:val="center"/>
                <w:hideMark/>
              </w:tcPr>
            </w:tcPrChange>
          </w:tcPr>
          <w:p w14:paraId="584D92E9" w14:textId="77777777" w:rsidR="00D6233E" w:rsidRPr="00D6233E" w:rsidRDefault="00D6233E">
            <w:pPr>
              <w:rPr>
                <w:ins w:id="5957" w:author="Asad Shah" w:date="2025-01-13T01:50:00Z"/>
                <w:b/>
                <w:rPrChange w:id="5958" w:author="Asad Shah" w:date="2025-01-13T01:51:00Z">
                  <w:rPr>
                    <w:ins w:id="5959" w:author="Asad Shah" w:date="2025-01-13T01:50:00Z"/>
                  </w:rPr>
                </w:rPrChange>
              </w:rPr>
            </w:pPr>
            <w:ins w:id="5960" w:author="Asad Shah" w:date="2025-01-13T01:50:00Z">
              <w:r w:rsidRPr="00D6233E">
                <w:rPr>
                  <w:rStyle w:val="Strong"/>
                  <w:b w:val="0"/>
                  <w:bCs w:val="0"/>
                  <w:rPrChange w:id="5961" w:author="Asad Shah" w:date="2025-01-13T01:51:00Z">
                    <w:rPr>
                      <w:rStyle w:val="Strong"/>
                    </w:rPr>
                  </w:rPrChange>
                </w:rPr>
                <w:t>25/12/24</w:t>
              </w:r>
            </w:ins>
          </w:p>
        </w:tc>
        <w:tc>
          <w:tcPr>
            <w:tcW w:w="0" w:type="auto"/>
            <w:hideMark/>
            <w:tcPrChange w:id="5962" w:author="Asad Shah" w:date="2025-01-13T01:51:00Z">
              <w:tcPr>
                <w:tcW w:w="0" w:type="auto"/>
                <w:gridSpan w:val="2"/>
                <w:vAlign w:val="center"/>
                <w:hideMark/>
              </w:tcPr>
            </w:tcPrChange>
          </w:tcPr>
          <w:p w14:paraId="3309CB6A" w14:textId="77777777" w:rsidR="00D6233E" w:rsidRDefault="00D6233E">
            <w:pPr>
              <w:rPr>
                <w:ins w:id="5963" w:author="Asad Shah" w:date="2025-01-13T01:50:00Z"/>
              </w:rPr>
            </w:pPr>
            <w:ins w:id="5964" w:author="Asad Shah" w:date="2025-01-13T01:50:00Z">
              <w:r>
                <w:t>Finalizing Dataset Structure</w:t>
              </w:r>
            </w:ins>
          </w:p>
        </w:tc>
        <w:tc>
          <w:tcPr>
            <w:tcW w:w="0" w:type="auto"/>
            <w:hideMark/>
            <w:tcPrChange w:id="5965" w:author="Asad Shah" w:date="2025-01-13T01:51:00Z">
              <w:tcPr>
                <w:tcW w:w="0" w:type="auto"/>
                <w:gridSpan w:val="3"/>
                <w:vAlign w:val="center"/>
                <w:hideMark/>
              </w:tcPr>
            </w:tcPrChange>
          </w:tcPr>
          <w:p w14:paraId="19CD6206" w14:textId="77777777" w:rsidR="00D6233E" w:rsidRDefault="00D6233E">
            <w:pPr>
              <w:rPr>
                <w:ins w:id="5966" w:author="Asad Shah" w:date="2025-01-13T01:50:00Z"/>
              </w:rPr>
            </w:pPr>
            <w:ins w:id="5967" w:author="Asad Shah" w:date="2025-01-13T01:50:00Z">
              <w:r>
                <w:t>Created a structured dataset with tables for user data, university details, historical trends, and admission deadlines. Designed preliminary database schema based on collected data.</w:t>
              </w:r>
            </w:ins>
          </w:p>
        </w:tc>
        <w:tc>
          <w:tcPr>
            <w:tcW w:w="0" w:type="auto"/>
            <w:hideMark/>
            <w:tcPrChange w:id="5968" w:author="Asad Shah" w:date="2025-01-13T01:51:00Z">
              <w:tcPr>
                <w:tcW w:w="0" w:type="auto"/>
                <w:gridSpan w:val="2"/>
                <w:vAlign w:val="center"/>
                <w:hideMark/>
              </w:tcPr>
            </w:tcPrChange>
          </w:tcPr>
          <w:p w14:paraId="773642B7" w14:textId="77777777" w:rsidR="00D6233E" w:rsidRDefault="00D6233E">
            <w:pPr>
              <w:rPr>
                <w:ins w:id="5969" w:author="Asad Shah" w:date="2025-01-13T01:50:00Z"/>
              </w:rPr>
            </w:pPr>
            <w:ins w:id="5970" w:author="Asad Shah" w:date="2025-01-13T01:50:00Z">
              <w:r>
                <w:t>Asad Shah</w:t>
              </w:r>
            </w:ins>
          </w:p>
        </w:tc>
      </w:tr>
      <w:tr w:rsidR="00D6233E" w14:paraId="3D969A58" w14:textId="77777777" w:rsidTr="00D6233E">
        <w:tblPrEx>
          <w:tblW w:w="0" w:type="auto"/>
          <w:tblPrExChange w:id="5971" w:author="Asad Shah" w:date="2025-01-13T01:51:00Z">
            <w:tblPrEx>
              <w:tblW w:w="0" w:type="auto"/>
              <w:tblCellSpacing w:w="15" w:type="dxa"/>
              <w:tblCellMar>
                <w:top w:w="15" w:type="dxa"/>
                <w:left w:w="15" w:type="dxa"/>
                <w:bottom w:w="15" w:type="dxa"/>
                <w:right w:w="15" w:type="dxa"/>
              </w:tblCellMar>
            </w:tblPrEx>
          </w:tblPrExChange>
        </w:tblPrEx>
        <w:trPr>
          <w:ins w:id="5972" w:author="Asad Shah" w:date="2025-01-13T01:50:00Z"/>
          <w:trPrChange w:id="5973" w:author="Asad Shah" w:date="2025-01-13T01:51:00Z">
            <w:trPr>
              <w:tblCellSpacing w:w="15" w:type="dxa"/>
            </w:trPr>
          </w:trPrChange>
        </w:trPr>
        <w:tc>
          <w:tcPr>
            <w:tcW w:w="0" w:type="auto"/>
            <w:hideMark/>
            <w:tcPrChange w:id="5974" w:author="Asad Shah" w:date="2025-01-13T01:51:00Z">
              <w:tcPr>
                <w:tcW w:w="0" w:type="auto"/>
                <w:gridSpan w:val="2"/>
                <w:vAlign w:val="center"/>
                <w:hideMark/>
              </w:tcPr>
            </w:tcPrChange>
          </w:tcPr>
          <w:p w14:paraId="5B2747E1" w14:textId="77777777" w:rsidR="00D6233E" w:rsidRPr="00D6233E" w:rsidRDefault="00D6233E">
            <w:pPr>
              <w:rPr>
                <w:ins w:id="5975" w:author="Asad Shah" w:date="2025-01-13T01:50:00Z"/>
                <w:b/>
                <w:rPrChange w:id="5976" w:author="Asad Shah" w:date="2025-01-13T01:51:00Z">
                  <w:rPr>
                    <w:ins w:id="5977" w:author="Asad Shah" w:date="2025-01-13T01:50:00Z"/>
                  </w:rPr>
                </w:rPrChange>
              </w:rPr>
            </w:pPr>
            <w:ins w:id="5978" w:author="Asad Shah" w:date="2025-01-13T01:50:00Z">
              <w:r w:rsidRPr="00D6233E">
                <w:rPr>
                  <w:rStyle w:val="Strong"/>
                  <w:b w:val="0"/>
                  <w:bCs w:val="0"/>
                  <w:rPrChange w:id="5979" w:author="Asad Shah" w:date="2025-01-13T01:51:00Z">
                    <w:rPr>
                      <w:rStyle w:val="Strong"/>
                    </w:rPr>
                  </w:rPrChange>
                </w:rPr>
                <w:t>28/12/24</w:t>
              </w:r>
            </w:ins>
          </w:p>
        </w:tc>
        <w:tc>
          <w:tcPr>
            <w:tcW w:w="0" w:type="auto"/>
            <w:hideMark/>
            <w:tcPrChange w:id="5980" w:author="Asad Shah" w:date="2025-01-13T01:51:00Z">
              <w:tcPr>
                <w:tcW w:w="0" w:type="auto"/>
                <w:gridSpan w:val="2"/>
                <w:vAlign w:val="center"/>
                <w:hideMark/>
              </w:tcPr>
            </w:tcPrChange>
          </w:tcPr>
          <w:p w14:paraId="0CFD5696" w14:textId="77777777" w:rsidR="00D6233E" w:rsidRDefault="00D6233E">
            <w:pPr>
              <w:rPr>
                <w:ins w:id="5981" w:author="Asad Shah" w:date="2025-01-13T01:50:00Z"/>
              </w:rPr>
            </w:pPr>
            <w:ins w:id="5982" w:author="Asad Shah" w:date="2025-01-13T01:50:00Z">
              <w:r>
                <w:t>Algorithm Design Planning</w:t>
              </w:r>
            </w:ins>
          </w:p>
        </w:tc>
        <w:tc>
          <w:tcPr>
            <w:tcW w:w="0" w:type="auto"/>
            <w:hideMark/>
            <w:tcPrChange w:id="5983" w:author="Asad Shah" w:date="2025-01-13T01:51:00Z">
              <w:tcPr>
                <w:tcW w:w="0" w:type="auto"/>
                <w:gridSpan w:val="3"/>
                <w:vAlign w:val="center"/>
                <w:hideMark/>
              </w:tcPr>
            </w:tcPrChange>
          </w:tcPr>
          <w:p w14:paraId="6DEF75C8" w14:textId="77777777" w:rsidR="00D6233E" w:rsidRDefault="00D6233E">
            <w:pPr>
              <w:rPr>
                <w:ins w:id="5984" w:author="Asad Shah" w:date="2025-01-13T01:50:00Z"/>
              </w:rPr>
            </w:pPr>
            <w:ins w:id="5985" w:author="Asad Shah" w:date="2025-01-13T01:50:00Z">
              <w:r>
                <w:t>Outlined the logic for aggregate calculation and field recommendations. Discussed initial logic for matching user input with trends and admission criteria.</w:t>
              </w:r>
            </w:ins>
          </w:p>
        </w:tc>
        <w:tc>
          <w:tcPr>
            <w:tcW w:w="0" w:type="auto"/>
            <w:hideMark/>
            <w:tcPrChange w:id="5986" w:author="Asad Shah" w:date="2025-01-13T01:51:00Z">
              <w:tcPr>
                <w:tcW w:w="0" w:type="auto"/>
                <w:gridSpan w:val="2"/>
                <w:vAlign w:val="center"/>
                <w:hideMark/>
              </w:tcPr>
            </w:tcPrChange>
          </w:tcPr>
          <w:p w14:paraId="168669D4" w14:textId="77777777" w:rsidR="00D6233E" w:rsidRDefault="00D6233E">
            <w:pPr>
              <w:rPr>
                <w:ins w:id="5987" w:author="Asad Shah" w:date="2025-01-13T01:50:00Z"/>
              </w:rPr>
            </w:pPr>
            <w:ins w:id="5988" w:author="Asad Shah" w:date="2025-01-13T01:50:00Z">
              <w:r>
                <w:t xml:space="preserve">Asad Shah, </w:t>
              </w:r>
              <w:proofErr w:type="spellStart"/>
              <w:r>
                <w:t>Fizza</w:t>
              </w:r>
              <w:proofErr w:type="spellEnd"/>
              <w:r>
                <w:t xml:space="preserve"> Mazhar</w:t>
              </w:r>
            </w:ins>
          </w:p>
        </w:tc>
      </w:tr>
      <w:tr w:rsidR="00D6233E" w14:paraId="26515096" w14:textId="77777777" w:rsidTr="00D6233E">
        <w:tblPrEx>
          <w:tblW w:w="0" w:type="auto"/>
          <w:tblPrExChange w:id="5989" w:author="Asad Shah" w:date="2025-01-13T01:51:00Z">
            <w:tblPrEx>
              <w:tblW w:w="0" w:type="auto"/>
              <w:tblCellSpacing w:w="15" w:type="dxa"/>
              <w:tblCellMar>
                <w:top w:w="15" w:type="dxa"/>
                <w:left w:w="15" w:type="dxa"/>
                <w:bottom w:w="15" w:type="dxa"/>
                <w:right w:w="15" w:type="dxa"/>
              </w:tblCellMar>
            </w:tblPrEx>
          </w:tblPrExChange>
        </w:tblPrEx>
        <w:trPr>
          <w:ins w:id="5990" w:author="Asad Shah" w:date="2025-01-13T01:50:00Z"/>
          <w:trPrChange w:id="5991" w:author="Asad Shah" w:date="2025-01-13T01:51:00Z">
            <w:trPr>
              <w:tblCellSpacing w:w="15" w:type="dxa"/>
            </w:trPr>
          </w:trPrChange>
        </w:trPr>
        <w:tc>
          <w:tcPr>
            <w:tcW w:w="0" w:type="auto"/>
            <w:hideMark/>
            <w:tcPrChange w:id="5992" w:author="Asad Shah" w:date="2025-01-13T01:51:00Z">
              <w:tcPr>
                <w:tcW w:w="0" w:type="auto"/>
                <w:gridSpan w:val="2"/>
                <w:vAlign w:val="center"/>
                <w:hideMark/>
              </w:tcPr>
            </w:tcPrChange>
          </w:tcPr>
          <w:p w14:paraId="55AC01E0" w14:textId="77777777" w:rsidR="00D6233E" w:rsidRPr="00D6233E" w:rsidRDefault="00D6233E">
            <w:pPr>
              <w:rPr>
                <w:ins w:id="5993" w:author="Asad Shah" w:date="2025-01-13T01:50:00Z"/>
                <w:b/>
                <w:rPrChange w:id="5994" w:author="Asad Shah" w:date="2025-01-13T01:51:00Z">
                  <w:rPr>
                    <w:ins w:id="5995" w:author="Asad Shah" w:date="2025-01-13T01:50:00Z"/>
                  </w:rPr>
                </w:rPrChange>
              </w:rPr>
            </w:pPr>
            <w:ins w:id="5996" w:author="Asad Shah" w:date="2025-01-13T01:50:00Z">
              <w:r w:rsidRPr="00D6233E">
                <w:rPr>
                  <w:rStyle w:val="Strong"/>
                  <w:b w:val="0"/>
                  <w:bCs w:val="0"/>
                  <w:rPrChange w:id="5997" w:author="Asad Shah" w:date="2025-01-13T01:51:00Z">
                    <w:rPr>
                      <w:rStyle w:val="Strong"/>
                    </w:rPr>
                  </w:rPrChange>
                </w:rPr>
                <w:t>30/12/24</w:t>
              </w:r>
            </w:ins>
          </w:p>
        </w:tc>
        <w:tc>
          <w:tcPr>
            <w:tcW w:w="0" w:type="auto"/>
            <w:hideMark/>
            <w:tcPrChange w:id="5998" w:author="Asad Shah" w:date="2025-01-13T01:51:00Z">
              <w:tcPr>
                <w:tcW w:w="0" w:type="auto"/>
                <w:gridSpan w:val="2"/>
                <w:vAlign w:val="center"/>
                <w:hideMark/>
              </w:tcPr>
            </w:tcPrChange>
          </w:tcPr>
          <w:p w14:paraId="42D0DB65" w14:textId="77777777" w:rsidR="00D6233E" w:rsidRDefault="00D6233E">
            <w:pPr>
              <w:rPr>
                <w:ins w:id="5999" w:author="Asad Shah" w:date="2025-01-13T01:50:00Z"/>
              </w:rPr>
            </w:pPr>
            <w:ins w:id="6000" w:author="Asad Shah" w:date="2025-01-13T01:50:00Z">
              <w:r>
                <w:t>Backend Planning</w:t>
              </w:r>
            </w:ins>
          </w:p>
        </w:tc>
        <w:tc>
          <w:tcPr>
            <w:tcW w:w="0" w:type="auto"/>
            <w:hideMark/>
            <w:tcPrChange w:id="6001" w:author="Asad Shah" w:date="2025-01-13T01:51:00Z">
              <w:tcPr>
                <w:tcW w:w="0" w:type="auto"/>
                <w:gridSpan w:val="3"/>
                <w:vAlign w:val="center"/>
                <w:hideMark/>
              </w:tcPr>
            </w:tcPrChange>
          </w:tcPr>
          <w:p w14:paraId="617D968B" w14:textId="77777777" w:rsidR="00D6233E" w:rsidRDefault="00D6233E">
            <w:pPr>
              <w:rPr>
                <w:ins w:id="6002" w:author="Asad Shah" w:date="2025-01-13T01:50:00Z"/>
              </w:rPr>
            </w:pPr>
            <w:ins w:id="6003" w:author="Asad Shah" w:date="2025-01-13T01:50:00Z">
              <w:r>
                <w:t>Planned the backend architecture, including database connectivity, API structure, and algorithm integration.</w:t>
              </w:r>
            </w:ins>
          </w:p>
        </w:tc>
        <w:tc>
          <w:tcPr>
            <w:tcW w:w="0" w:type="auto"/>
            <w:hideMark/>
            <w:tcPrChange w:id="6004" w:author="Asad Shah" w:date="2025-01-13T01:51:00Z">
              <w:tcPr>
                <w:tcW w:w="0" w:type="auto"/>
                <w:gridSpan w:val="2"/>
                <w:vAlign w:val="center"/>
                <w:hideMark/>
              </w:tcPr>
            </w:tcPrChange>
          </w:tcPr>
          <w:p w14:paraId="2A053F12" w14:textId="77777777" w:rsidR="00D6233E" w:rsidRDefault="00D6233E">
            <w:pPr>
              <w:rPr>
                <w:ins w:id="6005" w:author="Asad Shah" w:date="2025-01-13T01:50:00Z"/>
              </w:rPr>
            </w:pPr>
            <w:ins w:id="6006" w:author="Asad Shah" w:date="2025-01-13T01:50:00Z">
              <w:r>
                <w:t>Asad Shah</w:t>
              </w:r>
            </w:ins>
          </w:p>
        </w:tc>
      </w:tr>
      <w:tr w:rsidR="00D6233E" w14:paraId="3D4EC321" w14:textId="77777777" w:rsidTr="00D6233E">
        <w:tblPrEx>
          <w:tblW w:w="0" w:type="auto"/>
          <w:tblPrExChange w:id="6007" w:author="Asad Shah" w:date="2025-01-13T01:51:00Z">
            <w:tblPrEx>
              <w:tblW w:w="0" w:type="auto"/>
              <w:tblCellSpacing w:w="15" w:type="dxa"/>
              <w:tblCellMar>
                <w:top w:w="15" w:type="dxa"/>
                <w:left w:w="15" w:type="dxa"/>
                <w:bottom w:w="15" w:type="dxa"/>
                <w:right w:w="15" w:type="dxa"/>
              </w:tblCellMar>
            </w:tblPrEx>
          </w:tblPrExChange>
        </w:tblPrEx>
        <w:trPr>
          <w:ins w:id="6008" w:author="Asad Shah" w:date="2025-01-13T01:50:00Z"/>
          <w:trPrChange w:id="6009" w:author="Asad Shah" w:date="2025-01-13T01:51:00Z">
            <w:trPr>
              <w:tblCellSpacing w:w="15" w:type="dxa"/>
            </w:trPr>
          </w:trPrChange>
        </w:trPr>
        <w:tc>
          <w:tcPr>
            <w:tcW w:w="0" w:type="auto"/>
            <w:hideMark/>
            <w:tcPrChange w:id="6010" w:author="Asad Shah" w:date="2025-01-13T01:51:00Z">
              <w:tcPr>
                <w:tcW w:w="0" w:type="auto"/>
                <w:gridSpan w:val="2"/>
                <w:vAlign w:val="center"/>
                <w:hideMark/>
              </w:tcPr>
            </w:tcPrChange>
          </w:tcPr>
          <w:p w14:paraId="188D4311" w14:textId="77777777" w:rsidR="00D6233E" w:rsidRPr="00D6233E" w:rsidRDefault="00D6233E">
            <w:pPr>
              <w:rPr>
                <w:ins w:id="6011" w:author="Asad Shah" w:date="2025-01-13T01:50:00Z"/>
                <w:b/>
                <w:rPrChange w:id="6012" w:author="Asad Shah" w:date="2025-01-13T01:51:00Z">
                  <w:rPr>
                    <w:ins w:id="6013" w:author="Asad Shah" w:date="2025-01-13T01:50:00Z"/>
                  </w:rPr>
                </w:rPrChange>
              </w:rPr>
            </w:pPr>
            <w:ins w:id="6014" w:author="Asad Shah" w:date="2025-01-13T01:50:00Z">
              <w:r w:rsidRPr="00D6233E">
                <w:rPr>
                  <w:rStyle w:val="Strong"/>
                  <w:b w:val="0"/>
                  <w:bCs w:val="0"/>
                  <w:rPrChange w:id="6015" w:author="Asad Shah" w:date="2025-01-13T01:51:00Z">
                    <w:rPr>
                      <w:rStyle w:val="Strong"/>
                    </w:rPr>
                  </w:rPrChange>
                </w:rPr>
                <w:t>02/01/25</w:t>
              </w:r>
            </w:ins>
          </w:p>
        </w:tc>
        <w:tc>
          <w:tcPr>
            <w:tcW w:w="0" w:type="auto"/>
            <w:hideMark/>
            <w:tcPrChange w:id="6016" w:author="Asad Shah" w:date="2025-01-13T01:51:00Z">
              <w:tcPr>
                <w:tcW w:w="0" w:type="auto"/>
                <w:gridSpan w:val="2"/>
                <w:vAlign w:val="center"/>
                <w:hideMark/>
              </w:tcPr>
            </w:tcPrChange>
          </w:tcPr>
          <w:p w14:paraId="7E529BF8" w14:textId="6DE10B4D" w:rsidR="00D6233E" w:rsidRDefault="00D6233E">
            <w:pPr>
              <w:rPr>
                <w:ins w:id="6017" w:author="Asad Shah" w:date="2025-01-13T01:50:00Z"/>
              </w:rPr>
            </w:pPr>
            <w:ins w:id="6018" w:author="Asad Shah" w:date="2025-01-13T01:50:00Z">
              <w:r>
                <w:t xml:space="preserve">Backend Development </w:t>
              </w:r>
            </w:ins>
          </w:p>
        </w:tc>
        <w:tc>
          <w:tcPr>
            <w:tcW w:w="0" w:type="auto"/>
            <w:hideMark/>
            <w:tcPrChange w:id="6019" w:author="Asad Shah" w:date="2025-01-13T01:51:00Z">
              <w:tcPr>
                <w:tcW w:w="0" w:type="auto"/>
                <w:gridSpan w:val="3"/>
                <w:vAlign w:val="center"/>
                <w:hideMark/>
              </w:tcPr>
            </w:tcPrChange>
          </w:tcPr>
          <w:p w14:paraId="42366D28" w14:textId="77777777" w:rsidR="00D6233E" w:rsidRDefault="00D6233E">
            <w:pPr>
              <w:rPr>
                <w:ins w:id="6020" w:author="Asad Shah" w:date="2025-01-13T01:50:00Z"/>
              </w:rPr>
            </w:pPr>
            <w:ins w:id="6021" w:author="Asad Shah" w:date="2025-01-13T01:50:00Z">
              <w:r>
                <w:t>Started developing algorithms for aggregate calculation, field recommendations, and university suggestions. Worked on connecting the backend logic to the dataset.</w:t>
              </w:r>
            </w:ins>
          </w:p>
        </w:tc>
        <w:tc>
          <w:tcPr>
            <w:tcW w:w="0" w:type="auto"/>
            <w:hideMark/>
            <w:tcPrChange w:id="6022" w:author="Asad Shah" w:date="2025-01-13T01:51:00Z">
              <w:tcPr>
                <w:tcW w:w="0" w:type="auto"/>
                <w:gridSpan w:val="2"/>
                <w:vAlign w:val="center"/>
                <w:hideMark/>
              </w:tcPr>
            </w:tcPrChange>
          </w:tcPr>
          <w:p w14:paraId="3D067F4F" w14:textId="77777777" w:rsidR="00D6233E" w:rsidRDefault="00D6233E">
            <w:pPr>
              <w:rPr>
                <w:ins w:id="6023" w:author="Asad Shah" w:date="2025-01-13T01:50:00Z"/>
              </w:rPr>
            </w:pPr>
            <w:ins w:id="6024" w:author="Asad Shah" w:date="2025-01-13T01:50:00Z">
              <w:r>
                <w:t>Asad Shah</w:t>
              </w:r>
            </w:ins>
          </w:p>
        </w:tc>
      </w:tr>
      <w:tr w:rsidR="00D6233E" w14:paraId="64FFE740" w14:textId="77777777" w:rsidTr="00D6233E">
        <w:tblPrEx>
          <w:tblW w:w="0" w:type="auto"/>
          <w:tblPrExChange w:id="6025" w:author="Asad Shah" w:date="2025-01-13T01:51:00Z">
            <w:tblPrEx>
              <w:tblW w:w="0" w:type="auto"/>
              <w:tblCellSpacing w:w="15" w:type="dxa"/>
              <w:tblCellMar>
                <w:top w:w="15" w:type="dxa"/>
                <w:left w:w="15" w:type="dxa"/>
                <w:bottom w:w="15" w:type="dxa"/>
                <w:right w:w="15" w:type="dxa"/>
              </w:tblCellMar>
            </w:tblPrEx>
          </w:tblPrExChange>
        </w:tblPrEx>
        <w:trPr>
          <w:ins w:id="6026" w:author="Asad Shah" w:date="2025-01-13T01:50:00Z"/>
          <w:trPrChange w:id="6027" w:author="Asad Shah" w:date="2025-01-13T01:51:00Z">
            <w:trPr>
              <w:tblCellSpacing w:w="15" w:type="dxa"/>
            </w:trPr>
          </w:trPrChange>
        </w:trPr>
        <w:tc>
          <w:tcPr>
            <w:tcW w:w="0" w:type="auto"/>
            <w:hideMark/>
            <w:tcPrChange w:id="6028" w:author="Asad Shah" w:date="2025-01-13T01:51:00Z">
              <w:tcPr>
                <w:tcW w:w="0" w:type="auto"/>
                <w:gridSpan w:val="2"/>
                <w:vAlign w:val="center"/>
                <w:hideMark/>
              </w:tcPr>
            </w:tcPrChange>
          </w:tcPr>
          <w:p w14:paraId="11A0A321" w14:textId="77777777" w:rsidR="00D6233E" w:rsidRPr="00D6233E" w:rsidRDefault="00D6233E">
            <w:pPr>
              <w:rPr>
                <w:ins w:id="6029" w:author="Asad Shah" w:date="2025-01-13T01:50:00Z"/>
                <w:b/>
                <w:rPrChange w:id="6030" w:author="Asad Shah" w:date="2025-01-13T01:51:00Z">
                  <w:rPr>
                    <w:ins w:id="6031" w:author="Asad Shah" w:date="2025-01-13T01:50:00Z"/>
                  </w:rPr>
                </w:rPrChange>
              </w:rPr>
            </w:pPr>
            <w:ins w:id="6032" w:author="Asad Shah" w:date="2025-01-13T01:50:00Z">
              <w:r w:rsidRPr="00D6233E">
                <w:rPr>
                  <w:rStyle w:val="Strong"/>
                  <w:b w:val="0"/>
                  <w:bCs w:val="0"/>
                  <w:rPrChange w:id="6033" w:author="Asad Shah" w:date="2025-01-13T01:51:00Z">
                    <w:rPr>
                      <w:rStyle w:val="Strong"/>
                    </w:rPr>
                  </w:rPrChange>
                </w:rPr>
                <w:t>05/01/25</w:t>
              </w:r>
            </w:ins>
          </w:p>
        </w:tc>
        <w:tc>
          <w:tcPr>
            <w:tcW w:w="0" w:type="auto"/>
            <w:hideMark/>
            <w:tcPrChange w:id="6034" w:author="Asad Shah" w:date="2025-01-13T01:51:00Z">
              <w:tcPr>
                <w:tcW w:w="0" w:type="auto"/>
                <w:gridSpan w:val="2"/>
                <w:vAlign w:val="center"/>
                <w:hideMark/>
              </w:tcPr>
            </w:tcPrChange>
          </w:tcPr>
          <w:p w14:paraId="5A9EF02B" w14:textId="77777777" w:rsidR="00D6233E" w:rsidRDefault="00D6233E">
            <w:pPr>
              <w:rPr>
                <w:ins w:id="6035" w:author="Asad Shah" w:date="2025-01-13T01:50:00Z"/>
              </w:rPr>
            </w:pPr>
            <w:ins w:id="6036" w:author="Asad Shah" w:date="2025-01-13T01:50:00Z">
              <w:r>
                <w:t>Backend Progress Review</w:t>
              </w:r>
            </w:ins>
          </w:p>
        </w:tc>
        <w:tc>
          <w:tcPr>
            <w:tcW w:w="0" w:type="auto"/>
            <w:hideMark/>
            <w:tcPrChange w:id="6037" w:author="Asad Shah" w:date="2025-01-13T01:51:00Z">
              <w:tcPr>
                <w:tcW w:w="0" w:type="auto"/>
                <w:gridSpan w:val="3"/>
                <w:vAlign w:val="center"/>
                <w:hideMark/>
              </w:tcPr>
            </w:tcPrChange>
          </w:tcPr>
          <w:p w14:paraId="1E7090E4" w14:textId="77777777" w:rsidR="00D6233E" w:rsidRDefault="00D6233E">
            <w:pPr>
              <w:rPr>
                <w:ins w:id="6038" w:author="Asad Shah" w:date="2025-01-13T01:50:00Z"/>
              </w:rPr>
            </w:pPr>
            <w:ins w:id="6039" w:author="Asad Shah" w:date="2025-01-13T01:50:00Z">
              <w:r>
                <w:t>Reviewed progress on the backend algorithms and data processing. Addressed challenges with handling incomplete user input (e.g., expected marks).</w:t>
              </w:r>
            </w:ins>
          </w:p>
        </w:tc>
        <w:tc>
          <w:tcPr>
            <w:tcW w:w="0" w:type="auto"/>
            <w:hideMark/>
            <w:tcPrChange w:id="6040" w:author="Asad Shah" w:date="2025-01-13T01:51:00Z">
              <w:tcPr>
                <w:tcW w:w="0" w:type="auto"/>
                <w:gridSpan w:val="2"/>
                <w:vAlign w:val="center"/>
                <w:hideMark/>
              </w:tcPr>
            </w:tcPrChange>
          </w:tcPr>
          <w:p w14:paraId="5F734A8D" w14:textId="77777777" w:rsidR="00D6233E" w:rsidRDefault="00D6233E">
            <w:pPr>
              <w:rPr>
                <w:ins w:id="6041" w:author="Asad Shah" w:date="2025-01-13T01:50:00Z"/>
              </w:rPr>
            </w:pPr>
            <w:ins w:id="6042" w:author="Asad Shah" w:date="2025-01-13T01:50:00Z">
              <w:r>
                <w:t xml:space="preserve">Asad Shah, </w:t>
              </w:r>
              <w:proofErr w:type="spellStart"/>
              <w:r>
                <w:t>Fizza</w:t>
              </w:r>
              <w:proofErr w:type="spellEnd"/>
              <w:r>
                <w:t xml:space="preserve"> Mazhar</w:t>
              </w:r>
            </w:ins>
          </w:p>
        </w:tc>
      </w:tr>
      <w:tr w:rsidR="00D6233E" w14:paraId="0BC6E819" w14:textId="77777777" w:rsidTr="00D6233E">
        <w:tblPrEx>
          <w:tblW w:w="0" w:type="auto"/>
          <w:tblPrExChange w:id="6043" w:author="Asad Shah" w:date="2025-01-13T01:51:00Z">
            <w:tblPrEx>
              <w:tblW w:w="0" w:type="auto"/>
              <w:tblCellSpacing w:w="15" w:type="dxa"/>
              <w:tblCellMar>
                <w:top w:w="15" w:type="dxa"/>
                <w:left w:w="15" w:type="dxa"/>
                <w:bottom w:w="15" w:type="dxa"/>
                <w:right w:w="15" w:type="dxa"/>
              </w:tblCellMar>
            </w:tblPrEx>
          </w:tblPrExChange>
        </w:tblPrEx>
        <w:trPr>
          <w:ins w:id="6044" w:author="Asad Shah" w:date="2025-01-13T01:50:00Z"/>
          <w:trPrChange w:id="6045" w:author="Asad Shah" w:date="2025-01-13T01:51:00Z">
            <w:trPr>
              <w:tblCellSpacing w:w="15" w:type="dxa"/>
            </w:trPr>
          </w:trPrChange>
        </w:trPr>
        <w:tc>
          <w:tcPr>
            <w:tcW w:w="0" w:type="auto"/>
            <w:hideMark/>
            <w:tcPrChange w:id="6046" w:author="Asad Shah" w:date="2025-01-13T01:51:00Z">
              <w:tcPr>
                <w:tcW w:w="0" w:type="auto"/>
                <w:gridSpan w:val="2"/>
                <w:vAlign w:val="center"/>
                <w:hideMark/>
              </w:tcPr>
            </w:tcPrChange>
          </w:tcPr>
          <w:p w14:paraId="48576EE5" w14:textId="77777777" w:rsidR="00D6233E" w:rsidRPr="00D6233E" w:rsidRDefault="00D6233E">
            <w:pPr>
              <w:rPr>
                <w:ins w:id="6047" w:author="Asad Shah" w:date="2025-01-13T01:50:00Z"/>
                <w:b/>
                <w:rPrChange w:id="6048" w:author="Asad Shah" w:date="2025-01-13T01:51:00Z">
                  <w:rPr>
                    <w:ins w:id="6049" w:author="Asad Shah" w:date="2025-01-13T01:50:00Z"/>
                  </w:rPr>
                </w:rPrChange>
              </w:rPr>
            </w:pPr>
            <w:ins w:id="6050" w:author="Asad Shah" w:date="2025-01-13T01:50:00Z">
              <w:r w:rsidRPr="00D6233E">
                <w:rPr>
                  <w:rStyle w:val="Strong"/>
                  <w:b w:val="0"/>
                  <w:bCs w:val="0"/>
                  <w:rPrChange w:id="6051" w:author="Asad Shah" w:date="2025-01-13T01:51:00Z">
                    <w:rPr>
                      <w:rStyle w:val="Strong"/>
                    </w:rPr>
                  </w:rPrChange>
                </w:rPr>
                <w:t>07/01/25</w:t>
              </w:r>
            </w:ins>
          </w:p>
        </w:tc>
        <w:tc>
          <w:tcPr>
            <w:tcW w:w="0" w:type="auto"/>
            <w:hideMark/>
            <w:tcPrChange w:id="6052" w:author="Asad Shah" w:date="2025-01-13T01:51:00Z">
              <w:tcPr>
                <w:tcW w:w="0" w:type="auto"/>
                <w:gridSpan w:val="2"/>
                <w:vAlign w:val="center"/>
                <w:hideMark/>
              </w:tcPr>
            </w:tcPrChange>
          </w:tcPr>
          <w:p w14:paraId="5D462F91" w14:textId="77777777" w:rsidR="00D6233E" w:rsidRDefault="00D6233E">
            <w:pPr>
              <w:rPr>
                <w:ins w:id="6053" w:author="Asad Shah" w:date="2025-01-13T01:50:00Z"/>
              </w:rPr>
            </w:pPr>
            <w:ins w:id="6054" w:author="Asad Shah" w:date="2025-01-13T01:50:00Z">
              <w:r>
                <w:t>User Interface Wireframe Design</w:t>
              </w:r>
            </w:ins>
          </w:p>
        </w:tc>
        <w:tc>
          <w:tcPr>
            <w:tcW w:w="0" w:type="auto"/>
            <w:hideMark/>
            <w:tcPrChange w:id="6055" w:author="Asad Shah" w:date="2025-01-13T01:51:00Z">
              <w:tcPr>
                <w:tcW w:w="0" w:type="auto"/>
                <w:gridSpan w:val="3"/>
                <w:vAlign w:val="center"/>
                <w:hideMark/>
              </w:tcPr>
            </w:tcPrChange>
          </w:tcPr>
          <w:p w14:paraId="689BA87D" w14:textId="77777777" w:rsidR="00D6233E" w:rsidRDefault="00D6233E">
            <w:pPr>
              <w:rPr>
                <w:ins w:id="6056" w:author="Asad Shah" w:date="2025-01-13T01:50:00Z"/>
              </w:rPr>
            </w:pPr>
            <w:ins w:id="6057" w:author="Asad Shah" w:date="2025-01-13T01:50:00Z">
              <w:r>
                <w:t>Created wireframes for forms, dashboards, and chatbot interaction screens. Focused on a responsive and user-friendly layout.</w:t>
              </w:r>
            </w:ins>
          </w:p>
        </w:tc>
        <w:tc>
          <w:tcPr>
            <w:tcW w:w="0" w:type="auto"/>
            <w:hideMark/>
            <w:tcPrChange w:id="6058" w:author="Asad Shah" w:date="2025-01-13T01:51:00Z">
              <w:tcPr>
                <w:tcW w:w="0" w:type="auto"/>
                <w:gridSpan w:val="2"/>
                <w:vAlign w:val="center"/>
                <w:hideMark/>
              </w:tcPr>
            </w:tcPrChange>
          </w:tcPr>
          <w:p w14:paraId="369BA2F2" w14:textId="77777777" w:rsidR="00D6233E" w:rsidRDefault="00D6233E">
            <w:pPr>
              <w:rPr>
                <w:ins w:id="6059" w:author="Asad Shah" w:date="2025-01-13T01:50:00Z"/>
              </w:rPr>
            </w:pPr>
            <w:proofErr w:type="spellStart"/>
            <w:ins w:id="6060" w:author="Asad Shah" w:date="2025-01-13T01:50:00Z">
              <w:r>
                <w:t>Fizza</w:t>
              </w:r>
              <w:proofErr w:type="spellEnd"/>
              <w:r>
                <w:t xml:space="preserve"> Mazhar</w:t>
              </w:r>
            </w:ins>
          </w:p>
        </w:tc>
      </w:tr>
      <w:tr w:rsidR="00D6233E" w14:paraId="2D326F3C" w14:textId="77777777" w:rsidTr="00D6233E">
        <w:tblPrEx>
          <w:tblW w:w="0" w:type="auto"/>
          <w:tblPrExChange w:id="6061" w:author="Asad Shah" w:date="2025-01-13T01:51:00Z">
            <w:tblPrEx>
              <w:tblW w:w="0" w:type="auto"/>
              <w:tblCellSpacing w:w="15" w:type="dxa"/>
              <w:tblCellMar>
                <w:top w:w="15" w:type="dxa"/>
                <w:left w:w="15" w:type="dxa"/>
                <w:bottom w:w="15" w:type="dxa"/>
                <w:right w:w="15" w:type="dxa"/>
              </w:tblCellMar>
            </w:tblPrEx>
          </w:tblPrExChange>
        </w:tblPrEx>
        <w:trPr>
          <w:ins w:id="6062" w:author="Asad Shah" w:date="2025-01-13T01:50:00Z"/>
          <w:trPrChange w:id="6063" w:author="Asad Shah" w:date="2025-01-13T01:51:00Z">
            <w:trPr>
              <w:tblCellSpacing w:w="15" w:type="dxa"/>
            </w:trPr>
          </w:trPrChange>
        </w:trPr>
        <w:tc>
          <w:tcPr>
            <w:tcW w:w="0" w:type="auto"/>
            <w:hideMark/>
            <w:tcPrChange w:id="6064" w:author="Asad Shah" w:date="2025-01-13T01:51:00Z">
              <w:tcPr>
                <w:tcW w:w="0" w:type="auto"/>
                <w:gridSpan w:val="2"/>
                <w:vAlign w:val="center"/>
                <w:hideMark/>
              </w:tcPr>
            </w:tcPrChange>
          </w:tcPr>
          <w:p w14:paraId="68C2B3D0" w14:textId="77777777" w:rsidR="00D6233E" w:rsidRPr="00D6233E" w:rsidRDefault="00D6233E">
            <w:pPr>
              <w:rPr>
                <w:ins w:id="6065" w:author="Asad Shah" w:date="2025-01-13T01:50:00Z"/>
                <w:b/>
                <w:rPrChange w:id="6066" w:author="Asad Shah" w:date="2025-01-13T01:51:00Z">
                  <w:rPr>
                    <w:ins w:id="6067" w:author="Asad Shah" w:date="2025-01-13T01:50:00Z"/>
                  </w:rPr>
                </w:rPrChange>
              </w:rPr>
            </w:pPr>
            <w:ins w:id="6068" w:author="Asad Shah" w:date="2025-01-13T01:50:00Z">
              <w:r w:rsidRPr="00D6233E">
                <w:rPr>
                  <w:rStyle w:val="Strong"/>
                  <w:b w:val="0"/>
                  <w:bCs w:val="0"/>
                  <w:rPrChange w:id="6069" w:author="Asad Shah" w:date="2025-01-13T01:51:00Z">
                    <w:rPr>
                      <w:rStyle w:val="Strong"/>
                    </w:rPr>
                  </w:rPrChange>
                </w:rPr>
                <w:t>10/01/25</w:t>
              </w:r>
            </w:ins>
          </w:p>
        </w:tc>
        <w:tc>
          <w:tcPr>
            <w:tcW w:w="0" w:type="auto"/>
            <w:hideMark/>
            <w:tcPrChange w:id="6070" w:author="Asad Shah" w:date="2025-01-13T01:51:00Z">
              <w:tcPr>
                <w:tcW w:w="0" w:type="auto"/>
                <w:gridSpan w:val="2"/>
                <w:vAlign w:val="center"/>
                <w:hideMark/>
              </w:tcPr>
            </w:tcPrChange>
          </w:tcPr>
          <w:p w14:paraId="10791D43" w14:textId="77777777" w:rsidR="00D6233E" w:rsidRDefault="00D6233E">
            <w:pPr>
              <w:rPr>
                <w:ins w:id="6071" w:author="Asad Shah" w:date="2025-01-13T01:50:00Z"/>
              </w:rPr>
            </w:pPr>
            <w:ins w:id="6072" w:author="Asad Shah" w:date="2025-01-13T01:50:00Z">
              <w:r>
                <w:t>Frontend Development Planning</w:t>
              </w:r>
            </w:ins>
          </w:p>
        </w:tc>
        <w:tc>
          <w:tcPr>
            <w:tcW w:w="0" w:type="auto"/>
            <w:hideMark/>
            <w:tcPrChange w:id="6073" w:author="Asad Shah" w:date="2025-01-13T01:51:00Z">
              <w:tcPr>
                <w:tcW w:w="0" w:type="auto"/>
                <w:gridSpan w:val="3"/>
                <w:vAlign w:val="center"/>
                <w:hideMark/>
              </w:tcPr>
            </w:tcPrChange>
          </w:tcPr>
          <w:p w14:paraId="11645FFF" w14:textId="77777777" w:rsidR="00D6233E" w:rsidRDefault="00D6233E">
            <w:pPr>
              <w:rPr>
                <w:ins w:id="6074" w:author="Asad Shah" w:date="2025-01-13T01:50:00Z"/>
              </w:rPr>
            </w:pPr>
            <w:ins w:id="6075" w:author="Asad Shah" w:date="2025-01-13T01:50:00Z">
              <w:r>
                <w:t>Planned the frontend architecture, including UI/UX for forms, dashboards, and chatbot integration. Discussed designs for trend visualizations and user interaction flows.</w:t>
              </w:r>
            </w:ins>
          </w:p>
        </w:tc>
        <w:tc>
          <w:tcPr>
            <w:tcW w:w="0" w:type="auto"/>
            <w:hideMark/>
            <w:tcPrChange w:id="6076" w:author="Asad Shah" w:date="2025-01-13T01:51:00Z">
              <w:tcPr>
                <w:tcW w:w="0" w:type="auto"/>
                <w:gridSpan w:val="2"/>
                <w:vAlign w:val="center"/>
                <w:hideMark/>
              </w:tcPr>
            </w:tcPrChange>
          </w:tcPr>
          <w:p w14:paraId="52C36625" w14:textId="77777777" w:rsidR="00D6233E" w:rsidRDefault="00D6233E">
            <w:pPr>
              <w:rPr>
                <w:ins w:id="6077" w:author="Asad Shah" w:date="2025-01-13T01:50:00Z"/>
              </w:rPr>
            </w:pPr>
            <w:proofErr w:type="spellStart"/>
            <w:ins w:id="6078" w:author="Asad Shah" w:date="2025-01-13T01:50:00Z">
              <w:r>
                <w:t>Fizza</w:t>
              </w:r>
              <w:proofErr w:type="spellEnd"/>
              <w:r>
                <w:t xml:space="preserve"> Mazhar</w:t>
              </w:r>
            </w:ins>
          </w:p>
        </w:tc>
      </w:tr>
    </w:tbl>
    <w:p w14:paraId="7B4CBCF7" w14:textId="77777777" w:rsidR="000C1697" w:rsidRDefault="000C1697" w:rsidP="00136859">
      <w:pPr>
        <w:rPr>
          <w:ins w:id="6079" w:author="Asad Shah" w:date="2025-01-13T01:39:00Z"/>
        </w:rPr>
      </w:pPr>
    </w:p>
    <w:p w14:paraId="164AEF8B" w14:textId="0E7F2542" w:rsidR="00136859" w:rsidDel="000C1697" w:rsidRDefault="00136859" w:rsidP="00136859">
      <w:pPr>
        <w:pStyle w:val="NormalWeb"/>
        <w:rPr>
          <w:del w:id="6080" w:author="Asad Shah" w:date="2025-01-13T01:36:00Z"/>
        </w:rPr>
      </w:pPr>
      <w:del w:id="6081" w:author="Asad Shah" w:date="2025-01-13T01:36:00Z">
        <w:r w:rsidDel="000C1697">
          <w:lastRenderedPageBreak/>
          <w:delText xml:space="preserve">This </w:delText>
        </w:r>
        <w:r w:rsidDel="000C1697">
          <w:rPr>
            <w:rStyle w:val="Strong"/>
            <w:rFonts w:eastAsiaTheme="majorEastAsia"/>
          </w:rPr>
          <w:delText>Data Dictionary</w:delText>
        </w:r>
        <w:r w:rsidDel="000C1697">
          <w:delText xml:space="preserve"> provides a structured reference for all variables, states, inputs, outputs, and their related operations in your system. Let me know if you need further refinements or additional details!</w:delText>
        </w:r>
      </w:del>
    </w:p>
    <w:p w14:paraId="7964AEB7" w14:textId="77777777" w:rsidR="00136859" w:rsidRPr="00B34B14" w:rsidRDefault="00136859">
      <w:pPr>
        <w:rPr>
          <w:rPrChange w:id="6082" w:author="Asad Shah" w:date="2025-01-10T12:11:00Z">
            <w:rPr>
              <w:rFonts w:cs="Times New Roman"/>
              <w:b/>
              <w:bCs/>
              <w:sz w:val="32"/>
              <w:szCs w:val="32"/>
            </w:rPr>
          </w:rPrChange>
        </w:rPr>
        <w:pPrChange w:id="6083" w:author="Asad Shah" w:date="2025-01-10T12:11:00Z">
          <w:pPr>
            <w:jc w:val="right"/>
          </w:pPr>
        </w:pPrChange>
      </w:pPr>
    </w:p>
    <w:sectPr w:rsidR="00136859" w:rsidRPr="00B34B14" w:rsidSect="0061182E">
      <w:pgSz w:w="12240" w:h="15840"/>
      <w:pgMar w:top="1440" w:right="1296" w:bottom="1440" w:left="1296" w:header="720" w:footer="720" w:gutter="0"/>
      <w:pgNumType w:start="1"/>
      <w:cols w:space="720"/>
      <w:titlePg/>
      <w:docGrid w:linePitch="360"/>
      <w:sectPrChange w:id="6084" w:author="Asad Shah" w:date="2025-01-13T02:46:00Z">
        <w:sectPr w:rsidR="00136859" w:rsidRPr="00B34B14" w:rsidSect="0061182E">
          <w:pgMar w:top="1440" w:right="1298" w:bottom="1440" w:left="1298" w:header="720" w:footer="720" w:gutter="0"/>
          <w:pgNumType w:start="0"/>
          <w:titlePg w:val="0"/>
        </w:sectPr>
      </w:sectPrChang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114E4F" w14:textId="77777777" w:rsidR="00863255" w:rsidRDefault="00863255" w:rsidP="00531ABF">
      <w:pPr>
        <w:spacing w:after="0" w:line="240" w:lineRule="auto"/>
      </w:pPr>
      <w:r>
        <w:separator/>
      </w:r>
    </w:p>
  </w:endnote>
  <w:endnote w:type="continuationSeparator" w:id="0">
    <w:p w14:paraId="788B6324" w14:textId="77777777" w:rsidR="00863255" w:rsidRDefault="00863255" w:rsidP="00531A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134" w:author="Asad Shah" w:date="2025-01-13T02:45:00Z"/>
  <w:sdt>
    <w:sdtPr>
      <w:id w:val="1325935432"/>
      <w:docPartObj>
        <w:docPartGallery w:val="Page Numbers (Bottom of Page)"/>
        <w:docPartUnique/>
      </w:docPartObj>
    </w:sdtPr>
    <w:sdtEndPr>
      <w:rPr>
        <w:noProof/>
      </w:rPr>
    </w:sdtEndPr>
    <w:sdtContent>
      <w:customXmlInsRangeEnd w:id="134"/>
      <w:p w14:paraId="4C64D60D" w14:textId="3AD20E87" w:rsidR="0061182E" w:rsidRDefault="0061182E">
        <w:pPr>
          <w:pStyle w:val="Footer"/>
          <w:jc w:val="right"/>
          <w:rPr>
            <w:ins w:id="135" w:author="Asad Shah" w:date="2025-01-13T02:45:00Z"/>
          </w:rPr>
        </w:pPr>
        <w:ins w:id="136" w:author="Asad Shah" w:date="2025-01-13T02:45:00Z">
          <w:r>
            <w:fldChar w:fldCharType="begin"/>
          </w:r>
          <w:r>
            <w:instrText xml:space="preserve"> PAGE   \* MERGEFORMAT </w:instrText>
          </w:r>
          <w:r>
            <w:fldChar w:fldCharType="separate"/>
          </w:r>
          <w:r>
            <w:rPr>
              <w:noProof/>
            </w:rPr>
            <w:t>2</w:t>
          </w:r>
          <w:r>
            <w:rPr>
              <w:noProof/>
            </w:rPr>
            <w:fldChar w:fldCharType="end"/>
          </w:r>
        </w:ins>
      </w:p>
      <w:customXmlInsRangeStart w:id="137" w:author="Asad Shah" w:date="2025-01-13T02:45:00Z"/>
    </w:sdtContent>
  </w:sdt>
  <w:customXmlInsRangeEnd w:id="137"/>
  <w:p w14:paraId="20FE34B3" w14:textId="77777777" w:rsidR="00223FC0" w:rsidRDefault="00223FC0" w:rsidP="00223FC0">
    <w:pPr>
      <w:pStyle w:val="Footer"/>
      <w:jc w:val="right"/>
      <w:pPrChange w:id="138" w:author="Asad Shah" w:date="2025-01-13T02:34:00Z">
        <w:pPr>
          <w:pStyle w:val="Footer"/>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139" w:author="Asad Shah" w:date="2025-01-13T02:44:00Z"/>
  <w:sdt>
    <w:sdtPr>
      <w:id w:val="-695072400"/>
      <w:docPartObj>
        <w:docPartGallery w:val="Page Numbers (Bottom of Page)"/>
        <w:docPartUnique/>
      </w:docPartObj>
    </w:sdtPr>
    <w:sdtEndPr>
      <w:rPr>
        <w:noProof/>
      </w:rPr>
    </w:sdtEndPr>
    <w:sdtContent>
      <w:customXmlInsRangeEnd w:id="139"/>
      <w:p w14:paraId="016B72FA" w14:textId="6DDA505B" w:rsidR="0061182E" w:rsidRDefault="0061182E">
        <w:pPr>
          <w:pStyle w:val="Footer"/>
          <w:jc w:val="right"/>
          <w:rPr>
            <w:ins w:id="140" w:author="Asad Shah" w:date="2025-01-13T02:44:00Z"/>
          </w:rPr>
        </w:pPr>
        <w:ins w:id="141" w:author="Asad Shah" w:date="2025-01-13T02:44:00Z">
          <w:r>
            <w:fldChar w:fldCharType="begin"/>
          </w:r>
          <w:r>
            <w:instrText xml:space="preserve"> PAGE   \* MERGEFORMAT </w:instrText>
          </w:r>
          <w:r>
            <w:fldChar w:fldCharType="separate"/>
          </w:r>
          <w:r>
            <w:rPr>
              <w:noProof/>
            </w:rPr>
            <w:t>2</w:t>
          </w:r>
          <w:r>
            <w:rPr>
              <w:noProof/>
            </w:rPr>
            <w:fldChar w:fldCharType="end"/>
          </w:r>
        </w:ins>
      </w:p>
      <w:customXmlInsRangeStart w:id="142" w:author="Asad Shah" w:date="2025-01-13T02:44:00Z"/>
    </w:sdtContent>
  </w:sdt>
  <w:customXmlInsRangeEnd w:id="142"/>
  <w:p w14:paraId="32C66DB4" w14:textId="77777777" w:rsidR="0061182E" w:rsidRDefault="0061182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9908606"/>
      <w:docPartObj>
        <w:docPartGallery w:val="Page Numbers (Bottom of Page)"/>
        <w:docPartUnique/>
      </w:docPartObj>
    </w:sdtPr>
    <w:sdtEndPr>
      <w:rPr>
        <w:noProof/>
      </w:rPr>
    </w:sdtEndPr>
    <w:sdtContent>
      <w:p w14:paraId="16E48C07" w14:textId="77777777" w:rsidR="0061182E" w:rsidRDefault="0061182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DCA276" w14:textId="77777777" w:rsidR="0061182E" w:rsidRDefault="006118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EB6A08" w14:textId="77777777" w:rsidR="00863255" w:rsidRDefault="00863255" w:rsidP="00531ABF">
      <w:pPr>
        <w:spacing w:after="0" w:line="240" w:lineRule="auto"/>
      </w:pPr>
      <w:r>
        <w:separator/>
      </w:r>
    </w:p>
  </w:footnote>
  <w:footnote w:type="continuationSeparator" w:id="0">
    <w:p w14:paraId="1A6C3AD9" w14:textId="77777777" w:rsidR="00863255" w:rsidRDefault="00863255" w:rsidP="00531A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7AACF9" w14:textId="3197F38A" w:rsidR="00CE3FC0" w:rsidRDefault="00CE3FC0" w:rsidP="00CE3FC0">
    <w:pPr>
      <w:pStyle w:val="Header"/>
      <w:jc w:val="right"/>
      <w:rPr>
        <w:ins w:id="128" w:author="Asad Shah" w:date="2025-01-13T02:29:00Z"/>
      </w:rPr>
      <w:pPrChange w:id="129" w:author="Asad Shah" w:date="2025-01-13T02:30:00Z">
        <w:pPr>
          <w:pStyle w:val="Header"/>
        </w:pPr>
      </w:pPrChange>
    </w:pPr>
    <w:ins w:id="130" w:author="Asad Shah" w:date="2025-01-13T02:29:00Z">
      <w:r>
        <w:t>AI Based Career Counselling and Career Transition R</w:t>
      </w:r>
    </w:ins>
    <w:ins w:id="131" w:author="Asad Shah" w:date="2025-01-13T02:30:00Z">
      <w:r>
        <w:t>ecommender System</w:t>
      </w:r>
    </w:ins>
  </w:p>
  <w:p w14:paraId="226B5715" w14:textId="15D82E73" w:rsidR="00531ABF" w:rsidRPr="00531ABF" w:rsidRDefault="00531ABF">
    <w:pPr>
      <w:pStyle w:val="Header"/>
      <w:jc w:val="right"/>
      <w:rPr>
        <w:rFonts w:cs="Times New Roman"/>
        <w:sz w:val="20"/>
        <w:szCs w:val="20"/>
        <w:rPrChange w:id="132" w:author="Asad" w:date="2024-11-30T12:07:00Z">
          <w:rPr/>
        </w:rPrChange>
      </w:rPr>
      <w:pPrChange w:id="133" w:author="Asad" w:date="2024-12-02T11:03:00Z">
        <w:pPr>
          <w:pStyle w:val="Header"/>
        </w:pPr>
      </w:pPrChang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E736A"/>
    <w:multiLevelType w:val="multilevel"/>
    <w:tmpl w:val="10CA92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3029F"/>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24548D5"/>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27E4002"/>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28D0C83"/>
    <w:multiLevelType w:val="hybridMultilevel"/>
    <w:tmpl w:val="425C50C6"/>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EE1373"/>
    <w:multiLevelType w:val="multilevel"/>
    <w:tmpl w:val="BECE71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5B60B5"/>
    <w:multiLevelType w:val="hybridMultilevel"/>
    <w:tmpl w:val="7AA2F946"/>
    <w:lvl w:ilvl="0" w:tplc="10000001">
      <w:start w:val="1"/>
      <w:numFmt w:val="bullet"/>
      <w:lvlText w:val=""/>
      <w:lvlJc w:val="left"/>
      <w:pPr>
        <w:ind w:left="720" w:hanging="360"/>
      </w:pPr>
      <w:rPr>
        <w:rFonts w:ascii="Symbol" w:eastAsia="Times New Roman" w:hAnsi="Symbol"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05D727A6"/>
    <w:multiLevelType w:val="multilevel"/>
    <w:tmpl w:val="2370DEDC"/>
    <w:lvl w:ilvl="0">
      <w:start w:val="1"/>
      <w:numFmt w:val="decimal"/>
      <w:lvlText w:val="%1."/>
      <w:lvlJc w:val="left"/>
      <w:pPr>
        <w:tabs>
          <w:tab w:val="num" w:pos="360"/>
        </w:tabs>
        <w:ind w:left="360" w:hanging="360"/>
      </w:pPr>
      <w:rPr>
        <w:rFonts w:hint="default"/>
        <w:sz w:val="20"/>
      </w:rPr>
    </w:lvl>
    <w:lvl w:ilvl="1">
      <w:start w:val="1"/>
      <w:numFmt w:val="decimal"/>
      <w:lvlText w:val="%2."/>
      <w:lvlJc w:val="left"/>
      <w:pPr>
        <w:tabs>
          <w:tab w:val="num" w:pos="1080"/>
        </w:tabs>
        <w:ind w:left="1080" w:hanging="360"/>
      </w:p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06134A0C"/>
    <w:multiLevelType w:val="multilevel"/>
    <w:tmpl w:val="4468D3EC"/>
    <w:lvl w:ilvl="0">
      <w:start w:val="1"/>
      <w:numFmt w:val="decimal"/>
      <w:lvlText w:val="%1."/>
      <w:lvlJc w:val="left"/>
      <w:pPr>
        <w:tabs>
          <w:tab w:val="num" w:pos="360"/>
        </w:tabs>
        <w:ind w:left="360" w:hanging="360"/>
      </w:pPr>
      <w:rPr>
        <w:rFonts w:hint="default"/>
        <w:sz w:val="20"/>
      </w:rPr>
    </w:lvl>
    <w:lvl w:ilvl="1">
      <w:start w:val="1"/>
      <w:numFmt w:val="decimal"/>
      <w:lvlText w:val="%2."/>
      <w:lvlJc w:val="left"/>
      <w:pPr>
        <w:tabs>
          <w:tab w:val="num" w:pos="1080"/>
        </w:tabs>
        <w:ind w:left="1080" w:hanging="360"/>
      </w:p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07074BA5"/>
    <w:multiLevelType w:val="multilevel"/>
    <w:tmpl w:val="9B20B7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7300CB"/>
    <w:multiLevelType w:val="multilevel"/>
    <w:tmpl w:val="3F52BB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C92D69"/>
    <w:multiLevelType w:val="hybridMultilevel"/>
    <w:tmpl w:val="94BEE192"/>
    <w:lvl w:ilvl="0" w:tplc="12EE7568">
      <w:start w:val="1"/>
      <w:numFmt w:val="decimal"/>
      <w:lvlText w:val="%1"/>
      <w:lvlJc w:val="left"/>
      <w:pPr>
        <w:ind w:left="720" w:hanging="360"/>
      </w:pPr>
      <w:rPr>
        <w:rFonts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8CF2F05"/>
    <w:multiLevelType w:val="multilevel"/>
    <w:tmpl w:val="2FFE90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594353"/>
    <w:multiLevelType w:val="hybridMultilevel"/>
    <w:tmpl w:val="1D4E83CE"/>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A092D81"/>
    <w:multiLevelType w:val="multilevel"/>
    <w:tmpl w:val="B2F00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A115ECC"/>
    <w:multiLevelType w:val="multilevel"/>
    <w:tmpl w:val="E65878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522476"/>
    <w:multiLevelType w:val="multilevel"/>
    <w:tmpl w:val="148A6C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AFF0871"/>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0B4A4551"/>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0B9057A3"/>
    <w:multiLevelType w:val="multilevel"/>
    <w:tmpl w:val="A25C20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C0F4AD0"/>
    <w:multiLevelType w:val="hybridMultilevel"/>
    <w:tmpl w:val="B29A32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CBF2077"/>
    <w:multiLevelType w:val="multilevel"/>
    <w:tmpl w:val="575827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D534BB0"/>
    <w:multiLevelType w:val="hybridMultilevel"/>
    <w:tmpl w:val="CB225BB6"/>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3" w15:restartNumberingAfterBreak="0">
    <w:nsid w:val="0DAF1DDC"/>
    <w:multiLevelType w:val="multilevel"/>
    <w:tmpl w:val="7856128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4" w15:restartNumberingAfterBreak="0">
    <w:nsid w:val="0DF22A44"/>
    <w:multiLevelType w:val="multilevel"/>
    <w:tmpl w:val="7856128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5" w15:restartNumberingAfterBreak="0">
    <w:nsid w:val="0E3D5F5B"/>
    <w:multiLevelType w:val="multilevel"/>
    <w:tmpl w:val="C428BC9C"/>
    <w:lvl w:ilvl="0">
      <w:start w:val="1"/>
      <w:numFmt w:val="decimal"/>
      <w:lvlText w:val="%1"/>
      <w:lvlJc w:val="left"/>
      <w:pPr>
        <w:ind w:left="432" w:hanging="432"/>
      </w:pPr>
      <w:rPr>
        <w:rFonts w:ascii="Arial" w:eastAsia="Arial" w:hAnsi="Arial" w:cs="Arial"/>
        <w:vertAlign w:val="baseline"/>
      </w:rPr>
    </w:lvl>
    <w:lvl w:ilvl="1">
      <w:start w:val="1"/>
      <w:numFmt w:val="decimal"/>
      <w:lvlText w:val="%1.%2"/>
      <w:lvlJc w:val="left"/>
      <w:pPr>
        <w:ind w:left="576" w:hanging="576"/>
      </w:pPr>
      <w:rPr>
        <w:rFonts w:ascii="Arial" w:eastAsia="Arial" w:hAnsi="Arial" w:cs="Arial"/>
        <w:b/>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26" w15:restartNumberingAfterBreak="0">
    <w:nsid w:val="0E6B451D"/>
    <w:multiLevelType w:val="multilevel"/>
    <w:tmpl w:val="5E4AD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F04398F"/>
    <w:multiLevelType w:val="hybridMultilevel"/>
    <w:tmpl w:val="A9B2B500"/>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0F8B76AC"/>
    <w:multiLevelType w:val="multilevel"/>
    <w:tmpl w:val="81588CC8"/>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0FB66A8F"/>
    <w:multiLevelType w:val="multilevel"/>
    <w:tmpl w:val="5EDA62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0391D2B"/>
    <w:multiLevelType w:val="multilevel"/>
    <w:tmpl w:val="3E327D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0E12C4B"/>
    <w:multiLevelType w:val="hybridMultilevel"/>
    <w:tmpl w:val="0180CC6E"/>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2" w15:restartNumberingAfterBreak="0">
    <w:nsid w:val="110E7215"/>
    <w:multiLevelType w:val="multilevel"/>
    <w:tmpl w:val="A7E473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19A71AD"/>
    <w:multiLevelType w:val="multilevel"/>
    <w:tmpl w:val="A68258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1AC26D7"/>
    <w:multiLevelType w:val="multilevel"/>
    <w:tmpl w:val="1000001F"/>
    <w:lvl w:ilvl="0">
      <w:start w:val="1"/>
      <w:numFmt w:val="decimal"/>
      <w:lvlText w:val="%1."/>
      <w:lvlJc w:val="left"/>
      <w:pPr>
        <w:ind w:left="360" w:hanging="360"/>
      </w:pPr>
      <w:rPr>
        <w:rFonts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35" w15:restartNumberingAfterBreak="0">
    <w:nsid w:val="12114281"/>
    <w:multiLevelType w:val="multilevel"/>
    <w:tmpl w:val="203016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24347A4"/>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12C53C6B"/>
    <w:multiLevelType w:val="hybridMultilevel"/>
    <w:tmpl w:val="36A821A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8" w15:restartNumberingAfterBreak="0">
    <w:nsid w:val="132B1A7E"/>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141E666E"/>
    <w:multiLevelType w:val="multilevel"/>
    <w:tmpl w:val="B450D7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4D15C55"/>
    <w:multiLevelType w:val="multilevel"/>
    <w:tmpl w:val="0A4C4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5756E85"/>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160E3F59"/>
    <w:multiLevelType w:val="hybridMultilevel"/>
    <w:tmpl w:val="61321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162A01E6"/>
    <w:multiLevelType w:val="multilevel"/>
    <w:tmpl w:val="15A4A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65856E9"/>
    <w:multiLevelType w:val="multilevel"/>
    <w:tmpl w:val="BBE82FB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69C1306"/>
    <w:multiLevelType w:val="multilevel"/>
    <w:tmpl w:val="1ACC47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6DF21D3"/>
    <w:multiLevelType w:val="multilevel"/>
    <w:tmpl w:val="9362B114"/>
    <w:lvl w:ilvl="0">
      <w:start w:val="1"/>
      <w:numFmt w:val="decimal"/>
      <w:lvlText w:val="%1."/>
      <w:lvlJc w:val="left"/>
      <w:pPr>
        <w:ind w:left="720" w:hanging="360"/>
      </w:pPr>
      <w:rPr>
        <w:rFonts w:hint="default"/>
        <w:b w:val="0"/>
        <w:bCs/>
      </w:rPr>
    </w:lvl>
    <w:lvl w:ilvl="1">
      <w:start w:val="2"/>
      <w:numFmt w:val="decimal"/>
      <w:isLgl/>
      <w:lvlText w:val="%1.%2"/>
      <w:lvlJc w:val="left"/>
      <w:pPr>
        <w:ind w:left="840" w:hanging="48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176D75F9"/>
    <w:multiLevelType w:val="multilevel"/>
    <w:tmpl w:val="9362B114"/>
    <w:lvl w:ilvl="0">
      <w:start w:val="1"/>
      <w:numFmt w:val="decimal"/>
      <w:lvlText w:val="%1."/>
      <w:lvlJc w:val="left"/>
      <w:pPr>
        <w:ind w:left="720" w:hanging="360"/>
      </w:pPr>
      <w:rPr>
        <w:rFonts w:hint="default"/>
        <w:b w:val="0"/>
        <w:bCs/>
      </w:rPr>
    </w:lvl>
    <w:lvl w:ilvl="1">
      <w:start w:val="2"/>
      <w:numFmt w:val="decimal"/>
      <w:isLgl/>
      <w:lvlText w:val="%1.%2"/>
      <w:lvlJc w:val="left"/>
      <w:pPr>
        <w:ind w:left="840" w:hanging="48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8" w15:restartNumberingAfterBreak="0">
    <w:nsid w:val="191164F1"/>
    <w:multiLevelType w:val="multilevel"/>
    <w:tmpl w:val="0A4C4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97129BC"/>
    <w:multiLevelType w:val="multilevel"/>
    <w:tmpl w:val="81588CC8"/>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19E2206D"/>
    <w:multiLevelType w:val="multilevel"/>
    <w:tmpl w:val="27E00A08"/>
    <w:lvl w:ilvl="0">
      <w:start w:val="1"/>
      <w:numFmt w:val="decimal"/>
      <w:lvlText w:val="%1."/>
      <w:lvlJc w:val="left"/>
      <w:pPr>
        <w:ind w:left="360" w:hanging="360"/>
      </w:pPr>
      <w:rPr>
        <w:rFonts w:hint="default"/>
        <w:sz w:val="20"/>
      </w:rPr>
    </w:lvl>
    <w:lvl w:ilvl="1">
      <w:start w:val="1"/>
      <w:numFmt w:val="bullet"/>
      <w:lvlText w:val=""/>
      <w:lvlJc w:val="left"/>
      <w:pPr>
        <w:ind w:left="792" w:hanging="432"/>
      </w:pPr>
      <w:rPr>
        <w:rFonts w:ascii="Symbol" w:hAnsi="Symbol"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51" w15:restartNumberingAfterBreak="0">
    <w:nsid w:val="1A626354"/>
    <w:multiLevelType w:val="multilevel"/>
    <w:tmpl w:val="A6FEDF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ABE28D5"/>
    <w:multiLevelType w:val="multilevel"/>
    <w:tmpl w:val="178E1E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B3907D4"/>
    <w:multiLevelType w:val="multilevel"/>
    <w:tmpl w:val="4468D3EC"/>
    <w:lvl w:ilvl="0">
      <w:start w:val="1"/>
      <w:numFmt w:val="decimal"/>
      <w:lvlText w:val="%1."/>
      <w:lvlJc w:val="left"/>
      <w:pPr>
        <w:tabs>
          <w:tab w:val="num" w:pos="360"/>
        </w:tabs>
        <w:ind w:left="360" w:hanging="360"/>
      </w:pPr>
      <w:rPr>
        <w:rFonts w:hint="default"/>
        <w:sz w:val="20"/>
      </w:rPr>
    </w:lvl>
    <w:lvl w:ilvl="1">
      <w:start w:val="1"/>
      <w:numFmt w:val="decimal"/>
      <w:lvlText w:val="%2."/>
      <w:lvlJc w:val="left"/>
      <w:pPr>
        <w:tabs>
          <w:tab w:val="num" w:pos="1080"/>
        </w:tabs>
        <w:ind w:left="1080" w:hanging="360"/>
      </w:p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4" w15:restartNumberingAfterBreak="0">
    <w:nsid w:val="1BF41BC6"/>
    <w:multiLevelType w:val="multilevel"/>
    <w:tmpl w:val="6B94AA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C2F6AA2"/>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1D185085"/>
    <w:multiLevelType w:val="hybridMultilevel"/>
    <w:tmpl w:val="91EECDEC"/>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1DAA31C0"/>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213F24E2"/>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9" w15:restartNumberingAfterBreak="0">
    <w:nsid w:val="21D341CF"/>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22DD1ED6"/>
    <w:multiLevelType w:val="hybridMultilevel"/>
    <w:tmpl w:val="698A4CA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1" w15:restartNumberingAfterBreak="0">
    <w:nsid w:val="23F63C7E"/>
    <w:multiLevelType w:val="hybridMultilevel"/>
    <w:tmpl w:val="B890088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2" w15:restartNumberingAfterBreak="0">
    <w:nsid w:val="26484A87"/>
    <w:multiLevelType w:val="hybridMultilevel"/>
    <w:tmpl w:val="BDB2ED42"/>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267F00FA"/>
    <w:multiLevelType w:val="hybridMultilevel"/>
    <w:tmpl w:val="3702A0D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4" w15:restartNumberingAfterBreak="0">
    <w:nsid w:val="26AB2576"/>
    <w:multiLevelType w:val="multilevel"/>
    <w:tmpl w:val="0A4C4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6D73555"/>
    <w:multiLevelType w:val="multilevel"/>
    <w:tmpl w:val="6ACCAF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703660E"/>
    <w:multiLevelType w:val="multilevel"/>
    <w:tmpl w:val="02C481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7CC06E9"/>
    <w:multiLevelType w:val="multilevel"/>
    <w:tmpl w:val="7856128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68" w15:restartNumberingAfterBreak="0">
    <w:nsid w:val="285D26D2"/>
    <w:multiLevelType w:val="multilevel"/>
    <w:tmpl w:val="7856128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69" w15:restartNumberingAfterBreak="0">
    <w:nsid w:val="28F8605C"/>
    <w:multiLevelType w:val="multilevel"/>
    <w:tmpl w:val="785612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9B07B5C"/>
    <w:multiLevelType w:val="multilevel"/>
    <w:tmpl w:val="8278DF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A331FBD"/>
    <w:multiLevelType w:val="hybridMultilevel"/>
    <w:tmpl w:val="1406A5EA"/>
    <w:lvl w:ilvl="0" w:tplc="7FBCCEAE">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2ACB6F1C"/>
    <w:multiLevelType w:val="multilevel"/>
    <w:tmpl w:val="B7B88B16"/>
    <w:lvl w:ilvl="0">
      <w:start w:val="1"/>
      <w:numFmt w:val="decimal"/>
      <w:lvlText w:val="%1."/>
      <w:lvlJc w:val="left"/>
      <w:pPr>
        <w:tabs>
          <w:tab w:val="num" w:pos="1440"/>
        </w:tabs>
        <w:ind w:left="1440" w:hanging="360"/>
      </w:pPr>
      <w:rPr>
        <w:rFonts w:asciiTheme="majorBidi" w:eastAsiaTheme="minorHAnsi" w:hAnsiTheme="majorBidi" w:cstheme="majorBidi" w:hint="default"/>
        <w:sz w:val="20"/>
      </w:rPr>
    </w:lvl>
    <w:lvl w:ilvl="1">
      <w:start w:val="1"/>
      <w:numFmt w:val="decimal"/>
      <w:lvlText w:val="%2."/>
      <w:lvlJc w:val="left"/>
      <w:pPr>
        <w:tabs>
          <w:tab w:val="num" w:pos="2160"/>
        </w:tabs>
        <w:ind w:left="2160" w:hanging="360"/>
      </w:pPr>
      <w:rPr>
        <w:rFont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3" w15:restartNumberingAfterBreak="0">
    <w:nsid w:val="2B510C09"/>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4" w15:restartNumberingAfterBreak="0">
    <w:nsid w:val="2B550ED2"/>
    <w:multiLevelType w:val="multilevel"/>
    <w:tmpl w:val="78C80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B6B5F15"/>
    <w:multiLevelType w:val="multilevel"/>
    <w:tmpl w:val="C3DEA5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BAB6D19"/>
    <w:multiLevelType w:val="multilevel"/>
    <w:tmpl w:val="54D6130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BF34869"/>
    <w:multiLevelType w:val="multilevel"/>
    <w:tmpl w:val="7856128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78" w15:restartNumberingAfterBreak="0">
    <w:nsid w:val="2C6D14CB"/>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9" w15:restartNumberingAfterBreak="0">
    <w:nsid w:val="2CF61A96"/>
    <w:multiLevelType w:val="multilevel"/>
    <w:tmpl w:val="B7B88B16"/>
    <w:lvl w:ilvl="0">
      <w:start w:val="1"/>
      <w:numFmt w:val="decimal"/>
      <w:lvlText w:val="%1."/>
      <w:lvlJc w:val="left"/>
      <w:pPr>
        <w:tabs>
          <w:tab w:val="num" w:pos="1440"/>
        </w:tabs>
        <w:ind w:left="1440" w:hanging="360"/>
      </w:pPr>
      <w:rPr>
        <w:rFonts w:asciiTheme="majorBidi" w:eastAsiaTheme="minorHAnsi" w:hAnsiTheme="majorBidi" w:cstheme="majorBidi"/>
        <w:sz w:val="20"/>
      </w:rPr>
    </w:lvl>
    <w:lvl w:ilvl="1">
      <w:start w:val="1"/>
      <w:numFmt w:val="decimal"/>
      <w:lvlText w:val="%2."/>
      <w:lvlJc w:val="left"/>
      <w:pPr>
        <w:tabs>
          <w:tab w:val="num" w:pos="2160"/>
        </w:tabs>
        <w:ind w:left="2160" w:hanging="360"/>
      </w:pPr>
      <w:rPr>
        <w:rFont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0" w15:restartNumberingAfterBreak="0">
    <w:nsid w:val="2D014731"/>
    <w:multiLevelType w:val="multilevel"/>
    <w:tmpl w:val="C290BC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D7640D7"/>
    <w:multiLevelType w:val="hybridMultilevel"/>
    <w:tmpl w:val="74FEC7DE"/>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2" w15:restartNumberingAfterBreak="0">
    <w:nsid w:val="2E51177D"/>
    <w:multiLevelType w:val="hybridMultilevel"/>
    <w:tmpl w:val="710EB828"/>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3" w15:restartNumberingAfterBreak="0">
    <w:nsid w:val="2E58314F"/>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4" w15:restartNumberingAfterBreak="0">
    <w:nsid w:val="2F545BB5"/>
    <w:multiLevelType w:val="hybridMultilevel"/>
    <w:tmpl w:val="CD468DE8"/>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30445089"/>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6" w15:restartNumberingAfterBreak="0">
    <w:nsid w:val="305C0634"/>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7" w15:restartNumberingAfterBreak="0">
    <w:nsid w:val="305E32E2"/>
    <w:multiLevelType w:val="multilevel"/>
    <w:tmpl w:val="4468D3EC"/>
    <w:lvl w:ilvl="0">
      <w:start w:val="1"/>
      <w:numFmt w:val="decimal"/>
      <w:lvlText w:val="%1."/>
      <w:lvlJc w:val="left"/>
      <w:pPr>
        <w:tabs>
          <w:tab w:val="num" w:pos="360"/>
        </w:tabs>
        <w:ind w:left="360" w:hanging="360"/>
      </w:pPr>
      <w:rPr>
        <w:rFonts w:hint="default"/>
        <w:sz w:val="20"/>
      </w:rPr>
    </w:lvl>
    <w:lvl w:ilvl="1">
      <w:start w:val="1"/>
      <w:numFmt w:val="decimal"/>
      <w:lvlText w:val="%2."/>
      <w:lvlJc w:val="left"/>
      <w:pPr>
        <w:tabs>
          <w:tab w:val="num" w:pos="1080"/>
        </w:tabs>
        <w:ind w:left="1080" w:hanging="360"/>
      </w:p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8" w15:restartNumberingAfterBreak="0">
    <w:nsid w:val="310B1D7D"/>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324C453F"/>
    <w:multiLevelType w:val="multilevel"/>
    <w:tmpl w:val="4468D3EC"/>
    <w:lvl w:ilvl="0">
      <w:start w:val="1"/>
      <w:numFmt w:val="decimal"/>
      <w:lvlText w:val="%1."/>
      <w:lvlJc w:val="left"/>
      <w:pPr>
        <w:tabs>
          <w:tab w:val="num" w:pos="360"/>
        </w:tabs>
        <w:ind w:left="360" w:hanging="360"/>
      </w:pPr>
      <w:rPr>
        <w:rFonts w:hint="default"/>
        <w:sz w:val="20"/>
      </w:rPr>
    </w:lvl>
    <w:lvl w:ilvl="1">
      <w:start w:val="1"/>
      <w:numFmt w:val="decimal"/>
      <w:lvlText w:val="%2."/>
      <w:lvlJc w:val="left"/>
      <w:pPr>
        <w:tabs>
          <w:tab w:val="num" w:pos="1080"/>
        </w:tabs>
        <w:ind w:left="1080" w:hanging="360"/>
      </w:p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0" w15:restartNumberingAfterBreak="0">
    <w:nsid w:val="35F65461"/>
    <w:multiLevelType w:val="multilevel"/>
    <w:tmpl w:val="B036BB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66A34A9"/>
    <w:multiLevelType w:val="multilevel"/>
    <w:tmpl w:val="0A4C4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751537F"/>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3" w15:restartNumberingAfterBreak="0">
    <w:nsid w:val="37637E3E"/>
    <w:multiLevelType w:val="multilevel"/>
    <w:tmpl w:val="B8CACA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7E51005"/>
    <w:multiLevelType w:val="hybridMultilevel"/>
    <w:tmpl w:val="715E7BDA"/>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384E59AB"/>
    <w:multiLevelType w:val="multilevel"/>
    <w:tmpl w:val="81588CC8"/>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388802C7"/>
    <w:multiLevelType w:val="hybridMultilevel"/>
    <w:tmpl w:val="7E32AF5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7" w15:restartNumberingAfterBreak="0">
    <w:nsid w:val="388D3286"/>
    <w:multiLevelType w:val="hybridMultilevel"/>
    <w:tmpl w:val="DE1C71AC"/>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8" w15:restartNumberingAfterBreak="0">
    <w:nsid w:val="38F725A5"/>
    <w:multiLevelType w:val="hybridMultilevel"/>
    <w:tmpl w:val="B9D6F4F0"/>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39635CE4"/>
    <w:multiLevelType w:val="hybridMultilevel"/>
    <w:tmpl w:val="BDA4EA3E"/>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398441AC"/>
    <w:multiLevelType w:val="multilevel"/>
    <w:tmpl w:val="640C8E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A2E3903"/>
    <w:multiLevelType w:val="multilevel"/>
    <w:tmpl w:val="AA923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B002217"/>
    <w:multiLevelType w:val="multilevel"/>
    <w:tmpl w:val="0A4C4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3D6045DA"/>
    <w:multiLevelType w:val="multilevel"/>
    <w:tmpl w:val="1EE6D7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E9F0909"/>
    <w:multiLevelType w:val="multilevel"/>
    <w:tmpl w:val="A4640A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F69638C"/>
    <w:multiLevelType w:val="multilevel"/>
    <w:tmpl w:val="9E84D6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07E7598"/>
    <w:multiLevelType w:val="multilevel"/>
    <w:tmpl w:val="49A819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1866C41"/>
    <w:multiLevelType w:val="multilevel"/>
    <w:tmpl w:val="94A4CA66"/>
    <w:lvl w:ilvl="0">
      <w:start w:val="1"/>
      <w:numFmt w:val="decimal"/>
      <w:lvlText w:val="%1."/>
      <w:lvlJc w:val="left"/>
      <w:pPr>
        <w:tabs>
          <w:tab w:val="num" w:pos="1440"/>
        </w:tabs>
        <w:ind w:left="1440" w:hanging="360"/>
      </w:pPr>
      <w:rPr>
        <w:sz w:val="20"/>
      </w:rPr>
    </w:lvl>
    <w:lvl w:ilvl="1">
      <w:start w:val="1"/>
      <w:numFmt w:val="decimal"/>
      <w:lvlText w:val="%2."/>
      <w:lvlJc w:val="left"/>
      <w:pPr>
        <w:tabs>
          <w:tab w:val="num" w:pos="2160"/>
        </w:tabs>
        <w:ind w:left="2160" w:hanging="360"/>
      </w:pPr>
      <w:rPr>
        <w:rFont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8" w15:restartNumberingAfterBreak="0">
    <w:nsid w:val="42C71A26"/>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9" w15:restartNumberingAfterBreak="0">
    <w:nsid w:val="43A5447A"/>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0" w15:restartNumberingAfterBreak="0">
    <w:nsid w:val="43EF5DC4"/>
    <w:multiLevelType w:val="hybridMultilevel"/>
    <w:tmpl w:val="E53E066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1" w15:restartNumberingAfterBreak="0">
    <w:nsid w:val="451A40B3"/>
    <w:multiLevelType w:val="hybridMultilevel"/>
    <w:tmpl w:val="AACAB250"/>
    <w:lvl w:ilvl="0" w:tplc="E3A26DF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45772122"/>
    <w:multiLevelType w:val="multilevel"/>
    <w:tmpl w:val="E9B0B9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45A75985"/>
    <w:multiLevelType w:val="hybridMultilevel"/>
    <w:tmpl w:val="3B66073E"/>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45FF0CC1"/>
    <w:multiLevelType w:val="multilevel"/>
    <w:tmpl w:val="F68025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63658DA"/>
    <w:multiLevelType w:val="multilevel"/>
    <w:tmpl w:val="E98896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46FD12B4"/>
    <w:multiLevelType w:val="multilevel"/>
    <w:tmpl w:val="4468D3EC"/>
    <w:lvl w:ilvl="0">
      <w:start w:val="1"/>
      <w:numFmt w:val="decimal"/>
      <w:lvlText w:val="%1."/>
      <w:lvlJc w:val="left"/>
      <w:pPr>
        <w:tabs>
          <w:tab w:val="num" w:pos="360"/>
        </w:tabs>
        <w:ind w:left="360" w:hanging="360"/>
      </w:pPr>
      <w:rPr>
        <w:rFonts w:hint="default"/>
        <w:sz w:val="20"/>
      </w:rPr>
    </w:lvl>
    <w:lvl w:ilvl="1">
      <w:start w:val="1"/>
      <w:numFmt w:val="decimal"/>
      <w:lvlText w:val="%2."/>
      <w:lvlJc w:val="left"/>
      <w:pPr>
        <w:tabs>
          <w:tab w:val="num" w:pos="1080"/>
        </w:tabs>
        <w:ind w:left="1080" w:hanging="360"/>
      </w:p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7" w15:restartNumberingAfterBreak="0">
    <w:nsid w:val="47DC133F"/>
    <w:multiLevelType w:val="multilevel"/>
    <w:tmpl w:val="F7BED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47E853F5"/>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9" w15:restartNumberingAfterBreak="0">
    <w:nsid w:val="4A172475"/>
    <w:multiLevelType w:val="hybridMultilevel"/>
    <w:tmpl w:val="8A9888F6"/>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0" w15:restartNumberingAfterBreak="0">
    <w:nsid w:val="4AD93E18"/>
    <w:multiLevelType w:val="multilevel"/>
    <w:tmpl w:val="BC1050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B38786F"/>
    <w:multiLevelType w:val="hybridMultilevel"/>
    <w:tmpl w:val="3D4AC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4B693A20"/>
    <w:multiLevelType w:val="multilevel"/>
    <w:tmpl w:val="81588CC8"/>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4B8A400F"/>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4" w15:restartNumberingAfterBreak="0">
    <w:nsid w:val="4BAA0EFB"/>
    <w:multiLevelType w:val="multilevel"/>
    <w:tmpl w:val="DC4CD6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C8551AD"/>
    <w:multiLevelType w:val="multilevel"/>
    <w:tmpl w:val="1000001F"/>
    <w:lvl w:ilvl="0">
      <w:start w:val="1"/>
      <w:numFmt w:val="decimal"/>
      <w:lvlText w:val="%1."/>
      <w:lvlJc w:val="left"/>
      <w:pPr>
        <w:ind w:left="360" w:hanging="360"/>
      </w:pPr>
      <w:rPr>
        <w:rFonts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26" w15:restartNumberingAfterBreak="0">
    <w:nsid w:val="4E0154F6"/>
    <w:multiLevelType w:val="multilevel"/>
    <w:tmpl w:val="5C3CFD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4E18295E"/>
    <w:multiLevelType w:val="multilevel"/>
    <w:tmpl w:val="5984AB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E710A7B"/>
    <w:multiLevelType w:val="hybridMultilevel"/>
    <w:tmpl w:val="8B20BA76"/>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9" w15:restartNumberingAfterBreak="0">
    <w:nsid w:val="4EB65C5C"/>
    <w:multiLevelType w:val="multilevel"/>
    <w:tmpl w:val="E9B0B9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4EE30E43"/>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1" w15:restartNumberingAfterBreak="0">
    <w:nsid w:val="4F472AEE"/>
    <w:multiLevelType w:val="hybridMultilevel"/>
    <w:tmpl w:val="66322866"/>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2" w15:restartNumberingAfterBreak="0">
    <w:nsid w:val="4FB93287"/>
    <w:multiLevelType w:val="hybridMultilevel"/>
    <w:tmpl w:val="2FBCC756"/>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506B57BD"/>
    <w:multiLevelType w:val="hybridMultilevel"/>
    <w:tmpl w:val="47A05A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51672A82"/>
    <w:multiLevelType w:val="hybridMultilevel"/>
    <w:tmpl w:val="CEAC2F10"/>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5" w15:restartNumberingAfterBreak="0">
    <w:nsid w:val="518771A0"/>
    <w:multiLevelType w:val="multilevel"/>
    <w:tmpl w:val="C17A17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2BA798A"/>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7" w15:restartNumberingAfterBreak="0">
    <w:nsid w:val="536926DA"/>
    <w:multiLevelType w:val="multilevel"/>
    <w:tmpl w:val="7856128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138" w15:restartNumberingAfterBreak="0">
    <w:nsid w:val="53AC47B5"/>
    <w:multiLevelType w:val="multilevel"/>
    <w:tmpl w:val="1000001F"/>
    <w:lvl w:ilvl="0">
      <w:start w:val="1"/>
      <w:numFmt w:val="decimal"/>
      <w:lvlText w:val="%1."/>
      <w:lvlJc w:val="left"/>
      <w:pPr>
        <w:ind w:left="360" w:hanging="360"/>
      </w:pPr>
      <w:rPr>
        <w:rFonts w:hint="default"/>
        <w:sz w:val="20"/>
      </w:rPr>
    </w:lvl>
    <w:lvl w:ilvl="1">
      <w:start w:val="1"/>
      <w:numFmt w:val="decimal"/>
      <w:lvlText w:val="%1.%2."/>
      <w:lvlJc w:val="left"/>
      <w:pPr>
        <w:ind w:left="792" w:hanging="432"/>
      </w:pPr>
      <w:rPr>
        <w:rFonts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39" w15:restartNumberingAfterBreak="0">
    <w:nsid w:val="53B8055D"/>
    <w:multiLevelType w:val="hybridMultilevel"/>
    <w:tmpl w:val="D2A6A21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0" w15:restartNumberingAfterBreak="0">
    <w:nsid w:val="53BA3B70"/>
    <w:multiLevelType w:val="multilevel"/>
    <w:tmpl w:val="11A07F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3DC6372"/>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2" w15:restartNumberingAfterBreak="0">
    <w:nsid w:val="54F32DD1"/>
    <w:multiLevelType w:val="hybridMultilevel"/>
    <w:tmpl w:val="AEA80736"/>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3" w15:restartNumberingAfterBreak="0">
    <w:nsid w:val="54F575D4"/>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4" w15:restartNumberingAfterBreak="0">
    <w:nsid w:val="553476BB"/>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5" w15:restartNumberingAfterBreak="0">
    <w:nsid w:val="554C7EF8"/>
    <w:multiLevelType w:val="hybridMultilevel"/>
    <w:tmpl w:val="9F725F1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6" w15:restartNumberingAfterBreak="0">
    <w:nsid w:val="558A6726"/>
    <w:multiLevelType w:val="multilevel"/>
    <w:tmpl w:val="1DCEDC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56460D7B"/>
    <w:multiLevelType w:val="hybridMultilevel"/>
    <w:tmpl w:val="AC3C2AC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8" w15:restartNumberingAfterBreak="0">
    <w:nsid w:val="57C44ADB"/>
    <w:multiLevelType w:val="multilevel"/>
    <w:tmpl w:val="0EDC8C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81269EC"/>
    <w:multiLevelType w:val="hybridMultilevel"/>
    <w:tmpl w:val="101A17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585A2B55"/>
    <w:multiLevelType w:val="hybridMultilevel"/>
    <w:tmpl w:val="32C06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58993628"/>
    <w:multiLevelType w:val="hybridMultilevel"/>
    <w:tmpl w:val="A9EC2EC8"/>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58A46365"/>
    <w:multiLevelType w:val="multilevel"/>
    <w:tmpl w:val="D262AF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8C07972"/>
    <w:multiLevelType w:val="multilevel"/>
    <w:tmpl w:val="E9B0B9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593C0AD8"/>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5" w15:restartNumberingAfterBreak="0">
    <w:nsid w:val="5A4B3610"/>
    <w:multiLevelType w:val="hybridMultilevel"/>
    <w:tmpl w:val="69625D7E"/>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5AD61ACC"/>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7" w15:restartNumberingAfterBreak="0">
    <w:nsid w:val="5B256B2B"/>
    <w:multiLevelType w:val="hybridMultilevel"/>
    <w:tmpl w:val="47F84C00"/>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5C4D446F"/>
    <w:multiLevelType w:val="multilevel"/>
    <w:tmpl w:val="1B9EE3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CBB4446"/>
    <w:multiLevelType w:val="multilevel"/>
    <w:tmpl w:val="27E00A08"/>
    <w:lvl w:ilvl="0">
      <w:start w:val="1"/>
      <w:numFmt w:val="decimal"/>
      <w:lvlText w:val="%1."/>
      <w:lvlJc w:val="left"/>
      <w:pPr>
        <w:ind w:left="360" w:hanging="360"/>
      </w:pPr>
      <w:rPr>
        <w:rFonts w:hint="default"/>
        <w:sz w:val="20"/>
      </w:rPr>
    </w:lvl>
    <w:lvl w:ilvl="1">
      <w:start w:val="1"/>
      <w:numFmt w:val="bullet"/>
      <w:lvlText w:val=""/>
      <w:lvlJc w:val="left"/>
      <w:pPr>
        <w:ind w:left="792" w:hanging="432"/>
      </w:pPr>
      <w:rPr>
        <w:rFonts w:ascii="Symbol" w:hAnsi="Symbol"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60" w15:restartNumberingAfterBreak="0">
    <w:nsid w:val="5D4E341A"/>
    <w:multiLevelType w:val="multilevel"/>
    <w:tmpl w:val="1DCEDC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5D695296"/>
    <w:multiLevelType w:val="hybridMultilevel"/>
    <w:tmpl w:val="E77ACC88"/>
    <w:lvl w:ilvl="0" w:tplc="F8241A2E">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5F1452F7"/>
    <w:multiLevelType w:val="multilevel"/>
    <w:tmpl w:val="9362B114"/>
    <w:lvl w:ilvl="0">
      <w:start w:val="1"/>
      <w:numFmt w:val="decimal"/>
      <w:lvlText w:val="%1."/>
      <w:lvlJc w:val="left"/>
      <w:pPr>
        <w:ind w:left="720" w:hanging="360"/>
      </w:pPr>
      <w:rPr>
        <w:rFonts w:hint="default"/>
        <w:b w:val="0"/>
        <w:bCs/>
      </w:rPr>
    </w:lvl>
    <w:lvl w:ilvl="1">
      <w:start w:val="2"/>
      <w:numFmt w:val="decimal"/>
      <w:isLgl/>
      <w:lvlText w:val="%1.%2"/>
      <w:lvlJc w:val="left"/>
      <w:pPr>
        <w:ind w:left="840" w:hanging="480"/>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3" w15:restartNumberingAfterBreak="0">
    <w:nsid w:val="5F576383"/>
    <w:multiLevelType w:val="multilevel"/>
    <w:tmpl w:val="AFAA94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000335A"/>
    <w:multiLevelType w:val="hybridMultilevel"/>
    <w:tmpl w:val="99665930"/>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5" w15:restartNumberingAfterBreak="0">
    <w:nsid w:val="608F0B50"/>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6" w15:restartNumberingAfterBreak="0">
    <w:nsid w:val="61AB242C"/>
    <w:multiLevelType w:val="multilevel"/>
    <w:tmpl w:val="BF7A25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26B6719"/>
    <w:multiLevelType w:val="multilevel"/>
    <w:tmpl w:val="0A4C4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62907CC6"/>
    <w:multiLevelType w:val="multilevel"/>
    <w:tmpl w:val="2D3A6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2983913"/>
    <w:multiLevelType w:val="multilevel"/>
    <w:tmpl w:val="E9B0B9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62FE052C"/>
    <w:multiLevelType w:val="multilevel"/>
    <w:tmpl w:val="39D4F1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3D66295"/>
    <w:multiLevelType w:val="hybridMultilevel"/>
    <w:tmpl w:val="6C601D06"/>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64B2506F"/>
    <w:multiLevelType w:val="multilevel"/>
    <w:tmpl w:val="27E00A08"/>
    <w:lvl w:ilvl="0">
      <w:start w:val="1"/>
      <w:numFmt w:val="decimal"/>
      <w:lvlText w:val="%1."/>
      <w:lvlJc w:val="left"/>
      <w:pPr>
        <w:ind w:left="360" w:hanging="360"/>
      </w:pPr>
      <w:rPr>
        <w:rFonts w:hint="default"/>
        <w:sz w:val="20"/>
      </w:rPr>
    </w:lvl>
    <w:lvl w:ilvl="1">
      <w:start w:val="1"/>
      <w:numFmt w:val="bullet"/>
      <w:lvlText w:val=""/>
      <w:lvlJc w:val="left"/>
      <w:pPr>
        <w:ind w:left="792" w:hanging="432"/>
      </w:pPr>
      <w:rPr>
        <w:rFonts w:ascii="Symbol" w:hAnsi="Symbol" w:hint="default"/>
        <w:sz w:val="20"/>
      </w:rPr>
    </w:lvl>
    <w:lvl w:ilvl="2">
      <w:start w:val="1"/>
      <w:numFmt w:val="decimal"/>
      <w:lvlText w:val="%1.%2.%3."/>
      <w:lvlJc w:val="left"/>
      <w:pPr>
        <w:ind w:left="1224" w:hanging="504"/>
      </w:pPr>
      <w:rPr>
        <w:rFonts w:hint="default"/>
        <w:sz w:val="20"/>
      </w:rPr>
    </w:lvl>
    <w:lvl w:ilvl="3">
      <w:start w:val="1"/>
      <w:numFmt w:val="decimal"/>
      <w:lvlText w:val="%1.%2.%3.%4."/>
      <w:lvlJc w:val="left"/>
      <w:pPr>
        <w:ind w:left="1728" w:hanging="648"/>
      </w:pPr>
      <w:rPr>
        <w:rFonts w:hint="default"/>
        <w:sz w:val="20"/>
      </w:rPr>
    </w:lvl>
    <w:lvl w:ilvl="4">
      <w:start w:val="1"/>
      <w:numFmt w:val="decimal"/>
      <w:lvlText w:val="%1.%2.%3.%4.%5."/>
      <w:lvlJc w:val="left"/>
      <w:pPr>
        <w:ind w:left="2232" w:hanging="792"/>
      </w:pPr>
      <w:rPr>
        <w:rFonts w:hint="default"/>
        <w:sz w:val="20"/>
      </w:rPr>
    </w:lvl>
    <w:lvl w:ilvl="5">
      <w:start w:val="1"/>
      <w:numFmt w:val="decimal"/>
      <w:lvlText w:val="%1.%2.%3.%4.%5.%6."/>
      <w:lvlJc w:val="left"/>
      <w:pPr>
        <w:ind w:left="2736" w:hanging="936"/>
      </w:pPr>
      <w:rPr>
        <w:rFonts w:hint="default"/>
        <w:sz w:val="20"/>
      </w:rPr>
    </w:lvl>
    <w:lvl w:ilvl="6">
      <w:start w:val="1"/>
      <w:numFmt w:val="decimal"/>
      <w:lvlText w:val="%1.%2.%3.%4.%5.%6.%7."/>
      <w:lvlJc w:val="left"/>
      <w:pPr>
        <w:ind w:left="3240" w:hanging="1080"/>
      </w:pPr>
      <w:rPr>
        <w:rFonts w:hint="default"/>
        <w:sz w:val="20"/>
      </w:rPr>
    </w:lvl>
    <w:lvl w:ilvl="7">
      <w:start w:val="1"/>
      <w:numFmt w:val="decimal"/>
      <w:lvlText w:val="%1.%2.%3.%4.%5.%6.%7.%8."/>
      <w:lvlJc w:val="left"/>
      <w:pPr>
        <w:ind w:left="3744" w:hanging="1224"/>
      </w:pPr>
      <w:rPr>
        <w:rFonts w:hint="default"/>
        <w:sz w:val="20"/>
      </w:rPr>
    </w:lvl>
    <w:lvl w:ilvl="8">
      <w:start w:val="1"/>
      <w:numFmt w:val="decimal"/>
      <w:lvlText w:val="%1.%2.%3.%4.%5.%6.%7.%8.%9."/>
      <w:lvlJc w:val="left"/>
      <w:pPr>
        <w:ind w:left="4320" w:hanging="1440"/>
      </w:pPr>
      <w:rPr>
        <w:rFonts w:hint="default"/>
        <w:sz w:val="20"/>
      </w:rPr>
    </w:lvl>
  </w:abstractNum>
  <w:abstractNum w:abstractNumId="173" w15:restartNumberingAfterBreak="0">
    <w:nsid w:val="64EB664D"/>
    <w:multiLevelType w:val="multilevel"/>
    <w:tmpl w:val="7856128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174" w15:restartNumberingAfterBreak="0">
    <w:nsid w:val="65855C6E"/>
    <w:multiLevelType w:val="multilevel"/>
    <w:tmpl w:val="8676E31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62016F7"/>
    <w:multiLevelType w:val="multilevel"/>
    <w:tmpl w:val="81588CC8"/>
    <w:lvl w:ilvl="0">
      <w:start w:val="1"/>
      <w:numFmt w:val="decimal"/>
      <w:lvlText w:val="%1."/>
      <w:lvlJc w:val="left"/>
      <w:pPr>
        <w:tabs>
          <w:tab w:val="num" w:pos="720"/>
        </w:tabs>
        <w:ind w:left="720" w:hanging="360"/>
      </w:pPr>
      <w:rPr>
        <w:b w:val="0"/>
        <w:bCs w:val="0"/>
      </w:rPr>
    </w:lvl>
    <w:lvl w:ilvl="1">
      <w:start w:val="1"/>
      <w:numFmt w:val="bullet"/>
      <w:lvlText w:val=""/>
      <w:lvlJc w:val="left"/>
      <w:pPr>
        <w:ind w:left="1440" w:hanging="360"/>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66284B9A"/>
    <w:multiLevelType w:val="hybridMultilevel"/>
    <w:tmpl w:val="2856E3E6"/>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77" w15:restartNumberingAfterBreak="0">
    <w:nsid w:val="664C44B3"/>
    <w:multiLevelType w:val="multilevel"/>
    <w:tmpl w:val="B4E8B0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66686B93"/>
    <w:multiLevelType w:val="multilevel"/>
    <w:tmpl w:val="85664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66A2F5B"/>
    <w:multiLevelType w:val="multilevel"/>
    <w:tmpl w:val="81588CC8"/>
    <w:lvl w:ilvl="0">
      <w:start w:val="1"/>
      <w:numFmt w:val="decimal"/>
      <w:lvlText w:val="%1."/>
      <w:lvlJc w:val="left"/>
      <w:pPr>
        <w:tabs>
          <w:tab w:val="num" w:pos="720"/>
        </w:tabs>
        <w:ind w:left="720" w:hanging="360"/>
      </w:pPr>
      <w:rPr>
        <w:rFonts w:hint="default"/>
        <w:b w:val="0"/>
        <w:bCs w:val="0"/>
        <w:sz w:val="20"/>
      </w:rPr>
    </w:lvl>
    <w:lvl w:ilvl="1">
      <w:start w:val="1"/>
      <w:numFmt w:val="bullet"/>
      <w:lvlText w:val=""/>
      <w:lvlJc w:val="left"/>
      <w:pPr>
        <w:ind w:left="1440" w:hanging="360"/>
      </w:pPr>
      <w:rPr>
        <w:rFonts w:ascii="Symbol" w:eastAsia="Times New Roman" w:hAnsi="Symbol" w:cs="Times New Roman"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180" w15:restartNumberingAfterBreak="0">
    <w:nsid w:val="67310F5B"/>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1" w15:restartNumberingAfterBreak="0">
    <w:nsid w:val="67AD343B"/>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2" w15:restartNumberingAfterBreak="0">
    <w:nsid w:val="689451A6"/>
    <w:multiLevelType w:val="hybridMultilevel"/>
    <w:tmpl w:val="29A6497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3" w15:restartNumberingAfterBreak="0">
    <w:nsid w:val="68AE2979"/>
    <w:multiLevelType w:val="multilevel"/>
    <w:tmpl w:val="5E7C5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8E204CD"/>
    <w:multiLevelType w:val="multilevel"/>
    <w:tmpl w:val="C62402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9D25831"/>
    <w:multiLevelType w:val="multilevel"/>
    <w:tmpl w:val="3424AA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A8672EE"/>
    <w:multiLevelType w:val="hybridMultilevel"/>
    <w:tmpl w:val="C79AF892"/>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15:restartNumberingAfterBreak="0">
    <w:nsid w:val="6AB446E3"/>
    <w:multiLevelType w:val="multilevel"/>
    <w:tmpl w:val="81588CC8"/>
    <w:lvl w:ilvl="0">
      <w:start w:val="1"/>
      <w:numFmt w:val="decimal"/>
      <w:lvlText w:val="%1."/>
      <w:lvlJc w:val="left"/>
      <w:pPr>
        <w:tabs>
          <w:tab w:val="num" w:pos="720"/>
        </w:tabs>
        <w:ind w:left="720" w:hanging="360"/>
      </w:pPr>
      <w:rPr>
        <w:rFonts w:hint="default"/>
        <w:b w:val="0"/>
        <w:bCs w:val="0"/>
        <w:sz w:val="20"/>
      </w:rPr>
    </w:lvl>
    <w:lvl w:ilvl="1">
      <w:start w:val="1"/>
      <w:numFmt w:val="bullet"/>
      <w:lvlText w:val=""/>
      <w:lvlJc w:val="left"/>
      <w:pPr>
        <w:ind w:left="1440" w:hanging="360"/>
      </w:pPr>
      <w:rPr>
        <w:rFonts w:ascii="Symbol" w:eastAsia="Times New Roman" w:hAnsi="Symbol" w:cs="Times New Roman"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188" w15:restartNumberingAfterBreak="0">
    <w:nsid w:val="6B073766"/>
    <w:multiLevelType w:val="multilevel"/>
    <w:tmpl w:val="7856128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189" w15:restartNumberingAfterBreak="0">
    <w:nsid w:val="6B091218"/>
    <w:multiLevelType w:val="multilevel"/>
    <w:tmpl w:val="4468D3EC"/>
    <w:lvl w:ilvl="0">
      <w:start w:val="1"/>
      <w:numFmt w:val="decimal"/>
      <w:lvlText w:val="%1."/>
      <w:lvlJc w:val="left"/>
      <w:pPr>
        <w:tabs>
          <w:tab w:val="num" w:pos="360"/>
        </w:tabs>
        <w:ind w:left="360" w:hanging="360"/>
      </w:pPr>
      <w:rPr>
        <w:rFonts w:hint="default"/>
        <w:sz w:val="20"/>
      </w:rPr>
    </w:lvl>
    <w:lvl w:ilvl="1">
      <w:start w:val="1"/>
      <w:numFmt w:val="decimal"/>
      <w:lvlText w:val="%2."/>
      <w:lvlJc w:val="left"/>
      <w:pPr>
        <w:tabs>
          <w:tab w:val="num" w:pos="1080"/>
        </w:tabs>
        <w:ind w:left="1080" w:hanging="360"/>
      </w:p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0" w15:restartNumberingAfterBreak="0">
    <w:nsid w:val="6B904753"/>
    <w:multiLevelType w:val="multilevel"/>
    <w:tmpl w:val="1DCEDC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6BB84DE3"/>
    <w:multiLevelType w:val="hybridMultilevel"/>
    <w:tmpl w:val="7EEEE9C2"/>
    <w:lvl w:ilvl="0" w:tplc="F24ABCB4">
      <w:start w:val="1"/>
      <w:numFmt w:val="decimal"/>
      <w:lvlText w:val="%1."/>
      <w:lvlJc w:val="left"/>
      <w:pPr>
        <w:ind w:left="720" w:hanging="360"/>
      </w:pPr>
      <w:rPr>
        <w:rFonts w:hint="default"/>
        <w:b w:val="0"/>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2" w15:restartNumberingAfterBreak="0">
    <w:nsid w:val="6F5D0E2A"/>
    <w:multiLevelType w:val="multilevel"/>
    <w:tmpl w:val="785612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701B0CAC"/>
    <w:multiLevelType w:val="multilevel"/>
    <w:tmpl w:val="A7E473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04011A4"/>
    <w:multiLevelType w:val="multilevel"/>
    <w:tmpl w:val="8326E5E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70507C19"/>
    <w:multiLevelType w:val="multilevel"/>
    <w:tmpl w:val="7856128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196" w15:restartNumberingAfterBreak="0">
    <w:nsid w:val="70524318"/>
    <w:multiLevelType w:val="multilevel"/>
    <w:tmpl w:val="7BAAAF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08870E6"/>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8" w15:restartNumberingAfterBreak="0">
    <w:nsid w:val="70F64B3D"/>
    <w:multiLevelType w:val="multilevel"/>
    <w:tmpl w:val="785612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9" w15:restartNumberingAfterBreak="0">
    <w:nsid w:val="710473E6"/>
    <w:multiLevelType w:val="multilevel"/>
    <w:tmpl w:val="178E1E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14829EC"/>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1" w15:restartNumberingAfterBreak="0">
    <w:nsid w:val="72A32BE8"/>
    <w:multiLevelType w:val="multilevel"/>
    <w:tmpl w:val="305A68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2" w15:restartNumberingAfterBreak="0">
    <w:nsid w:val="72EE6222"/>
    <w:multiLevelType w:val="multilevel"/>
    <w:tmpl w:val="F8D005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3612923"/>
    <w:multiLevelType w:val="multilevel"/>
    <w:tmpl w:val="C9D0E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4261D5A"/>
    <w:multiLevelType w:val="multilevel"/>
    <w:tmpl w:val="0A4C4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7426328B"/>
    <w:multiLevelType w:val="multilevel"/>
    <w:tmpl w:val="8D8006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6D7599F"/>
    <w:multiLevelType w:val="hybridMultilevel"/>
    <w:tmpl w:val="9CF6243A"/>
    <w:lvl w:ilvl="0" w:tplc="3BE8BF4C">
      <w:start w:val="1"/>
      <w:numFmt w:val="decimal"/>
      <w:lvlText w:val="%1."/>
      <w:lvlJc w:val="left"/>
      <w:pPr>
        <w:ind w:left="720" w:hanging="360"/>
      </w:pPr>
      <w:rPr>
        <w:rFonts w:hint="default"/>
        <w:b w:val="0"/>
        <w:bCs w:val="0"/>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07" w15:restartNumberingAfterBreak="0">
    <w:nsid w:val="77141834"/>
    <w:multiLevelType w:val="multilevel"/>
    <w:tmpl w:val="88D6E2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775249CB"/>
    <w:multiLevelType w:val="multilevel"/>
    <w:tmpl w:val="8E967F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7B35CAA"/>
    <w:multiLevelType w:val="multilevel"/>
    <w:tmpl w:val="4468D3EC"/>
    <w:lvl w:ilvl="0">
      <w:start w:val="1"/>
      <w:numFmt w:val="decimal"/>
      <w:lvlText w:val="%1."/>
      <w:lvlJc w:val="left"/>
      <w:pPr>
        <w:tabs>
          <w:tab w:val="num" w:pos="360"/>
        </w:tabs>
        <w:ind w:left="360" w:hanging="360"/>
      </w:pPr>
      <w:rPr>
        <w:rFonts w:hint="default"/>
        <w:sz w:val="20"/>
      </w:rPr>
    </w:lvl>
    <w:lvl w:ilvl="1">
      <w:start w:val="1"/>
      <w:numFmt w:val="decimal"/>
      <w:lvlText w:val="%2."/>
      <w:lvlJc w:val="left"/>
      <w:pPr>
        <w:tabs>
          <w:tab w:val="num" w:pos="1080"/>
        </w:tabs>
        <w:ind w:left="1080" w:hanging="360"/>
      </w:p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0" w15:restartNumberingAfterBreak="0">
    <w:nsid w:val="783A20FC"/>
    <w:multiLevelType w:val="multilevel"/>
    <w:tmpl w:val="27E00A08"/>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1" w15:restartNumberingAfterBreak="0">
    <w:nsid w:val="7872078D"/>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2" w15:restartNumberingAfterBreak="0">
    <w:nsid w:val="78E537D3"/>
    <w:multiLevelType w:val="multilevel"/>
    <w:tmpl w:val="A68CEF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792972F3"/>
    <w:multiLevelType w:val="multilevel"/>
    <w:tmpl w:val="260843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4" w15:restartNumberingAfterBreak="0">
    <w:nsid w:val="79463F3C"/>
    <w:multiLevelType w:val="multilevel"/>
    <w:tmpl w:val="39EA4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79DF28E0"/>
    <w:multiLevelType w:val="hybridMultilevel"/>
    <w:tmpl w:val="BD74B34E"/>
    <w:lvl w:ilvl="0" w:tplc="F24ABCB4">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15:restartNumberingAfterBreak="0">
    <w:nsid w:val="7A641409"/>
    <w:multiLevelType w:val="multilevel"/>
    <w:tmpl w:val="81588CC8"/>
    <w:lvl w:ilvl="0">
      <w:start w:val="1"/>
      <w:numFmt w:val="decimal"/>
      <w:lvlText w:val="%1."/>
      <w:lvlJc w:val="left"/>
      <w:pPr>
        <w:tabs>
          <w:tab w:val="num" w:pos="720"/>
        </w:tabs>
        <w:ind w:left="720" w:hanging="360"/>
      </w:pPr>
      <w:rPr>
        <w:rFonts w:hint="default"/>
        <w:b w:val="0"/>
        <w:bCs w:val="0"/>
        <w:sz w:val="20"/>
      </w:rPr>
    </w:lvl>
    <w:lvl w:ilvl="1">
      <w:start w:val="1"/>
      <w:numFmt w:val="bullet"/>
      <w:lvlText w:val=""/>
      <w:lvlJc w:val="left"/>
      <w:pPr>
        <w:ind w:left="1440" w:hanging="360"/>
      </w:pPr>
      <w:rPr>
        <w:rFonts w:ascii="Symbol" w:eastAsia="Times New Roman" w:hAnsi="Symbol" w:cs="Times New Roman"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17" w15:restartNumberingAfterBreak="0">
    <w:nsid w:val="7A822337"/>
    <w:multiLevelType w:val="multilevel"/>
    <w:tmpl w:val="12BE6582"/>
    <w:lvl w:ilvl="0">
      <w:start w:val="1"/>
      <w:numFmt w:val="decimal"/>
      <w:lvlText w:val="%1"/>
      <w:lvlJc w:val="left"/>
      <w:pPr>
        <w:ind w:left="360" w:hanging="360"/>
      </w:pPr>
      <w:rPr>
        <w:rFonts w:hint="default"/>
        <w:color w:val="FFFFFF" w:themeColor="background1"/>
        <w:sz w:val="36"/>
        <w:szCs w:val="36"/>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8" w15:restartNumberingAfterBreak="0">
    <w:nsid w:val="7B2B7AC9"/>
    <w:multiLevelType w:val="multilevel"/>
    <w:tmpl w:val="872E6F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9" w15:restartNumberingAfterBreak="0">
    <w:nsid w:val="7B7B6FFA"/>
    <w:multiLevelType w:val="multilevel"/>
    <w:tmpl w:val="7856128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20" w15:restartNumberingAfterBreak="0">
    <w:nsid w:val="7C82587A"/>
    <w:multiLevelType w:val="multilevel"/>
    <w:tmpl w:val="178E1E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1" w15:restartNumberingAfterBreak="0">
    <w:nsid w:val="7D7E1E52"/>
    <w:multiLevelType w:val="multilevel"/>
    <w:tmpl w:val="7856128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22" w15:restartNumberingAfterBreak="0">
    <w:nsid w:val="7DFC0E20"/>
    <w:multiLevelType w:val="multilevel"/>
    <w:tmpl w:val="2668B6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3" w15:restartNumberingAfterBreak="0">
    <w:nsid w:val="7E73632F"/>
    <w:multiLevelType w:val="multilevel"/>
    <w:tmpl w:val="8B9A03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7ED73FCE"/>
    <w:multiLevelType w:val="multilevel"/>
    <w:tmpl w:val="205E3D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5" w15:restartNumberingAfterBreak="0">
    <w:nsid w:val="7F7F7F17"/>
    <w:multiLevelType w:val="multilevel"/>
    <w:tmpl w:val="7856128C"/>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num w:numId="1">
    <w:abstractNumId w:val="11"/>
  </w:num>
  <w:num w:numId="2">
    <w:abstractNumId w:val="217"/>
  </w:num>
  <w:num w:numId="3">
    <w:abstractNumId w:val="133"/>
  </w:num>
  <w:num w:numId="4">
    <w:abstractNumId w:val="161"/>
  </w:num>
  <w:num w:numId="5">
    <w:abstractNumId w:val="20"/>
  </w:num>
  <w:num w:numId="6">
    <w:abstractNumId w:val="149"/>
  </w:num>
  <w:num w:numId="7">
    <w:abstractNumId w:val="111"/>
  </w:num>
  <w:num w:numId="8">
    <w:abstractNumId w:val="71"/>
  </w:num>
  <w:num w:numId="9">
    <w:abstractNumId w:val="27"/>
  </w:num>
  <w:num w:numId="10">
    <w:abstractNumId w:val="132"/>
  </w:num>
  <w:num w:numId="11">
    <w:abstractNumId w:val="13"/>
  </w:num>
  <w:num w:numId="12">
    <w:abstractNumId w:val="94"/>
  </w:num>
  <w:num w:numId="13">
    <w:abstractNumId w:val="4"/>
  </w:num>
  <w:num w:numId="14">
    <w:abstractNumId w:val="155"/>
  </w:num>
  <w:num w:numId="15">
    <w:abstractNumId w:val="84"/>
  </w:num>
  <w:num w:numId="16">
    <w:abstractNumId w:val="42"/>
  </w:num>
  <w:num w:numId="17">
    <w:abstractNumId w:val="121"/>
  </w:num>
  <w:num w:numId="18">
    <w:abstractNumId w:val="150"/>
  </w:num>
  <w:num w:numId="19">
    <w:abstractNumId w:val="151"/>
  </w:num>
  <w:num w:numId="20">
    <w:abstractNumId w:val="171"/>
  </w:num>
  <w:num w:numId="21">
    <w:abstractNumId w:val="157"/>
  </w:num>
  <w:num w:numId="22">
    <w:abstractNumId w:val="186"/>
  </w:num>
  <w:num w:numId="23">
    <w:abstractNumId w:val="215"/>
  </w:num>
  <w:num w:numId="24">
    <w:abstractNumId w:val="56"/>
  </w:num>
  <w:num w:numId="25">
    <w:abstractNumId w:val="62"/>
  </w:num>
  <w:num w:numId="26">
    <w:abstractNumId w:val="113"/>
  </w:num>
  <w:num w:numId="27">
    <w:abstractNumId w:val="98"/>
  </w:num>
  <w:num w:numId="28">
    <w:abstractNumId w:val="99"/>
  </w:num>
  <w:num w:numId="29">
    <w:abstractNumId w:val="134"/>
  </w:num>
  <w:num w:numId="30">
    <w:abstractNumId w:val="142"/>
  </w:num>
  <w:num w:numId="31">
    <w:abstractNumId w:val="162"/>
  </w:num>
  <w:num w:numId="32">
    <w:abstractNumId w:val="164"/>
  </w:num>
  <w:num w:numId="33">
    <w:abstractNumId w:val="131"/>
  </w:num>
  <w:num w:numId="34">
    <w:abstractNumId w:val="97"/>
  </w:num>
  <w:num w:numId="35">
    <w:abstractNumId w:val="191"/>
  </w:num>
  <w:num w:numId="36">
    <w:abstractNumId w:val="82"/>
  </w:num>
  <w:num w:numId="37">
    <w:abstractNumId w:val="119"/>
  </w:num>
  <w:num w:numId="38">
    <w:abstractNumId w:val="128"/>
  </w:num>
  <w:num w:numId="39">
    <w:abstractNumId w:val="206"/>
  </w:num>
  <w:num w:numId="40">
    <w:abstractNumId w:val="46"/>
  </w:num>
  <w:num w:numId="41">
    <w:abstractNumId w:val="47"/>
  </w:num>
  <w:num w:numId="42">
    <w:abstractNumId w:val="96"/>
  </w:num>
  <w:num w:numId="43">
    <w:abstractNumId w:val="37"/>
  </w:num>
  <w:num w:numId="44">
    <w:abstractNumId w:val="31"/>
  </w:num>
  <w:num w:numId="45">
    <w:abstractNumId w:val="146"/>
  </w:num>
  <w:num w:numId="46">
    <w:abstractNumId w:val="222"/>
  </w:num>
  <w:num w:numId="47">
    <w:abstractNumId w:val="120"/>
  </w:num>
  <w:num w:numId="48">
    <w:abstractNumId w:val="66"/>
  </w:num>
  <w:num w:numId="49">
    <w:abstractNumId w:val="160"/>
  </w:num>
  <w:num w:numId="50">
    <w:abstractNumId w:val="190"/>
  </w:num>
  <w:num w:numId="51">
    <w:abstractNumId w:val="40"/>
  </w:num>
  <w:num w:numId="52">
    <w:abstractNumId w:val="129"/>
  </w:num>
  <w:num w:numId="53">
    <w:abstractNumId w:val="204"/>
  </w:num>
  <w:num w:numId="54">
    <w:abstractNumId w:val="91"/>
  </w:num>
  <w:num w:numId="55">
    <w:abstractNumId w:val="102"/>
  </w:num>
  <w:num w:numId="56">
    <w:abstractNumId w:val="48"/>
  </w:num>
  <w:num w:numId="57">
    <w:abstractNumId w:val="64"/>
  </w:num>
  <w:num w:numId="58">
    <w:abstractNumId w:val="167"/>
  </w:num>
  <w:num w:numId="59">
    <w:abstractNumId w:val="112"/>
  </w:num>
  <w:num w:numId="60">
    <w:abstractNumId w:val="169"/>
  </w:num>
  <w:num w:numId="61">
    <w:abstractNumId w:val="153"/>
  </w:num>
  <w:num w:numId="62">
    <w:abstractNumId w:val="147"/>
  </w:num>
  <w:num w:numId="63">
    <w:abstractNumId w:val="176"/>
  </w:num>
  <w:num w:numId="64">
    <w:abstractNumId w:val="170"/>
  </w:num>
  <w:num w:numId="65">
    <w:abstractNumId w:val="170"/>
  </w:num>
  <w:num w:numId="66">
    <w:abstractNumId w:val="114"/>
  </w:num>
  <w:num w:numId="67">
    <w:abstractNumId w:val="114"/>
  </w:num>
  <w:num w:numId="68">
    <w:abstractNumId w:val="106"/>
  </w:num>
  <w:num w:numId="69">
    <w:abstractNumId w:val="106"/>
  </w:num>
  <w:num w:numId="70">
    <w:abstractNumId w:val="201"/>
  </w:num>
  <w:num w:numId="71">
    <w:abstractNumId w:val="201"/>
  </w:num>
  <w:num w:numId="72">
    <w:abstractNumId w:val="145"/>
  </w:num>
  <w:num w:numId="73">
    <w:abstractNumId w:val="182"/>
  </w:num>
  <w:num w:numId="74">
    <w:abstractNumId w:val="61"/>
  </w:num>
  <w:num w:numId="75">
    <w:abstractNumId w:val="139"/>
  </w:num>
  <w:num w:numId="76">
    <w:abstractNumId w:val="25"/>
  </w:num>
  <w:num w:numId="77">
    <w:abstractNumId w:val="117"/>
  </w:num>
  <w:num w:numId="78">
    <w:abstractNumId w:val="63"/>
  </w:num>
  <w:num w:numId="79">
    <w:abstractNumId w:val="6"/>
  </w:num>
  <w:num w:numId="80">
    <w:abstractNumId w:val="194"/>
  </w:num>
  <w:num w:numId="81">
    <w:abstractNumId w:val="49"/>
  </w:num>
  <w:num w:numId="82">
    <w:abstractNumId w:val="44"/>
  </w:num>
  <w:num w:numId="83">
    <w:abstractNumId w:val="179"/>
  </w:num>
  <w:num w:numId="84">
    <w:abstractNumId w:val="122"/>
  </w:num>
  <w:num w:numId="85">
    <w:abstractNumId w:val="175"/>
  </w:num>
  <w:num w:numId="86">
    <w:abstractNumId w:val="168"/>
  </w:num>
  <w:num w:numId="87">
    <w:abstractNumId w:val="187"/>
  </w:num>
  <w:num w:numId="88">
    <w:abstractNumId w:val="95"/>
  </w:num>
  <w:num w:numId="89">
    <w:abstractNumId w:val="214"/>
  </w:num>
  <w:num w:numId="90">
    <w:abstractNumId w:val="216"/>
  </w:num>
  <w:num w:numId="91">
    <w:abstractNumId w:val="43"/>
  </w:num>
  <w:num w:numId="92">
    <w:abstractNumId w:val="28"/>
  </w:num>
  <w:num w:numId="93">
    <w:abstractNumId w:val="1"/>
  </w:num>
  <w:num w:numId="94">
    <w:abstractNumId w:val="138"/>
  </w:num>
  <w:num w:numId="95">
    <w:abstractNumId w:val="34"/>
  </w:num>
  <w:num w:numId="96">
    <w:abstractNumId w:val="125"/>
  </w:num>
  <w:num w:numId="97">
    <w:abstractNumId w:val="124"/>
  </w:num>
  <w:num w:numId="98">
    <w:abstractNumId w:val="208"/>
  </w:num>
  <w:num w:numId="99">
    <w:abstractNumId w:val="220"/>
  </w:num>
  <w:num w:numId="100">
    <w:abstractNumId w:val="51"/>
  </w:num>
  <w:num w:numId="101">
    <w:abstractNumId w:val="32"/>
  </w:num>
  <w:num w:numId="102">
    <w:abstractNumId w:val="193"/>
  </w:num>
  <w:num w:numId="103">
    <w:abstractNumId w:val="135"/>
  </w:num>
  <w:num w:numId="104">
    <w:abstractNumId w:val="72"/>
  </w:num>
  <w:num w:numId="105">
    <w:abstractNumId w:val="21"/>
  </w:num>
  <w:num w:numId="106">
    <w:abstractNumId w:val="105"/>
  </w:num>
  <w:num w:numId="107">
    <w:abstractNumId w:val="203"/>
  </w:num>
  <w:num w:numId="108">
    <w:abstractNumId w:val="30"/>
  </w:num>
  <w:num w:numId="109">
    <w:abstractNumId w:val="218"/>
  </w:num>
  <w:num w:numId="110">
    <w:abstractNumId w:val="26"/>
  </w:num>
  <w:num w:numId="111">
    <w:abstractNumId w:val="90"/>
  </w:num>
  <w:num w:numId="112">
    <w:abstractNumId w:val="12"/>
  </w:num>
  <w:num w:numId="113">
    <w:abstractNumId w:val="199"/>
  </w:num>
  <w:num w:numId="114">
    <w:abstractNumId w:val="52"/>
  </w:num>
  <w:num w:numId="115">
    <w:abstractNumId w:val="79"/>
  </w:num>
  <w:num w:numId="116">
    <w:abstractNumId w:val="35"/>
  </w:num>
  <w:num w:numId="117">
    <w:abstractNumId w:val="107"/>
  </w:num>
  <w:num w:numId="118">
    <w:abstractNumId w:val="45"/>
  </w:num>
  <w:num w:numId="119">
    <w:abstractNumId w:val="174"/>
  </w:num>
  <w:num w:numId="120">
    <w:abstractNumId w:val="104"/>
  </w:num>
  <w:num w:numId="121">
    <w:abstractNumId w:val="19"/>
  </w:num>
  <w:num w:numId="122">
    <w:abstractNumId w:val="70"/>
  </w:num>
  <w:num w:numId="123">
    <w:abstractNumId w:val="202"/>
  </w:num>
  <w:num w:numId="124">
    <w:abstractNumId w:val="205"/>
  </w:num>
  <w:num w:numId="125">
    <w:abstractNumId w:val="7"/>
  </w:num>
  <w:num w:numId="126">
    <w:abstractNumId w:val="87"/>
  </w:num>
  <w:num w:numId="127">
    <w:abstractNumId w:val="53"/>
  </w:num>
  <w:num w:numId="128">
    <w:abstractNumId w:val="8"/>
  </w:num>
  <w:num w:numId="129">
    <w:abstractNumId w:val="89"/>
  </w:num>
  <w:num w:numId="130">
    <w:abstractNumId w:val="189"/>
  </w:num>
  <w:num w:numId="131">
    <w:abstractNumId w:val="209"/>
  </w:num>
  <w:num w:numId="132">
    <w:abstractNumId w:val="223"/>
  </w:num>
  <w:num w:numId="133">
    <w:abstractNumId w:val="116"/>
  </w:num>
  <w:num w:numId="134">
    <w:abstractNumId w:val="76"/>
  </w:num>
  <w:num w:numId="135">
    <w:abstractNumId w:val="183"/>
  </w:num>
  <w:num w:numId="136">
    <w:abstractNumId w:val="93"/>
  </w:num>
  <w:num w:numId="137">
    <w:abstractNumId w:val="115"/>
  </w:num>
  <w:num w:numId="138">
    <w:abstractNumId w:val="213"/>
  </w:num>
  <w:num w:numId="139">
    <w:abstractNumId w:val="74"/>
  </w:num>
  <w:num w:numId="140">
    <w:abstractNumId w:val="185"/>
  </w:num>
  <w:num w:numId="141">
    <w:abstractNumId w:val="178"/>
  </w:num>
  <w:num w:numId="142">
    <w:abstractNumId w:val="65"/>
  </w:num>
  <w:num w:numId="143">
    <w:abstractNumId w:val="196"/>
  </w:num>
  <w:num w:numId="144">
    <w:abstractNumId w:val="9"/>
  </w:num>
  <w:num w:numId="145">
    <w:abstractNumId w:val="29"/>
  </w:num>
  <w:num w:numId="146">
    <w:abstractNumId w:val="177"/>
  </w:num>
  <w:num w:numId="147">
    <w:abstractNumId w:val="10"/>
  </w:num>
  <w:num w:numId="148">
    <w:abstractNumId w:val="80"/>
  </w:num>
  <w:num w:numId="149">
    <w:abstractNumId w:val="83"/>
  </w:num>
  <w:num w:numId="150">
    <w:abstractNumId w:val="55"/>
  </w:num>
  <w:num w:numId="151">
    <w:abstractNumId w:val="57"/>
  </w:num>
  <w:num w:numId="152">
    <w:abstractNumId w:val="88"/>
  </w:num>
  <w:num w:numId="153">
    <w:abstractNumId w:val="18"/>
  </w:num>
  <w:num w:numId="154">
    <w:abstractNumId w:val="130"/>
  </w:num>
  <w:num w:numId="155">
    <w:abstractNumId w:val="58"/>
  </w:num>
  <w:num w:numId="156">
    <w:abstractNumId w:val="197"/>
  </w:num>
  <w:num w:numId="157">
    <w:abstractNumId w:val="108"/>
  </w:num>
  <w:num w:numId="158">
    <w:abstractNumId w:val="154"/>
  </w:num>
  <w:num w:numId="159">
    <w:abstractNumId w:val="73"/>
  </w:num>
  <w:num w:numId="160">
    <w:abstractNumId w:val="3"/>
  </w:num>
  <w:num w:numId="161">
    <w:abstractNumId w:val="181"/>
  </w:num>
  <w:num w:numId="162">
    <w:abstractNumId w:val="211"/>
  </w:num>
  <w:num w:numId="163">
    <w:abstractNumId w:val="59"/>
  </w:num>
  <w:num w:numId="164">
    <w:abstractNumId w:val="165"/>
  </w:num>
  <w:num w:numId="165">
    <w:abstractNumId w:val="210"/>
  </w:num>
  <w:num w:numId="166">
    <w:abstractNumId w:val="38"/>
  </w:num>
  <w:num w:numId="167">
    <w:abstractNumId w:val="109"/>
  </w:num>
  <w:num w:numId="168">
    <w:abstractNumId w:val="85"/>
  </w:num>
  <w:num w:numId="169">
    <w:abstractNumId w:val="141"/>
  </w:num>
  <w:num w:numId="170">
    <w:abstractNumId w:val="180"/>
  </w:num>
  <w:num w:numId="171">
    <w:abstractNumId w:val="17"/>
  </w:num>
  <w:num w:numId="172">
    <w:abstractNumId w:val="41"/>
  </w:num>
  <w:num w:numId="173">
    <w:abstractNumId w:val="78"/>
  </w:num>
  <w:num w:numId="174">
    <w:abstractNumId w:val="200"/>
  </w:num>
  <w:num w:numId="175">
    <w:abstractNumId w:val="2"/>
  </w:num>
  <w:num w:numId="176">
    <w:abstractNumId w:val="36"/>
  </w:num>
  <w:num w:numId="177">
    <w:abstractNumId w:val="86"/>
  </w:num>
  <w:num w:numId="178">
    <w:abstractNumId w:val="144"/>
  </w:num>
  <w:num w:numId="179">
    <w:abstractNumId w:val="156"/>
  </w:num>
  <w:num w:numId="180">
    <w:abstractNumId w:val="143"/>
  </w:num>
  <w:num w:numId="181">
    <w:abstractNumId w:val="92"/>
  </w:num>
  <w:num w:numId="182">
    <w:abstractNumId w:val="136"/>
  </w:num>
  <w:num w:numId="183">
    <w:abstractNumId w:val="123"/>
  </w:num>
  <w:num w:numId="184">
    <w:abstractNumId w:val="50"/>
  </w:num>
  <w:num w:numId="185">
    <w:abstractNumId w:val="159"/>
  </w:num>
  <w:num w:numId="186">
    <w:abstractNumId w:val="14"/>
  </w:num>
  <w:num w:numId="187">
    <w:abstractNumId w:val="172"/>
  </w:num>
  <w:num w:numId="188">
    <w:abstractNumId w:val="192"/>
  </w:num>
  <w:num w:numId="189">
    <w:abstractNumId w:val="77"/>
  </w:num>
  <w:num w:numId="190">
    <w:abstractNumId w:val="0"/>
  </w:num>
  <w:num w:numId="191">
    <w:abstractNumId w:val="67"/>
  </w:num>
  <w:num w:numId="192">
    <w:abstractNumId w:val="68"/>
  </w:num>
  <w:num w:numId="193">
    <w:abstractNumId w:val="225"/>
  </w:num>
  <w:num w:numId="194">
    <w:abstractNumId w:val="24"/>
  </w:num>
  <w:num w:numId="195">
    <w:abstractNumId w:val="23"/>
  </w:num>
  <w:num w:numId="196">
    <w:abstractNumId w:val="188"/>
  </w:num>
  <w:num w:numId="197">
    <w:abstractNumId w:val="195"/>
  </w:num>
  <w:num w:numId="198">
    <w:abstractNumId w:val="221"/>
  </w:num>
  <w:num w:numId="199">
    <w:abstractNumId w:val="173"/>
  </w:num>
  <w:num w:numId="200">
    <w:abstractNumId w:val="219"/>
  </w:num>
  <w:num w:numId="201">
    <w:abstractNumId w:val="137"/>
  </w:num>
  <w:num w:numId="202">
    <w:abstractNumId w:val="118"/>
  </w:num>
  <w:num w:numId="203">
    <w:abstractNumId w:val="69"/>
  </w:num>
  <w:num w:numId="204">
    <w:abstractNumId w:val="198"/>
  </w:num>
  <w:num w:numId="205">
    <w:abstractNumId w:val="103"/>
  </w:num>
  <w:num w:numId="206">
    <w:abstractNumId w:val="103"/>
    <w:lvlOverride w:ilvl="0"/>
  </w:num>
  <w:num w:numId="207">
    <w:abstractNumId w:val="152"/>
  </w:num>
  <w:num w:numId="208">
    <w:abstractNumId w:val="152"/>
    <w:lvlOverride w:ilvl="0"/>
  </w:num>
  <w:num w:numId="209">
    <w:abstractNumId w:val="16"/>
  </w:num>
  <w:num w:numId="210">
    <w:abstractNumId w:val="148"/>
  </w:num>
  <w:num w:numId="211">
    <w:abstractNumId w:val="5"/>
  </w:num>
  <w:num w:numId="212">
    <w:abstractNumId w:val="100"/>
  </w:num>
  <w:num w:numId="213">
    <w:abstractNumId w:val="127"/>
  </w:num>
  <w:num w:numId="214">
    <w:abstractNumId w:val="126"/>
  </w:num>
  <w:num w:numId="215">
    <w:abstractNumId w:val="207"/>
  </w:num>
  <w:num w:numId="216">
    <w:abstractNumId w:val="39"/>
  </w:num>
  <w:num w:numId="217">
    <w:abstractNumId w:val="184"/>
  </w:num>
  <w:num w:numId="218">
    <w:abstractNumId w:val="75"/>
  </w:num>
  <w:num w:numId="219">
    <w:abstractNumId w:val="54"/>
  </w:num>
  <w:num w:numId="220">
    <w:abstractNumId w:val="158"/>
  </w:num>
  <w:num w:numId="221">
    <w:abstractNumId w:val="163"/>
  </w:num>
  <w:num w:numId="222">
    <w:abstractNumId w:val="212"/>
  </w:num>
  <w:num w:numId="223">
    <w:abstractNumId w:val="224"/>
  </w:num>
  <w:num w:numId="224">
    <w:abstractNumId w:val="33"/>
  </w:num>
  <w:num w:numId="225">
    <w:abstractNumId w:val="166"/>
  </w:num>
  <w:num w:numId="226">
    <w:abstractNumId w:val="15"/>
  </w:num>
  <w:num w:numId="227">
    <w:abstractNumId w:val="140"/>
  </w:num>
  <w:num w:numId="228">
    <w:abstractNumId w:val="101"/>
  </w:num>
  <w:num w:numId="229">
    <w:abstractNumId w:val="110"/>
  </w:num>
  <w:num w:numId="230">
    <w:abstractNumId w:val="60"/>
  </w:num>
  <w:num w:numId="231">
    <w:abstractNumId w:val="81"/>
  </w:num>
  <w:num w:numId="232">
    <w:abstractNumId w:val="22"/>
  </w:num>
  <w:numIdMacAtCleanup w:val="2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sad Shah">
    <w15:presenceInfo w15:providerId="Windows Live" w15:userId="be3c19ec32917f05"/>
  </w15:person>
  <w15:person w15:author="Asad">
    <w15:presenceInfo w15:providerId="Windows Live" w15:userId="be3c19ec32917f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309"/>
    <w:rsid w:val="00000836"/>
    <w:rsid w:val="000018CC"/>
    <w:rsid w:val="00004BB8"/>
    <w:rsid w:val="000064FE"/>
    <w:rsid w:val="000139C5"/>
    <w:rsid w:val="000206DE"/>
    <w:rsid w:val="00020866"/>
    <w:rsid w:val="000241F6"/>
    <w:rsid w:val="0002720F"/>
    <w:rsid w:val="0002769A"/>
    <w:rsid w:val="00034638"/>
    <w:rsid w:val="00045ED2"/>
    <w:rsid w:val="00064B51"/>
    <w:rsid w:val="00066B64"/>
    <w:rsid w:val="00081AD6"/>
    <w:rsid w:val="00084E81"/>
    <w:rsid w:val="00087B25"/>
    <w:rsid w:val="0009729F"/>
    <w:rsid w:val="000B337B"/>
    <w:rsid w:val="000C1697"/>
    <w:rsid w:val="000C68F2"/>
    <w:rsid w:val="000D7754"/>
    <w:rsid w:val="000E0E75"/>
    <w:rsid w:val="000E3FB6"/>
    <w:rsid w:val="000F122A"/>
    <w:rsid w:val="000F3882"/>
    <w:rsid w:val="000F4C89"/>
    <w:rsid w:val="00104BC3"/>
    <w:rsid w:val="00105DF5"/>
    <w:rsid w:val="0011583E"/>
    <w:rsid w:val="001238B1"/>
    <w:rsid w:val="0013106D"/>
    <w:rsid w:val="00132E0C"/>
    <w:rsid w:val="00136859"/>
    <w:rsid w:val="00136935"/>
    <w:rsid w:val="0013699C"/>
    <w:rsid w:val="00142440"/>
    <w:rsid w:val="00143308"/>
    <w:rsid w:val="001469E1"/>
    <w:rsid w:val="001606FF"/>
    <w:rsid w:val="001759B7"/>
    <w:rsid w:val="00177307"/>
    <w:rsid w:val="00181BD8"/>
    <w:rsid w:val="00182D74"/>
    <w:rsid w:val="00186309"/>
    <w:rsid w:val="001905F1"/>
    <w:rsid w:val="001908BB"/>
    <w:rsid w:val="001A50CA"/>
    <w:rsid w:val="001B2948"/>
    <w:rsid w:val="001B47C4"/>
    <w:rsid w:val="001C6068"/>
    <w:rsid w:val="001C7EBD"/>
    <w:rsid w:val="001D05A6"/>
    <w:rsid w:val="001D28D3"/>
    <w:rsid w:val="001D506B"/>
    <w:rsid w:val="001E133D"/>
    <w:rsid w:val="001E3AA1"/>
    <w:rsid w:val="001E462C"/>
    <w:rsid w:val="00206FC8"/>
    <w:rsid w:val="00223FC0"/>
    <w:rsid w:val="00236838"/>
    <w:rsid w:val="00236E04"/>
    <w:rsid w:val="002521CA"/>
    <w:rsid w:val="0025379A"/>
    <w:rsid w:val="0025604F"/>
    <w:rsid w:val="002617ED"/>
    <w:rsid w:val="00270E2C"/>
    <w:rsid w:val="002718F1"/>
    <w:rsid w:val="0027554A"/>
    <w:rsid w:val="002802C1"/>
    <w:rsid w:val="002804F8"/>
    <w:rsid w:val="00283238"/>
    <w:rsid w:val="00287A3C"/>
    <w:rsid w:val="002A610A"/>
    <w:rsid w:val="002B773A"/>
    <w:rsid w:val="002C010D"/>
    <w:rsid w:val="002C4FD1"/>
    <w:rsid w:val="002C7B26"/>
    <w:rsid w:val="002D1762"/>
    <w:rsid w:val="002D4349"/>
    <w:rsid w:val="002D651C"/>
    <w:rsid w:val="002E5750"/>
    <w:rsid w:val="002E57DF"/>
    <w:rsid w:val="002E5CDA"/>
    <w:rsid w:val="002F31B7"/>
    <w:rsid w:val="002F45B8"/>
    <w:rsid w:val="0030250E"/>
    <w:rsid w:val="0030369E"/>
    <w:rsid w:val="00313F8A"/>
    <w:rsid w:val="00320177"/>
    <w:rsid w:val="003213CF"/>
    <w:rsid w:val="00323170"/>
    <w:rsid w:val="00323CE9"/>
    <w:rsid w:val="0032481F"/>
    <w:rsid w:val="0033452D"/>
    <w:rsid w:val="00335AC6"/>
    <w:rsid w:val="00342645"/>
    <w:rsid w:val="00351883"/>
    <w:rsid w:val="00366A24"/>
    <w:rsid w:val="00366C1B"/>
    <w:rsid w:val="0037488F"/>
    <w:rsid w:val="003769DA"/>
    <w:rsid w:val="00380E04"/>
    <w:rsid w:val="00381F87"/>
    <w:rsid w:val="00386084"/>
    <w:rsid w:val="0039601E"/>
    <w:rsid w:val="0039753D"/>
    <w:rsid w:val="003A171F"/>
    <w:rsid w:val="003A7E75"/>
    <w:rsid w:val="003B4291"/>
    <w:rsid w:val="003C5A24"/>
    <w:rsid w:val="003C702F"/>
    <w:rsid w:val="003D1C07"/>
    <w:rsid w:val="003E486C"/>
    <w:rsid w:val="00401E8C"/>
    <w:rsid w:val="00430FD0"/>
    <w:rsid w:val="00435055"/>
    <w:rsid w:val="0043506B"/>
    <w:rsid w:val="004605C0"/>
    <w:rsid w:val="00461B5F"/>
    <w:rsid w:val="0047647D"/>
    <w:rsid w:val="004823DD"/>
    <w:rsid w:val="00482ED9"/>
    <w:rsid w:val="00483353"/>
    <w:rsid w:val="00494DE8"/>
    <w:rsid w:val="004A0F2E"/>
    <w:rsid w:val="004B03CD"/>
    <w:rsid w:val="004B527B"/>
    <w:rsid w:val="004B6E45"/>
    <w:rsid w:val="004B724F"/>
    <w:rsid w:val="004D4DF0"/>
    <w:rsid w:val="004E1051"/>
    <w:rsid w:val="004E1CBA"/>
    <w:rsid w:val="004E274C"/>
    <w:rsid w:val="004F6BBA"/>
    <w:rsid w:val="00523B3C"/>
    <w:rsid w:val="00531ABF"/>
    <w:rsid w:val="0055060F"/>
    <w:rsid w:val="00563216"/>
    <w:rsid w:val="0056757E"/>
    <w:rsid w:val="0057254E"/>
    <w:rsid w:val="00572F10"/>
    <w:rsid w:val="005804BD"/>
    <w:rsid w:val="00586169"/>
    <w:rsid w:val="00591399"/>
    <w:rsid w:val="00592959"/>
    <w:rsid w:val="005929D0"/>
    <w:rsid w:val="005947DF"/>
    <w:rsid w:val="005B0F13"/>
    <w:rsid w:val="005B55B4"/>
    <w:rsid w:val="005B6CA3"/>
    <w:rsid w:val="005C3452"/>
    <w:rsid w:val="005C7FD5"/>
    <w:rsid w:val="005D1126"/>
    <w:rsid w:val="005D3A37"/>
    <w:rsid w:val="005E0F32"/>
    <w:rsid w:val="005E1DFA"/>
    <w:rsid w:val="005E57F4"/>
    <w:rsid w:val="005F17C5"/>
    <w:rsid w:val="0061182E"/>
    <w:rsid w:val="00614DD7"/>
    <w:rsid w:val="00622F83"/>
    <w:rsid w:val="00630924"/>
    <w:rsid w:val="0064370A"/>
    <w:rsid w:val="0065105C"/>
    <w:rsid w:val="00651137"/>
    <w:rsid w:val="006515A9"/>
    <w:rsid w:val="00651DF5"/>
    <w:rsid w:val="00653C92"/>
    <w:rsid w:val="00655919"/>
    <w:rsid w:val="00667A57"/>
    <w:rsid w:val="006702B2"/>
    <w:rsid w:val="00681C98"/>
    <w:rsid w:val="006858CC"/>
    <w:rsid w:val="006B4169"/>
    <w:rsid w:val="006B4EB7"/>
    <w:rsid w:val="006D4F23"/>
    <w:rsid w:val="006D7988"/>
    <w:rsid w:val="006D79BA"/>
    <w:rsid w:val="006E5171"/>
    <w:rsid w:val="006F1905"/>
    <w:rsid w:val="00701E68"/>
    <w:rsid w:val="007020B8"/>
    <w:rsid w:val="0070224B"/>
    <w:rsid w:val="00713398"/>
    <w:rsid w:val="00722DF9"/>
    <w:rsid w:val="007315FA"/>
    <w:rsid w:val="00732747"/>
    <w:rsid w:val="00754604"/>
    <w:rsid w:val="00761788"/>
    <w:rsid w:val="00766988"/>
    <w:rsid w:val="00767ABB"/>
    <w:rsid w:val="00774FAF"/>
    <w:rsid w:val="007862E0"/>
    <w:rsid w:val="007865A2"/>
    <w:rsid w:val="00791BF0"/>
    <w:rsid w:val="007939B9"/>
    <w:rsid w:val="007A2960"/>
    <w:rsid w:val="007A7030"/>
    <w:rsid w:val="007B01E8"/>
    <w:rsid w:val="007B212D"/>
    <w:rsid w:val="007B3C26"/>
    <w:rsid w:val="007B5B80"/>
    <w:rsid w:val="007B61D6"/>
    <w:rsid w:val="007C2EC4"/>
    <w:rsid w:val="007C51B8"/>
    <w:rsid w:val="007E2E41"/>
    <w:rsid w:val="007F5EC8"/>
    <w:rsid w:val="00817DEA"/>
    <w:rsid w:val="008239AE"/>
    <w:rsid w:val="00826FD5"/>
    <w:rsid w:val="00837AD5"/>
    <w:rsid w:val="00843BB9"/>
    <w:rsid w:val="00846172"/>
    <w:rsid w:val="0085054A"/>
    <w:rsid w:val="008511B7"/>
    <w:rsid w:val="00856118"/>
    <w:rsid w:val="0085627D"/>
    <w:rsid w:val="00857CB6"/>
    <w:rsid w:val="0086084C"/>
    <w:rsid w:val="00863255"/>
    <w:rsid w:val="00870626"/>
    <w:rsid w:val="00884C94"/>
    <w:rsid w:val="00885716"/>
    <w:rsid w:val="00886EDD"/>
    <w:rsid w:val="00894E86"/>
    <w:rsid w:val="008A0F09"/>
    <w:rsid w:val="008A709F"/>
    <w:rsid w:val="008B39B8"/>
    <w:rsid w:val="008B41DB"/>
    <w:rsid w:val="008B5C9C"/>
    <w:rsid w:val="008E7274"/>
    <w:rsid w:val="008F1EBA"/>
    <w:rsid w:val="00906421"/>
    <w:rsid w:val="0092117D"/>
    <w:rsid w:val="00921280"/>
    <w:rsid w:val="00927438"/>
    <w:rsid w:val="00933600"/>
    <w:rsid w:val="00944CFA"/>
    <w:rsid w:val="00950A24"/>
    <w:rsid w:val="0095101F"/>
    <w:rsid w:val="00951CFB"/>
    <w:rsid w:val="00955D67"/>
    <w:rsid w:val="009630A7"/>
    <w:rsid w:val="00963D16"/>
    <w:rsid w:val="0099738E"/>
    <w:rsid w:val="009A40F2"/>
    <w:rsid w:val="009A496D"/>
    <w:rsid w:val="009C0D92"/>
    <w:rsid w:val="009C15B3"/>
    <w:rsid w:val="009C3E98"/>
    <w:rsid w:val="009C424C"/>
    <w:rsid w:val="009D6F95"/>
    <w:rsid w:val="009F06E6"/>
    <w:rsid w:val="00A00F16"/>
    <w:rsid w:val="00A02A40"/>
    <w:rsid w:val="00A066C6"/>
    <w:rsid w:val="00A14474"/>
    <w:rsid w:val="00A27683"/>
    <w:rsid w:val="00A30459"/>
    <w:rsid w:val="00A30927"/>
    <w:rsid w:val="00A34763"/>
    <w:rsid w:val="00A463A5"/>
    <w:rsid w:val="00A759E3"/>
    <w:rsid w:val="00A76547"/>
    <w:rsid w:val="00A8373C"/>
    <w:rsid w:val="00A95B5F"/>
    <w:rsid w:val="00A95F91"/>
    <w:rsid w:val="00AA1DDF"/>
    <w:rsid w:val="00AA249A"/>
    <w:rsid w:val="00AB00B7"/>
    <w:rsid w:val="00AB1CE2"/>
    <w:rsid w:val="00AD2D7E"/>
    <w:rsid w:val="00AE0492"/>
    <w:rsid w:val="00AE1618"/>
    <w:rsid w:val="00AF017C"/>
    <w:rsid w:val="00AF0341"/>
    <w:rsid w:val="00AF0EE6"/>
    <w:rsid w:val="00AF65C6"/>
    <w:rsid w:val="00B06AE6"/>
    <w:rsid w:val="00B21D7E"/>
    <w:rsid w:val="00B34B14"/>
    <w:rsid w:val="00B52FBE"/>
    <w:rsid w:val="00B53CB2"/>
    <w:rsid w:val="00B54005"/>
    <w:rsid w:val="00B62134"/>
    <w:rsid w:val="00B77C87"/>
    <w:rsid w:val="00B93790"/>
    <w:rsid w:val="00BA58F4"/>
    <w:rsid w:val="00BB3781"/>
    <w:rsid w:val="00BB6D7C"/>
    <w:rsid w:val="00BC1DFA"/>
    <w:rsid w:val="00BD3DEF"/>
    <w:rsid w:val="00BD458F"/>
    <w:rsid w:val="00BE1F8F"/>
    <w:rsid w:val="00C0037C"/>
    <w:rsid w:val="00C00D2F"/>
    <w:rsid w:val="00C02A3D"/>
    <w:rsid w:val="00C04F51"/>
    <w:rsid w:val="00C12AFB"/>
    <w:rsid w:val="00C2096A"/>
    <w:rsid w:val="00C23F6E"/>
    <w:rsid w:val="00C24680"/>
    <w:rsid w:val="00C31258"/>
    <w:rsid w:val="00C327CB"/>
    <w:rsid w:val="00C341DF"/>
    <w:rsid w:val="00C65725"/>
    <w:rsid w:val="00C72C28"/>
    <w:rsid w:val="00C75CD3"/>
    <w:rsid w:val="00C7668A"/>
    <w:rsid w:val="00C95714"/>
    <w:rsid w:val="00CC3DC5"/>
    <w:rsid w:val="00CD180E"/>
    <w:rsid w:val="00CD1B66"/>
    <w:rsid w:val="00CD3395"/>
    <w:rsid w:val="00CE098D"/>
    <w:rsid w:val="00CE3FC0"/>
    <w:rsid w:val="00D1061C"/>
    <w:rsid w:val="00D10738"/>
    <w:rsid w:val="00D13DB3"/>
    <w:rsid w:val="00D20002"/>
    <w:rsid w:val="00D210E3"/>
    <w:rsid w:val="00D228A5"/>
    <w:rsid w:val="00D25407"/>
    <w:rsid w:val="00D40913"/>
    <w:rsid w:val="00D45C8F"/>
    <w:rsid w:val="00D479E7"/>
    <w:rsid w:val="00D50027"/>
    <w:rsid w:val="00D52EC7"/>
    <w:rsid w:val="00D5743B"/>
    <w:rsid w:val="00D6233E"/>
    <w:rsid w:val="00D640E6"/>
    <w:rsid w:val="00D66EFB"/>
    <w:rsid w:val="00D678BE"/>
    <w:rsid w:val="00D71D38"/>
    <w:rsid w:val="00DA1139"/>
    <w:rsid w:val="00DA1622"/>
    <w:rsid w:val="00DA3570"/>
    <w:rsid w:val="00DA44EA"/>
    <w:rsid w:val="00DA5585"/>
    <w:rsid w:val="00DB54B8"/>
    <w:rsid w:val="00DB65AE"/>
    <w:rsid w:val="00DC515B"/>
    <w:rsid w:val="00DE76E2"/>
    <w:rsid w:val="00DF2EF1"/>
    <w:rsid w:val="00DF5F65"/>
    <w:rsid w:val="00DF639F"/>
    <w:rsid w:val="00E11E21"/>
    <w:rsid w:val="00E1419A"/>
    <w:rsid w:val="00E14436"/>
    <w:rsid w:val="00E23033"/>
    <w:rsid w:val="00E30D8A"/>
    <w:rsid w:val="00E34421"/>
    <w:rsid w:val="00E34777"/>
    <w:rsid w:val="00E44EF8"/>
    <w:rsid w:val="00E60192"/>
    <w:rsid w:val="00E70FE9"/>
    <w:rsid w:val="00E7609D"/>
    <w:rsid w:val="00E93250"/>
    <w:rsid w:val="00E9691D"/>
    <w:rsid w:val="00EB04BD"/>
    <w:rsid w:val="00EB1C15"/>
    <w:rsid w:val="00ED5CBD"/>
    <w:rsid w:val="00ED6C19"/>
    <w:rsid w:val="00EE192C"/>
    <w:rsid w:val="00EE4ADE"/>
    <w:rsid w:val="00EF503D"/>
    <w:rsid w:val="00F01DAB"/>
    <w:rsid w:val="00F136F9"/>
    <w:rsid w:val="00F15BFC"/>
    <w:rsid w:val="00F20084"/>
    <w:rsid w:val="00F207BE"/>
    <w:rsid w:val="00F20DCB"/>
    <w:rsid w:val="00F230F8"/>
    <w:rsid w:val="00F2488A"/>
    <w:rsid w:val="00F337EA"/>
    <w:rsid w:val="00F3400D"/>
    <w:rsid w:val="00F36009"/>
    <w:rsid w:val="00F51114"/>
    <w:rsid w:val="00F519A0"/>
    <w:rsid w:val="00F530EE"/>
    <w:rsid w:val="00F551CA"/>
    <w:rsid w:val="00F75CB6"/>
    <w:rsid w:val="00F761D2"/>
    <w:rsid w:val="00F766C5"/>
    <w:rsid w:val="00F77730"/>
    <w:rsid w:val="00F82119"/>
    <w:rsid w:val="00F875C5"/>
    <w:rsid w:val="00F960FB"/>
    <w:rsid w:val="00FB1110"/>
    <w:rsid w:val="00FC4E3C"/>
    <w:rsid w:val="00FE4260"/>
    <w:rsid w:val="00FF5B6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A3CDA9"/>
  <w15:chartTrackingRefBased/>
  <w15:docId w15:val="{9E083852-15CC-43E2-BB4A-25C3EE24A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2EC4"/>
    <w:rPr>
      <w:rFonts w:ascii="Times New Roman" w:hAnsi="Times New Roman"/>
      <w:color w:val="0D0D0D" w:themeColor="text1" w:themeTint="F2"/>
      <w:sz w:val="24"/>
    </w:rPr>
  </w:style>
  <w:style w:type="paragraph" w:styleId="Heading1">
    <w:name w:val="heading 1"/>
    <w:basedOn w:val="Normal"/>
    <w:next w:val="Normal"/>
    <w:link w:val="Heading1Char"/>
    <w:uiPriority w:val="9"/>
    <w:qFormat/>
    <w:rsid w:val="00C02A3D"/>
    <w:pPr>
      <w:keepNext/>
      <w:keepLines/>
      <w:spacing w:before="240" w:after="240"/>
      <w:outlineLvl w:val="0"/>
      <w:pPrChange w:id="0" w:author="Asad Shah" w:date="2025-01-13T02:49:00Z">
        <w:pPr>
          <w:keepNext/>
          <w:keepLines/>
          <w:spacing w:before="240" w:line="259" w:lineRule="auto"/>
          <w:outlineLvl w:val="0"/>
        </w:pPr>
      </w:pPrChange>
    </w:pPr>
    <w:rPr>
      <w:rFonts w:eastAsiaTheme="majorEastAsia" w:cstheme="majorBidi"/>
      <w:b/>
      <w:sz w:val="32"/>
      <w:szCs w:val="32"/>
      <w:rPrChange w:id="0" w:author="Asad Shah" w:date="2025-01-13T02:49:00Z">
        <w:rPr>
          <w:rFonts w:eastAsiaTheme="majorEastAsia" w:cstheme="majorBidi"/>
          <w:b/>
          <w:color w:val="0D0D0D" w:themeColor="text1" w:themeTint="F2"/>
          <w:sz w:val="32"/>
          <w:szCs w:val="32"/>
          <w:lang w:val="en-US" w:eastAsia="en-US" w:bidi="ar-SA"/>
        </w:rPr>
      </w:rPrChange>
    </w:rPr>
  </w:style>
  <w:style w:type="paragraph" w:styleId="Heading2">
    <w:name w:val="heading 2"/>
    <w:basedOn w:val="Normal"/>
    <w:next w:val="Normal"/>
    <w:link w:val="Heading2Char"/>
    <w:uiPriority w:val="9"/>
    <w:unhideWhenUsed/>
    <w:qFormat/>
    <w:rsid w:val="00C02A3D"/>
    <w:pPr>
      <w:keepNext/>
      <w:keepLines/>
      <w:spacing w:before="240" w:after="240"/>
      <w:outlineLvl w:val="1"/>
      <w:pPrChange w:id="1" w:author="Asad Shah" w:date="2025-01-13T02:49:00Z">
        <w:pPr>
          <w:keepNext/>
          <w:keepLines/>
          <w:spacing w:before="280" w:after="240" w:line="259" w:lineRule="auto"/>
          <w:outlineLvl w:val="1"/>
        </w:pPr>
      </w:pPrChange>
    </w:pPr>
    <w:rPr>
      <w:rFonts w:eastAsiaTheme="majorEastAsia" w:cstheme="majorBidi"/>
      <w:b/>
      <w:color w:val="000000" w:themeColor="text1"/>
      <w:sz w:val="28"/>
      <w:szCs w:val="26"/>
      <w:rPrChange w:id="1" w:author="Asad Shah" w:date="2025-01-13T02:49:00Z">
        <w:rPr>
          <w:rFonts w:eastAsiaTheme="majorEastAsia" w:cstheme="majorBidi"/>
          <w:b/>
          <w:color w:val="000000" w:themeColor="text1"/>
          <w:sz w:val="28"/>
          <w:szCs w:val="26"/>
          <w:lang w:val="en-US" w:eastAsia="en-US" w:bidi="ar-SA"/>
        </w:rPr>
      </w:rPrChange>
    </w:rPr>
  </w:style>
  <w:style w:type="paragraph" w:styleId="Heading3">
    <w:name w:val="heading 3"/>
    <w:basedOn w:val="Normal"/>
    <w:next w:val="Normal"/>
    <w:link w:val="Heading3Char"/>
    <w:uiPriority w:val="9"/>
    <w:unhideWhenUsed/>
    <w:qFormat/>
    <w:rsid w:val="00C02A3D"/>
    <w:pPr>
      <w:keepNext/>
      <w:keepLines/>
      <w:spacing w:before="240" w:after="240"/>
      <w:outlineLvl w:val="2"/>
      <w:pPrChange w:id="2" w:author="Asad Shah" w:date="2025-01-13T02:50:00Z">
        <w:pPr>
          <w:keepNext/>
          <w:keepLines/>
          <w:spacing w:before="40" w:line="259" w:lineRule="auto"/>
          <w:outlineLvl w:val="2"/>
        </w:pPr>
      </w:pPrChange>
    </w:pPr>
    <w:rPr>
      <w:rFonts w:eastAsiaTheme="majorEastAsia" w:cstheme="majorBidi"/>
      <w:b/>
      <w:szCs w:val="24"/>
      <w:rPrChange w:id="2" w:author="Asad Shah" w:date="2025-01-13T02:50:00Z">
        <w:rPr>
          <w:rFonts w:eastAsiaTheme="majorEastAsia" w:cstheme="majorBidi"/>
          <w:b/>
          <w:color w:val="0D0D0D" w:themeColor="text1" w:themeTint="F2"/>
          <w:sz w:val="24"/>
          <w:szCs w:val="24"/>
          <w:lang w:val="en-US" w:eastAsia="en-US" w:bidi="ar-SA"/>
        </w:rPr>
      </w:rPrChange>
    </w:rPr>
  </w:style>
  <w:style w:type="paragraph" w:styleId="Heading4">
    <w:name w:val="heading 4"/>
    <w:basedOn w:val="Normal"/>
    <w:next w:val="Normal"/>
    <w:link w:val="Heading4Char"/>
    <w:uiPriority w:val="9"/>
    <w:semiHidden/>
    <w:unhideWhenUsed/>
    <w:qFormat/>
    <w:rsid w:val="005804B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207B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2A3D"/>
    <w:rPr>
      <w:rFonts w:ascii="Times New Roman" w:eastAsiaTheme="majorEastAsia" w:hAnsi="Times New Roman" w:cstheme="majorBidi"/>
      <w:b/>
      <w:color w:val="0D0D0D" w:themeColor="text1" w:themeTint="F2"/>
      <w:sz w:val="32"/>
      <w:szCs w:val="32"/>
    </w:rPr>
  </w:style>
  <w:style w:type="character" w:customStyle="1" w:styleId="Heading2Char">
    <w:name w:val="Heading 2 Char"/>
    <w:basedOn w:val="DefaultParagraphFont"/>
    <w:link w:val="Heading2"/>
    <w:uiPriority w:val="9"/>
    <w:rsid w:val="00C02A3D"/>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C02A3D"/>
    <w:rPr>
      <w:rFonts w:ascii="Times New Roman" w:eastAsiaTheme="majorEastAsia" w:hAnsi="Times New Roman" w:cstheme="majorBidi"/>
      <w:b/>
      <w:color w:val="0D0D0D" w:themeColor="text1" w:themeTint="F2"/>
      <w:sz w:val="24"/>
      <w:szCs w:val="24"/>
    </w:rPr>
  </w:style>
  <w:style w:type="paragraph" w:styleId="Title">
    <w:name w:val="Title"/>
    <w:basedOn w:val="Normal"/>
    <w:next w:val="Normal"/>
    <w:link w:val="TitleChar"/>
    <w:uiPriority w:val="10"/>
    <w:qFormat/>
    <w:rsid w:val="00186309"/>
    <w:pPr>
      <w:spacing w:before="240" w:after="720" w:line="240" w:lineRule="auto"/>
      <w:jc w:val="right"/>
    </w:pPr>
    <w:rPr>
      <w:rFonts w:ascii="Arial" w:eastAsia="Arial" w:hAnsi="Arial" w:cs="Arial"/>
      <w:b/>
      <w:sz w:val="64"/>
      <w:szCs w:val="64"/>
      <w:lang w:val="en-CA"/>
    </w:rPr>
  </w:style>
  <w:style w:type="character" w:customStyle="1" w:styleId="TitleChar">
    <w:name w:val="Title Char"/>
    <w:basedOn w:val="DefaultParagraphFont"/>
    <w:link w:val="Title"/>
    <w:uiPriority w:val="10"/>
    <w:rsid w:val="00186309"/>
    <w:rPr>
      <w:rFonts w:ascii="Arial" w:eastAsia="Arial" w:hAnsi="Arial" w:cs="Arial"/>
      <w:b/>
      <w:sz w:val="64"/>
      <w:szCs w:val="64"/>
      <w:lang w:val="en-CA"/>
    </w:rPr>
  </w:style>
  <w:style w:type="table" w:styleId="TableGrid">
    <w:name w:val="Table Grid"/>
    <w:basedOn w:val="TableNormal"/>
    <w:uiPriority w:val="59"/>
    <w:rsid w:val="001863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31A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1ABF"/>
  </w:style>
  <w:style w:type="paragraph" w:styleId="Footer">
    <w:name w:val="footer"/>
    <w:basedOn w:val="Normal"/>
    <w:link w:val="FooterChar"/>
    <w:uiPriority w:val="99"/>
    <w:unhideWhenUsed/>
    <w:rsid w:val="00531A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1ABF"/>
  </w:style>
  <w:style w:type="paragraph" w:styleId="TOCHeading">
    <w:name w:val="TOC Heading"/>
    <w:basedOn w:val="Heading1"/>
    <w:next w:val="Normal"/>
    <w:uiPriority w:val="39"/>
    <w:unhideWhenUsed/>
    <w:qFormat/>
    <w:rsid w:val="00F01DAB"/>
    <w:pPr>
      <w:outlineLvl w:val="9"/>
    </w:pPr>
    <w:rPr>
      <w:rFonts w:asciiTheme="majorHAnsi" w:hAnsiTheme="majorHAnsi"/>
      <w:b w:val="0"/>
      <w:color w:val="2F5496" w:themeColor="accent1" w:themeShade="BF"/>
    </w:rPr>
  </w:style>
  <w:style w:type="paragraph" w:styleId="TOC3">
    <w:name w:val="toc 3"/>
    <w:basedOn w:val="Normal"/>
    <w:next w:val="Normal"/>
    <w:autoRedefine/>
    <w:uiPriority w:val="39"/>
    <w:unhideWhenUsed/>
    <w:rsid w:val="00F01DAB"/>
    <w:pPr>
      <w:spacing w:after="100"/>
      <w:ind w:left="440"/>
    </w:pPr>
  </w:style>
  <w:style w:type="character" w:styleId="Hyperlink">
    <w:name w:val="Hyperlink"/>
    <w:basedOn w:val="DefaultParagraphFont"/>
    <w:uiPriority w:val="99"/>
    <w:unhideWhenUsed/>
    <w:rsid w:val="00F01DAB"/>
    <w:rPr>
      <w:color w:val="0563C1" w:themeColor="hyperlink"/>
      <w:u w:val="single"/>
    </w:rPr>
  </w:style>
  <w:style w:type="paragraph" w:styleId="ListParagraph">
    <w:name w:val="List Paragraph"/>
    <w:basedOn w:val="Normal"/>
    <w:uiPriority w:val="34"/>
    <w:qFormat/>
    <w:rsid w:val="001B47C4"/>
    <w:pPr>
      <w:ind w:left="720"/>
      <w:contextualSpacing/>
    </w:pPr>
  </w:style>
  <w:style w:type="paragraph" w:styleId="NormalWeb">
    <w:name w:val="Normal (Web)"/>
    <w:basedOn w:val="Normal"/>
    <w:uiPriority w:val="99"/>
    <w:unhideWhenUsed/>
    <w:rsid w:val="00A759E3"/>
    <w:pPr>
      <w:spacing w:before="100" w:beforeAutospacing="1" w:after="100" w:afterAutospacing="1" w:line="240" w:lineRule="auto"/>
    </w:pPr>
    <w:rPr>
      <w:rFonts w:eastAsia="Times New Roman" w:cs="Times New Roman"/>
      <w:szCs w:val="24"/>
    </w:rPr>
  </w:style>
  <w:style w:type="paragraph" w:styleId="TOC1">
    <w:name w:val="toc 1"/>
    <w:basedOn w:val="Normal"/>
    <w:next w:val="Normal"/>
    <w:autoRedefine/>
    <w:uiPriority w:val="39"/>
    <w:unhideWhenUsed/>
    <w:rsid w:val="005929D0"/>
    <w:pPr>
      <w:spacing w:after="100"/>
    </w:pPr>
  </w:style>
  <w:style w:type="paragraph" w:styleId="TOC2">
    <w:name w:val="toc 2"/>
    <w:basedOn w:val="Normal"/>
    <w:next w:val="Normal"/>
    <w:autoRedefine/>
    <w:uiPriority w:val="39"/>
    <w:unhideWhenUsed/>
    <w:rsid w:val="005929D0"/>
    <w:pPr>
      <w:spacing w:after="100"/>
      <w:ind w:left="220"/>
    </w:pPr>
  </w:style>
  <w:style w:type="character" w:customStyle="1" w:styleId="Heading4Char">
    <w:name w:val="Heading 4 Char"/>
    <w:basedOn w:val="DefaultParagraphFont"/>
    <w:link w:val="Heading4"/>
    <w:uiPriority w:val="9"/>
    <w:semiHidden/>
    <w:rsid w:val="005804BD"/>
    <w:rPr>
      <w:rFonts w:asciiTheme="majorHAnsi" w:eastAsiaTheme="majorEastAsia" w:hAnsiTheme="majorHAnsi" w:cstheme="majorBidi"/>
      <w:i/>
      <w:iCs/>
      <w:color w:val="2F5496" w:themeColor="accent1" w:themeShade="BF"/>
      <w:sz w:val="24"/>
    </w:rPr>
  </w:style>
  <w:style w:type="paragraph" w:styleId="Caption">
    <w:name w:val="caption"/>
    <w:basedOn w:val="Normal"/>
    <w:next w:val="Normal"/>
    <w:uiPriority w:val="35"/>
    <w:unhideWhenUsed/>
    <w:qFormat/>
    <w:rsid w:val="00D5743B"/>
    <w:pPr>
      <w:spacing w:after="200" w:line="240" w:lineRule="auto"/>
    </w:pPr>
    <w:rPr>
      <w:i/>
      <w:iCs/>
      <w:color w:val="44546A" w:themeColor="text2"/>
      <w:sz w:val="18"/>
      <w:szCs w:val="18"/>
    </w:rPr>
  </w:style>
  <w:style w:type="character" w:styleId="Strong">
    <w:name w:val="Strong"/>
    <w:basedOn w:val="DefaultParagraphFont"/>
    <w:uiPriority w:val="22"/>
    <w:qFormat/>
    <w:rsid w:val="003A171F"/>
    <w:rPr>
      <w:b/>
      <w:bCs/>
    </w:rPr>
  </w:style>
  <w:style w:type="character" w:styleId="HTMLCode">
    <w:name w:val="HTML Code"/>
    <w:basedOn w:val="DefaultParagraphFont"/>
    <w:uiPriority w:val="99"/>
    <w:semiHidden/>
    <w:unhideWhenUsed/>
    <w:rsid w:val="004B6E45"/>
    <w:rPr>
      <w:rFonts w:ascii="Courier New" w:eastAsia="Times New Roman" w:hAnsi="Courier New" w:cs="Courier New"/>
      <w:sz w:val="20"/>
      <w:szCs w:val="20"/>
    </w:rPr>
  </w:style>
  <w:style w:type="table" w:styleId="PlainTable1">
    <w:name w:val="Plain Table 1"/>
    <w:basedOn w:val="TableNormal"/>
    <w:uiPriority w:val="41"/>
    <w:rsid w:val="004B6E4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4B6E4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semiHidden/>
    <w:rsid w:val="00F207BE"/>
    <w:rPr>
      <w:rFonts w:asciiTheme="majorHAnsi" w:eastAsiaTheme="majorEastAsia" w:hAnsiTheme="majorHAnsi" w:cstheme="majorBidi"/>
      <w:color w:val="2F5496" w:themeColor="accent1" w:themeShade="BF"/>
      <w:sz w:val="24"/>
    </w:rPr>
  </w:style>
  <w:style w:type="paragraph" w:styleId="TOC4">
    <w:name w:val="toc 4"/>
    <w:basedOn w:val="Normal"/>
    <w:next w:val="Normal"/>
    <w:autoRedefine/>
    <w:uiPriority w:val="39"/>
    <w:unhideWhenUsed/>
    <w:rsid w:val="002D651C"/>
    <w:pPr>
      <w:spacing w:after="100"/>
      <w:ind w:left="660"/>
    </w:pPr>
    <w:rPr>
      <w:rFonts w:asciiTheme="minorHAnsi" w:eastAsiaTheme="minorEastAsia" w:hAnsiTheme="minorHAnsi"/>
      <w:color w:val="auto"/>
      <w:sz w:val="22"/>
      <w:lang/>
    </w:rPr>
  </w:style>
  <w:style w:type="paragraph" w:styleId="TOC5">
    <w:name w:val="toc 5"/>
    <w:basedOn w:val="Normal"/>
    <w:next w:val="Normal"/>
    <w:autoRedefine/>
    <w:uiPriority w:val="39"/>
    <w:unhideWhenUsed/>
    <w:rsid w:val="002D651C"/>
    <w:pPr>
      <w:spacing w:after="100"/>
      <w:ind w:left="880"/>
    </w:pPr>
    <w:rPr>
      <w:rFonts w:asciiTheme="minorHAnsi" w:eastAsiaTheme="minorEastAsia" w:hAnsiTheme="minorHAnsi"/>
      <w:color w:val="auto"/>
      <w:sz w:val="22"/>
      <w:lang/>
    </w:rPr>
  </w:style>
  <w:style w:type="paragraph" w:styleId="TOC6">
    <w:name w:val="toc 6"/>
    <w:basedOn w:val="Normal"/>
    <w:next w:val="Normal"/>
    <w:autoRedefine/>
    <w:uiPriority w:val="39"/>
    <w:unhideWhenUsed/>
    <w:rsid w:val="002D651C"/>
    <w:pPr>
      <w:spacing w:after="100"/>
      <w:ind w:left="1100"/>
    </w:pPr>
    <w:rPr>
      <w:rFonts w:asciiTheme="minorHAnsi" w:eastAsiaTheme="minorEastAsia" w:hAnsiTheme="minorHAnsi"/>
      <w:color w:val="auto"/>
      <w:sz w:val="22"/>
      <w:lang/>
    </w:rPr>
  </w:style>
  <w:style w:type="paragraph" w:styleId="TOC7">
    <w:name w:val="toc 7"/>
    <w:basedOn w:val="Normal"/>
    <w:next w:val="Normal"/>
    <w:autoRedefine/>
    <w:uiPriority w:val="39"/>
    <w:unhideWhenUsed/>
    <w:rsid w:val="002D651C"/>
    <w:pPr>
      <w:spacing w:after="100"/>
      <w:ind w:left="1320"/>
    </w:pPr>
    <w:rPr>
      <w:rFonts w:asciiTheme="minorHAnsi" w:eastAsiaTheme="minorEastAsia" w:hAnsiTheme="minorHAnsi"/>
      <w:color w:val="auto"/>
      <w:sz w:val="22"/>
      <w:lang/>
    </w:rPr>
  </w:style>
  <w:style w:type="paragraph" w:styleId="TOC8">
    <w:name w:val="toc 8"/>
    <w:basedOn w:val="Normal"/>
    <w:next w:val="Normal"/>
    <w:autoRedefine/>
    <w:uiPriority w:val="39"/>
    <w:unhideWhenUsed/>
    <w:rsid w:val="002D651C"/>
    <w:pPr>
      <w:spacing w:after="100"/>
      <w:ind w:left="1540"/>
    </w:pPr>
    <w:rPr>
      <w:rFonts w:asciiTheme="minorHAnsi" w:eastAsiaTheme="minorEastAsia" w:hAnsiTheme="minorHAnsi"/>
      <w:color w:val="auto"/>
      <w:sz w:val="22"/>
      <w:lang/>
    </w:rPr>
  </w:style>
  <w:style w:type="paragraph" w:styleId="TOC9">
    <w:name w:val="toc 9"/>
    <w:basedOn w:val="Normal"/>
    <w:next w:val="Normal"/>
    <w:autoRedefine/>
    <w:uiPriority w:val="39"/>
    <w:unhideWhenUsed/>
    <w:rsid w:val="002D651C"/>
    <w:pPr>
      <w:spacing w:after="100"/>
      <w:ind w:left="1760"/>
    </w:pPr>
    <w:rPr>
      <w:rFonts w:asciiTheme="minorHAnsi" w:eastAsiaTheme="minorEastAsia" w:hAnsiTheme="minorHAnsi"/>
      <w:color w:val="auto"/>
      <w:sz w:val="22"/>
      <w:lang/>
    </w:rPr>
  </w:style>
  <w:style w:type="character" w:styleId="UnresolvedMention">
    <w:name w:val="Unresolved Mention"/>
    <w:basedOn w:val="DefaultParagraphFont"/>
    <w:uiPriority w:val="99"/>
    <w:semiHidden/>
    <w:unhideWhenUsed/>
    <w:rsid w:val="002D65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0462">
      <w:bodyDiv w:val="1"/>
      <w:marLeft w:val="0"/>
      <w:marRight w:val="0"/>
      <w:marTop w:val="0"/>
      <w:marBottom w:val="0"/>
      <w:divBdr>
        <w:top w:val="none" w:sz="0" w:space="0" w:color="auto"/>
        <w:left w:val="none" w:sz="0" w:space="0" w:color="auto"/>
        <w:bottom w:val="none" w:sz="0" w:space="0" w:color="auto"/>
        <w:right w:val="none" w:sz="0" w:space="0" w:color="auto"/>
      </w:divBdr>
    </w:div>
    <w:div w:id="68112882">
      <w:bodyDiv w:val="1"/>
      <w:marLeft w:val="0"/>
      <w:marRight w:val="0"/>
      <w:marTop w:val="0"/>
      <w:marBottom w:val="0"/>
      <w:divBdr>
        <w:top w:val="none" w:sz="0" w:space="0" w:color="auto"/>
        <w:left w:val="none" w:sz="0" w:space="0" w:color="auto"/>
        <w:bottom w:val="none" w:sz="0" w:space="0" w:color="auto"/>
        <w:right w:val="none" w:sz="0" w:space="0" w:color="auto"/>
      </w:divBdr>
    </w:div>
    <w:div w:id="75514556">
      <w:bodyDiv w:val="1"/>
      <w:marLeft w:val="0"/>
      <w:marRight w:val="0"/>
      <w:marTop w:val="0"/>
      <w:marBottom w:val="0"/>
      <w:divBdr>
        <w:top w:val="none" w:sz="0" w:space="0" w:color="auto"/>
        <w:left w:val="none" w:sz="0" w:space="0" w:color="auto"/>
        <w:bottom w:val="none" w:sz="0" w:space="0" w:color="auto"/>
        <w:right w:val="none" w:sz="0" w:space="0" w:color="auto"/>
      </w:divBdr>
    </w:div>
    <w:div w:id="139032678">
      <w:bodyDiv w:val="1"/>
      <w:marLeft w:val="0"/>
      <w:marRight w:val="0"/>
      <w:marTop w:val="0"/>
      <w:marBottom w:val="0"/>
      <w:divBdr>
        <w:top w:val="none" w:sz="0" w:space="0" w:color="auto"/>
        <w:left w:val="none" w:sz="0" w:space="0" w:color="auto"/>
        <w:bottom w:val="none" w:sz="0" w:space="0" w:color="auto"/>
        <w:right w:val="none" w:sz="0" w:space="0" w:color="auto"/>
      </w:divBdr>
    </w:div>
    <w:div w:id="201410113">
      <w:bodyDiv w:val="1"/>
      <w:marLeft w:val="0"/>
      <w:marRight w:val="0"/>
      <w:marTop w:val="0"/>
      <w:marBottom w:val="0"/>
      <w:divBdr>
        <w:top w:val="none" w:sz="0" w:space="0" w:color="auto"/>
        <w:left w:val="none" w:sz="0" w:space="0" w:color="auto"/>
        <w:bottom w:val="none" w:sz="0" w:space="0" w:color="auto"/>
        <w:right w:val="none" w:sz="0" w:space="0" w:color="auto"/>
      </w:divBdr>
    </w:div>
    <w:div w:id="241333403">
      <w:bodyDiv w:val="1"/>
      <w:marLeft w:val="0"/>
      <w:marRight w:val="0"/>
      <w:marTop w:val="0"/>
      <w:marBottom w:val="0"/>
      <w:divBdr>
        <w:top w:val="none" w:sz="0" w:space="0" w:color="auto"/>
        <w:left w:val="none" w:sz="0" w:space="0" w:color="auto"/>
        <w:bottom w:val="none" w:sz="0" w:space="0" w:color="auto"/>
        <w:right w:val="none" w:sz="0" w:space="0" w:color="auto"/>
      </w:divBdr>
    </w:div>
    <w:div w:id="278951962">
      <w:bodyDiv w:val="1"/>
      <w:marLeft w:val="0"/>
      <w:marRight w:val="0"/>
      <w:marTop w:val="0"/>
      <w:marBottom w:val="0"/>
      <w:divBdr>
        <w:top w:val="none" w:sz="0" w:space="0" w:color="auto"/>
        <w:left w:val="none" w:sz="0" w:space="0" w:color="auto"/>
        <w:bottom w:val="none" w:sz="0" w:space="0" w:color="auto"/>
        <w:right w:val="none" w:sz="0" w:space="0" w:color="auto"/>
      </w:divBdr>
    </w:div>
    <w:div w:id="326448344">
      <w:bodyDiv w:val="1"/>
      <w:marLeft w:val="0"/>
      <w:marRight w:val="0"/>
      <w:marTop w:val="0"/>
      <w:marBottom w:val="0"/>
      <w:divBdr>
        <w:top w:val="none" w:sz="0" w:space="0" w:color="auto"/>
        <w:left w:val="none" w:sz="0" w:space="0" w:color="auto"/>
        <w:bottom w:val="none" w:sz="0" w:space="0" w:color="auto"/>
        <w:right w:val="none" w:sz="0" w:space="0" w:color="auto"/>
      </w:divBdr>
    </w:div>
    <w:div w:id="405424451">
      <w:bodyDiv w:val="1"/>
      <w:marLeft w:val="0"/>
      <w:marRight w:val="0"/>
      <w:marTop w:val="0"/>
      <w:marBottom w:val="0"/>
      <w:divBdr>
        <w:top w:val="none" w:sz="0" w:space="0" w:color="auto"/>
        <w:left w:val="none" w:sz="0" w:space="0" w:color="auto"/>
        <w:bottom w:val="none" w:sz="0" w:space="0" w:color="auto"/>
        <w:right w:val="none" w:sz="0" w:space="0" w:color="auto"/>
      </w:divBdr>
    </w:div>
    <w:div w:id="439839732">
      <w:bodyDiv w:val="1"/>
      <w:marLeft w:val="0"/>
      <w:marRight w:val="0"/>
      <w:marTop w:val="0"/>
      <w:marBottom w:val="0"/>
      <w:divBdr>
        <w:top w:val="none" w:sz="0" w:space="0" w:color="auto"/>
        <w:left w:val="none" w:sz="0" w:space="0" w:color="auto"/>
        <w:bottom w:val="none" w:sz="0" w:space="0" w:color="auto"/>
        <w:right w:val="none" w:sz="0" w:space="0" w:color="auto"/>
      </w:divBdr>
    </w:div>
    <w:div w:id="466700717">
      <w:bodyDiv w:val="1"/>
      <w:marLeft w:val="0"/>
      <w:marRight w:val="0"/>
      <w:marTop w:val="0"/>
      <w:marBottom w:val="0"/>
      <w:divBdr>
        <w:top w:val="none" w:sz="0" w:space="0" w:color="auto"/>
        <w:left w:val="none" w:sz="0" w:space="0" w:color="auto"/>
        <w:bottom w:val="none" w:sz="0" w:space="0" w:color="auto"/>
        <w:right w:val="none" w:sz="0" w:space="0" w:color="auto"/>
      </w:divBdr>
    </w:div>
    <w:div w:id="476918286">
      <w:bodyDiv w:val="1"/>
      <w:marLeft w:val="0"/>
      <w:marRight w:val="0"/>
      <w:marTop w:val="0"/>
      <w:marBottom w:val="0"/>
      <w:divBdr>
        <w:top w:val="none" w:sz="0" w:space="0" w:color="auto"/>
        <w:left w:val="none" w:sz="0" w:space="0" w:color="auto"/>
        <w:bottom w:val="none" w:sz="0" w:space="0" w:color="auto"/>
        <w:right w:val="none" w:sz="0" w:space="0" w:color="auto"/>
      </w:divBdr>
    </w:div>
    <w:div w:id="524758928">
      <w:bodyDiv w:val="1"/>
      <w:marLeft w:val="0"/>
      <w:marRight w:val="0"/>
      <w:marTop w:val="0"/>
      <w:marBottom w:val="0"/>
      <w:divBdr>
        <w:top w:val="none" w:sz="0" w:space="0" w:color="auto"/>
        <w:left w:val="none" w:sz="0" w:space="0" w:color="auto"/>
        <w:bottom w:val="none" w:sz="0" w:space="0" w:color="auto"/>
        <w:right w:val="none" w:sz="0" w:space="0" w:color="auto"/>
      </w:divBdr>
    </w:div>
    <w:div w:id="575474309">
      <w:bodyDiv w:val="1"/>
      <w:marLeft w:val="0"/>
      <w:marRight w:val="0"/>
      <w:marTop w:val="0"/>
      <w:marBottom w:val="0"/>
      <w:divBdr>
        <w:top w:val="none" w:sz="0" w:space="0" w:color="auto"/>
        <w:left w:val="none" w:sz="0" w:space="0" w:color="auto"/>
        <w:bottom w:val="none" w:sz="0" w:space="0" w:color="auto"/>
        <w:right w:val="none" w:sz="0" w:space="0" w:color="auto"/>
      </w:divBdr>
    </w:div>
    <w:div w:id="639118097">
      <w:bodyDiv w:val="1"/>
      <w:marLeft w:val="0"/>
      <w:marRight w:val="0"/>
      <w:marTop w:val="0"/>
      <w:marBottom w:val="0"/>
      <w:divBdr>
        <w:top w:val="none" w:sz="0" w:space="0" w:color="auto"/>
        <w:left w:val="none" w:sz="0" w:space="0" w:color="auto"/>
        <w:bottom w:val="none" w:sz="0" w:space="0" w:color="auto"/>
        <w:right w:val="none" w:sz="0" w:space="0" w:color="auto"/>
      </w:divBdr>
    </w:div>
    <w:div w:id="715004290">
      <w:bodyDiv w:val="1"/>
      <w:marLeft w:val="0"/>
      <w:marRight w:val="0"/>
      <w:marTop w:val="0"/>
      <w:marBottom w:val="0"/>
      <w:divBdr>
        <w:top w:val="none" w:sz="0" w:space="0" w:color="auto"/>
        <w:left w:val="none" w:sz="0" w:space="0" w:color="auto"/>
        <w:bottom w:val="none" w:sz="0" w:space="0" w:color="auto"/>
        <w:right w:val="none" w:sz="0" w:space="0" w:color="auto"/>
      </w:divBdr>
    </w:div>
    <w:div w:id="722607508">
      <w:bodyDiv w:val="1"/>
      <w:marLeft w:val="0"/>
      <w:marRight w:val="0"/>
      <w:marTop w:val="0"/>
      <w:marBottom w:val="0"/>
      <w:divBdr>
        <w:top w:val="none" w:sz="0" w:space="0" w:color="auto"/>
        <w:left w:val="none" w:sz="0" w:space="0" w:color="auto"/>
        <w:bottom w:val="none" w:sz="0" w:space="0" w:color="auto"/>
        <w:right w:val="none" w:sz="0" w:space="0" w:color="auto"/>
      </w:divBdr>
    </w:div>
    <w:div w:id="723716078">
      <w:bodyDiv w:val="1"/>
      <w:marLeft w:val="0"/>
      <w:marRight w:val="0"/>
      <w:marTop w:val="0"/>
      <w:marBottom w:val="0"/>
      <w:divBdr>
        <w:top w:val="none" w:sz="0" w:space="0" w:color="auto"/>
        <w:left w:val="none" w:sz="0" w:space="0" w:color="auto"/>
        <w:bottom w:val="none" w:sz="0" w:space="0" w:color="auto"/>
        <w:right w:val="none" w:sz="0" w:space="0" w:color="auto"/>
      </w:divBdr>
      <w:divsChild>
        <w:div w:id="1821077810">
          <w:marLeft w:val="0"/>
          <w:marRight w:val="0"/>
          <w:marTop w:val="0"/>
          <w:marBottom w:val="0"/>
          <w:divBdr>
            <w:top w:val="none" w:sz="0" w:space="0" w:color="auto"/>
            <w:left w:val="none" w:sz="0" w:space="0" w:color="auto"/>
            <w:bottom w:val="none" w:sz="0" w:space="0" w:color="auto"/>
            <w:right w:val="none" w:sz="0" w:space="0" w:color="auto"/>
          </w:divBdr>
          <w:divsChild>
            <w:div w:id="685787597">
              <w:marLeft w:val="0"/>
              <w:marRight w:val="0"/>
              <w:marTop w:val="0"/>
              <w:marBottom w:val="0"/>
              <w:divBdr>
                <w:top w:val="none" w:sz="0" w:space="0" w:color="auto"/>
                <w:left w:val="none" w:sz="0" w:space="0" w:color="auto"/>
                <w:bottom w:val="none" w:sz="0" w:space="0" w:color="auto"/>
                <w:right w:val="none" w:sz="0" w:space="0" w:color="auto"/>
              </w:divBdr>
              <w:divsChild>
                <w:div w:id="469134925">
                  <w:marLeft w:val="0"/>
                  <w:marRight w:val="0"/>
                  <w:marTop w:val="0"/>
                  <w:marBottom w:val="0"/>
                  <w:divBdr>
                    <w:top w:val="none" w:sz="0" w:space="0" w:color="auto"/>
                    <w:left w:val="none" w:sz="0" w:space="0" w:color="auto"/>
                    <w:bottom w:val="none" w:sz="0" w:space="0" w:color="auto"/>
                    <w:right w:val="none" w:sz="0" w:space="0" w:color="auto"/>
                  </w:divBdr>
                  <w:divsChild>
                    <w:div w:id="1353917013">
                      <w:marLeft w:val="0"/>
                      <w:marRight w:val="0"/>
                      <w:marTop w:val="0"/>
                      <w:marBottom w:val="0"/>
                      <w:divBdr>
                        <w:top w:val="none" w:sz="0" w:space="0" w:color="auto"/>
                        <w:left w:val="none" w:sz="0" w:space="0" w:color="auto"/>
                        <w:bottom w:val="none" w:sz="0" w:space="0" w:color="auto"/>
                        <w:right w:val="none" w:sz="0" w:space="0" w:color="auto"/>
                      </w:divBdr>
                      <w:divsChild>
                        <w:div w:id="7948138">
                          <w:marLeft w:val="0"/>
                          <w:marRight w:val="0"/>
                          <w:marTop w:val="0"/>
                          <w:marBottom w:val="0"/>
                          <w:divBdr>
                            <w:top w:val="none" w:sz="0" w:space="0" w:color="auto"/>
                            <w:left w:val="none" w:sz="0" w:space="0" w:color="auto"/>
                            <w:bottom w:val="none" w:sz="0" w:space="0" w:color="auto"/>
                            <w:right w:val="none" w:sz="0" w:space="0" w:color="auto"/>
                          </w:divBdr>
                          <w:divsChild>
                            <w:div w:id="86386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0859248">
      <w:bodyDiv w:val="1"/>
      <w:marLeft w:val="0"/>
      <w:marRight w:val="0"/>
      <w:marTop w:val="0"/>
      <w:marBottom w:val="0"/>
      <w:divBdr>
        <w:top w:val="none" w:sz="0" w:space="0" w:color="auto"/>
        <w:left w:val="none" w:sz="0" w:space="0" w:color="auto"/>
        <w:bottom w:val="none" w:sz="0" w:space="0" w:color="auto"/>
        <w:right w:val="none" w:sz="0" w:space="0" w:color="auto"/>
      </w:divBdr>
    </w:div>
    <w:div w:id="785852587">
      <w:bodyDiv w:val="1"/>
      <w:marLeft w:val="0"/>
      <w:marRight w:val="0"/>
      <w:marTop w:val="0"/>
      <w:marBottom w:val="0"/>
      <w:divBdr>
        <w:top w:val="none" w:sz="0" w:space="0" w:color="auto"/>
        <w:left w:val="none" w:sz="0" w:space="0" w:color="auto"/>
        <w:bottom w:val="none" w:sz="0" w:space="0" w:color="auto"/>
        <w:right w:val="none" w:sz="0" w:space="0" w:color="auto"/>
      </w:divBdr>
    </w:div>
    <w:div w:id="847256831">
      <w:bodyDiv w:val="1"/>
      <w:marLeft w:val="0"/>
      <w:marRight w:val="0"/>
      <w:marTop w:val="0"/>
      <w:marBottom w:val="0"/>
      <w:divBdr>
        <w:top w:val="none" w:sz="0" w:space="0" w:color="auto"/>
        <w:left w:val="none" w:sz="0" w:space="0" w:color="auto"/>
        <w:bottom w:val="none" w:sz="0" w:space="0" w:color="auto"/>
        <w:right w:val="none" w:sz="0" w:space="0" w:color="auto"/>
      </w:divBdr>
    </w:div>
    <w:div w:id="849176711">
      <w:bodyDiv w:val="1"/>
      <w:marLeft w:val="0"/>
      <w:marRight w:val="0"/>
      <w:marTop w:val="0"/>
      <w:marBottom w:val="0"/>
      <w:divBdr>
        <w:top w:val="none" w:sz="0" w:space="0" w:color="auto"/>
        <w:left w:val="none" w:sz="0" w:space="0" w:color="auto"/>
        <w:bottom w:val="none" w:sz="0" w:space="0" w:color="auto"/>
        <w:right w:val="none" w:sz="0" w:space="0" w:color="auto"/>
      </w:divBdr>
    </w:div>
    <w:div w:id="870797331">
      <w:bodyDiv w:val="1"/>
      <w:marLeft w:val="0"/>
      <w:marRight w:val="0"/>
      <w:marTop w:val="0"/>
      <w:marBottom w:val="0"/>
      <w:divBdr>
        <w:top w:val="none" w:sz="0" w:space="0" w:color="auto"/>
        <w:left w:val="none" w:sz="0" w:space="0" w:color="auto"/>
        <w:bottom w:val="none" w:sz="0" w:space="0" w:color="auto"/>
        <w:right w:val="none" w:sz="0" w:space="0" w:color="auto"/>
      </w:divBdr>
    </w:div>
    <w:div w:id="915937131">
      <w:bodyDiv w:val="1"/>
      <w:marLeft w:val="0"/>
      <w:marRight w:val="0"/>
      <w:marTop w:val="0"/>
      <w:marBottom w:val="0"/>
      <w:divBdr>
        <w:top w:val="none" w:sz="0" w:space="0" w:color="auto"/>
        <w:left w:val="none" w:sz="0" w:space="0" w:color="auto"/>
        <w:bottom w:val="none" w:sz="0" w:space="0" w:color="auto"/>
        <w:right w:val="none" w:sz="0" w:space="0" w:color="auto"/>
      </w:divBdr>
    </w:div>
    <w:div w:id="952400027">
      <w:bodyDiv w:val="1"/>
      <w:marLeft w:val="0"/>
      <w:marRight w:val="0"/>
      <w:marTop w:val="0"/>
      <w:marBottom w:val="0"/>
      <w:divBdr>
        <w:top w:val="none" w:sz="0" w:space="0" w:color="auto"/>
        <w:left w:val="none" w:sz="0" w:space="0" w:color="auto"/>
        <w:bottom w:val="none" w:sz="0" w:space="0" w:color="auto"/>
        <w:right w:val="none" w:sz="0" w:space="0" w:color="auto"/>
      </w:divBdr>
    </w:div>
    <w:div w:id="953484768">
      <w:bodyDiv w:val="1"/>
      <w:marLeft w:val="0"/>
      <w:marRight w:val="0"/>
      <w:marTop w:val="0"/>
      <w:marBottom w:val="0"/>
      <w:divBdr>
        <w:top w:val="none" w:sz="0" w:space="0" w:color="auto"/>
        <w:left w:val="none" w:sz="0" w:space="0" w:color="auto"/>
        <w:bottom w:val="none" w:sz="0" w:space="0" w:color="auto"/>
        <w:right w:val="none" w:sz="0" w:space="0" w:color="auto"/>
      </w:divBdr>
    </w:div>
    <w:div w:id="956914936">
      <w:bodyDiv w:val="1"/>
      <w:marLeft w:val="0"/>
      <w:marRight w:val="0"/>
      <w:marTop w:val="0"/>
      <w:marBottom w:val="0"/>
      <w:divBdr>
        <w:top w:val="none" w:sz="0" w:space="0" w:color="auto"/>
        <w:left w:val="none" w:sz="0" w:space="0" w:color="auto"/>
        <w:bottom w:val="none" w:sz="0" w:space="0" w:color="auto"/>
        <w:right w:val="none" w:sz="0" w:space="0" w:color="auto"/>
      </w:divBdr>
    </w:div>
    <w:div w:id="966741819">
      <w:bodyDiv w:val="1"/>
      <w:marLeft w:val="0"/>
      <w:marRight w:val="0"/>
      <w:marTop w:val="0"/>
      <w:marBottom w:val="0"/>
      <w:divBdr>
        <w:top w:val="none" w:sz="0" w:space="0" w:color="auto"/>
        <w:left w:val="none" w:sz="0" w:space="0" w:color="auto"/>
        <w:bottom w:val="none" w:sz="0" w:space="0" w:color="auto"/>
        <w:right w:val="none" w:sz="0" w:space="0" w:color="auto"/>
      </w:divBdr>
    </w:div>
    <w:div w:id="1002850566">
      <w:bodyDiv w:val="1"/>
      <w:marLeft w:val="0"/>
      <w:marRight w:val="0"/>
      <w:marTop w:val="0"/>
      <w:marBottom w:val="0"/>
      <w:divBdr>
        <w:top w:val="none" w:sz="0" w:space="0" w:color="auto"/>
        <w:left w:val="none" w:sz="0" w:space="0" w:color="auto"/>
        <w:bottom w:val="none" w:sz="0" w:space="0" w:color="auto"/>
        <w:right w:val="none" w:sz="0" w:space="0" w:color="auto"/>
      </w:divBdr>
    </w:div>
    <w:div w:id="1026559723">
      <w:bodyDiv w:val="1"/>
      <w:marLeft w:val="0"/>
      <w:marRight w:val="0"/>
      <w:marTop w:val="0"/>
      <w:marBottom w:val="0"/>
      <w:divBdr>
        <w:top w:val="none" w:sz="0" w:space="0" w:color="auto"/>
        <w:left w:val="none" w:sz="0" w:space="0" w:color="auto"/>
        <w:bottom w:val="none" w:sz="0" w:space="0" w:color="auto"/>
        <w:right w:val="none" w:sz="0" w:space="0" w:color="auto"/>
      </w:divBdr>
    </w:div>
    <w:div w:id="1044405424">
      <w:bodyDiv w:val="1"/>
      <w:marLeft w:val="0"/>
      <w:marRight w:val="0"/>
      <w:marTop w:val="0"/>
      <w:marBottom w:val="0"/>
      <w:divBdr>
        <w:top w:val="none" w:sz="0" w:space="0" w:color="auto"/>
        <w:left w:val="none" w:sz="0" w:space="0" w:color="auto"/>
        <w:bottom w:val="none" w:sz="0" w:space="0" w:color="auto"/>
        <w:right w:val="none" w:sz="0" w:space="0" w:color="auto"/>
      </w:divBdr>
    </w:div>
    <w:div w:id="1045178515">
      <w:bodyDiv w:val="1"/>
      <w:marLeft w:val="0"/>
      <w:marRight w:val="0"/>
      <w:marTop w:val="0"/>
      <w:marBottom w:val="0"/>
      <w:divBdr>
        <w:top w:val="none" w:sz="0" w:space="0" w:color="auto"/>
        <w:left w:val="none" w:sz="0" w:space="0" w:color="auto"/>
        <w:bottom w:val="none" w:sz="0" w:space="0" w:color="auto"/>
        <w:right w:val="none" w:sz="0" w:space="0" w:color="auto"/>
      </w:divBdr>
    </w:div>
    <w:div w:id="1153334609">
      <w:bodyDiv w:val="1"/>
      <w:marLeft w:val="0"/>
      <w:marRight w:val="0"/>
      <w:marTop w:val="0"/>
      <w:marBottom w:val="0"/>
      <w:divBdr>
        <w:top w:val="none" w:sz="0" w:space="0" w:color="auto"/>
        <w:left w:val="none" w:sz="0" w:space="0" w:color="auto"/>
        <w:bottom w:val="none" w:sz="0" w:space="0" w:color="auto"/>
        <w:right w:val="none" w:sz="0" w:space="0" w:color="auto"/>
      </w:divBdr>
    </w:div>
    <w:div w:id="1155990515">
      <w:bodyDiv w:val="1"/>
      <w:marLeft w:val="0"/>
      <w:marRight w:val="0"/>
      <w:marTop w:val="0"/>
      <w:marBottom w:val="0"/>
      <w:divBdr>
        <w:top w:val="none" w:sz="0" w:space="0" w:color="auto"/>
        <w:left w:val="none" w:sz="0" w:space="0" w:color="auto"/>
        <w:bottom w:val="none" w:sz="0" w:space="0" w:color="auto"/>
        <w:right w:val="none" w:sz="0" w:space="0" w:color="auto"/>
      </w:divBdr>
    </w:div>
    <w:div w:id="1156188539">
      <w:bodyDiv w:val="1"/>
      <w:marLeft w:val="0"/>
      <w:marRight w:val="0"/>
      <w:marTop w:val="0"/>
      <w:marBottom w:val="0"/>
      <w:divBdr>
        <w:top w:val="none" w:sz="0" w:space="0" w:color="auto"/>
        <w:left w:val="none" w:sz="0" w:space="0" w:color="auto"/>
        <w:bottom w:val="none" w:sz="0" w:space="0" w:color="auto"/>
        <w:right w:val="none" w:sz="0" w:space="0" w:color="auto"/>
      </w:divBdr>
    </w:div>
    <w:div w:id="1187063679">
      <w:bodyDiv w:val="1"/>
      <w:marLeft w:val="0"/>
      <w:marRight w:val="0"/>
      <w:marTop w:val="0"/>
      <w:marBottom w:val="0"/>
      <w:divBdr>
        <w:top w:val="none" w:sz="0" w:space="0" w:color="auto"/>
        <w:left w:val="none" w:sz="0" w:space="0" w:color="auto"/>
        <w:bottom w:val="none" w:sz="0" w:space="0" w:color="auto"/>
        <w:right w:val="none" w:sz="0" w:space="0" w:color="auto"/>
      </w:divBdr>
    </w:div>
    <w:div w:id="1278246739">
      <w:bodyDiv w:val="1"/>
      <w:marLeft w:val="0"/>
      <w:marRight w:val="0"/>
      <w:marTop w:val="0"/>
      <w:marBottom w:val="0"/>
      <w:divBdr>
        <w:top w:val="none" w:sz="0" w:space="0" w:color="auto"/>
        <w:left w:val="none" w:sz="0" w:space="0" w:color="auto"/>
        <w:bottom w:val="none" w:sz="0" w:space="0" w:color="auto"/>
        <w:right w:val="none" w:sz="0" w:space="0" w:color="auto"/>
      </w:divBdr>
    </w:div>
    <w:div w:id="1309016159">
      <w:bodyDiv w:val="1"/>
      <w:marLeft w:val="0"/>
      <w:marRight w:val="0"/>
      <w:marTop w:val="0"/>
      <w:marBottom w:val="0"/>
      <w:divBdr>
        <w:top w:val="none" w:sz="0" w:space="0" w:color="auto"/>
        <w:left w:val="none" w:sz="0" w:space="0" w:color="auto"/>
        <w:bottom w:val="none" w:sz="0" w:space="0" w:color="auto"/>
        <w:right w:val="none" w:sz="0" w:space="0" w:color="auto"/>
      </w:divBdr>
    </w:div>
    <w:div w:id="1345861428">
      <w:bodyDiv w:val="1"/>
      <w:marLeft w:val="0"/>
      <w:marRight w:val="0"/>
      <w:marTop w:val="0"/>
      <w:marBottom w:val="0"/>
      <w:divBdr>
        <w:top w:val="none" w:sz="0" w:space="0" w:color="auto"/>
        <w:left w:val="none" w:sz="0" w:space="0" w:color="auto"/>
        <w:bottom w:val="none" w:sz="0" w:space="0" w:color="auto"/>
        <w:right w:val="none" w:sz="0" w:space="0" w:color="auto"/>
      </w:divBdr>
    </w:div>
    <w:div w:id="1356810242">
      <w:bodyDiv w:val="1"/>
      <w:marLeft w:val="0"/>
      <w:marRight w:val="0"/>
      <w:marTop w:val="0"/>
      <w:marBottom w:val="0"/>
      <w:divBdr>
        <w:top w:val="none" w:sz="0" w:space="0" w:color="auto"/>
        <w:left w:val="none" w:sz="0" w:space="0" w:color="auto"/>
        <w:bottom w:val="none" w:sz="0" w:space="0" w:color="auto"/>
        <w:right w:val="none" w:sz="0" w:space="0" w:color="auto"/>
      </w:divBdr>
    </w:div>
    <w:div w:id="1364404054">
      <w:bodyDiv w:val="1"/>
      <w:marLeft w:val="0"/>
      <w:marRight w:val="0"/>
      <w:marTop w:val="0"/>
      <w:marBottom w:val="0"/>
      <w:divBdr>
        <w:top w:val="none" w:sz="0" w:space="0" w:color="auto"/>
        <w:left w:val="none" w:sz="0" w:space="0" w:color="auto"/>
        <w:bottom w:val="none" w:sz="0" w:space="0" w:color="auto"/>
        <w:right w:val="none" w:sz="0" w:space="0" w:color="auto"/>
      </w:divBdr>
    </w:div>
    <w:div w:id="1406950305">
      <w:bodyDiv w:val="1"/>
      <w:marLeft w:val="0"/>
      <w:marRight w:val="0"/>
      <w:marTop w:val="0"/>
      <w:marBottom w:val="0"/>
      <w:divBdr>
        <w:top w:val="none" w:sz="0" w:space="0" w:color="auto"/>
        <w:left w:val="none" w:sz="0" w:space="0" w:color="auto"/>
        <w:bottom w:val="none" w:sz="0" w:space="0" w:color="auto"/>
        <w:right w:val="none" w:sz="0" w:space="0" w:color="auto"/>
      </w:divBdr>
      <w:divsChild>
        <w:div w:id="912013198">
          <w:marLeft w:val="0"/>
          <w:marRight w:val="0"/>
          <w:marTop w:val="0"/>
          <w:marBottom w:val="0"/>
          <w:divBdr>
            <w:top w:val="none" w:sz="0" w:space="0" w:color="auto"/>
            <w:left w:val="none" w:sz="0" w:space="0" w:color="auto"/>
            <w:bottom w:val="none" w:sz="0" w:space="0" w:color="auto"/>
            <w:right w:val="none" w:sz="0" w:space="0" w:color="auto"/>
          </w:divBdr>
          <w:divsChild>
            <w:div w:id="1354457697">
              <w:marLeft w:val="0"/>
              <w:marRight w:val="0"/>
              <w:marTop w:val="0"/>
              <w:marBottom w:val="0"/>
              <w:divBdr>
                <w:top w:val="none" w:sz="0" w:space="0" w:color="auto"/>
                <w:left w:val="none" w:sz="0" w:space="0" w:color="auto"/>
                <w:bottom w:val="none" w:sz="0" w:space="0" w:color="auto"/>
                <w:right w:val="none" w:sz="0" w:space="0" w:color="auto"/>
              </w:divBdr>
              <w:divsChild>
                <w:div w:id="1845506761">
                  <w:marLeft w:val="0"/>
                  <w:marRight w:val="0"/>
                  <w:marTop w:val="0"/>
                  <w:marBottom w:val="0"/>
                  <w:divBdr>
                    <w:top w:val="none" w:sz="0" w:space="0" w:color="auto"/>
                    <w:left w:val="none" w:sz="0" w:space="0" w:color="auto"/>
                    <w:bottom w:val="none" w:sz="0" w:space="0" w:color="auto"/>
                    <w:right w:val="none" w:sz="0" w:space="0" w:color="auto"/>
                  </w:divBdr>
                  <w:divsChild>
                    <w:div w:id="140537930">
                      <w:marLeft w:val="0"/>
                      <w:marRight w:val="0"/>
                      <w:marTop w:val="0"/>
                      <w:marBottom w:val="0"/>
                      <w:divBdr>
                        <w:top w:val="none" w:sz="0" w:space="0" w:color="auto"/>
                        <w:left w:val="none" w:sz="0" w:space="0" w:color="auto"/>
                        <w:bottom w:val="none" w:sz="0" w:space="0" w:color="auto"/>
                        <w:right w:val="none" w:sz="0" w:space="0" w:color="auto"/>
                      </w:divBdr>
                      <w:divsChild>
                        <w:div w:id="1425954592">
                          <w:marLeft w:val="0"/>
                          <w:marRight w:val="0"/>
                          <w:marTop w:val="0"/>
                          <w:marBottom w:val="0"/>
                          <w:divBdr>
                            <w:top w:val="none" w:sz="0" w:space="0" w:color="auto"/>
                            <w:left w:val="none" w:sz="0" w:space="0" w:color="auto"/>
                            <w:bottom w:val="none" w:sz="0" w:space="0" w:color="auto"/>
                            <w:right w:val="none" w:sz="0" w:space="0" w:color="auto"/>
                          </w:divBdr>
                          <w:divsChild>
                            <w:div w:id="33102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5518378">
      <w:bodyDiv w:val="1"/>
      <w:marLeft w:val="0"/>
      <w:marRight w:val="0"/>
      <w:marTop w:val="0"/>
      <w:marBottom w:val="0"/>
      <w:divBdr>
        <w:top w:val="none" w:sz="0" w:space="0" w:color="auto"/>
        <w:left w:val="none" w:sz="0" w:space="0" w:color="auto"/>
        <w:bottom w:val="none" w:sz="0" w:space="0" w:color="auto"/>
        <w:right w:val="none" w:sz="0" w:space="0" w:color="auto"/>
      </w:divBdr>
    </w:div>
    <w:div w:id="1549410677">
      <w:bodyDiv w:val="1"/>
      <w:marLeft w:val="0"/>
      <w:marRight w:val="0"/>
      <w:marTop w:val="0"/>
      <w:marBottom w:val="0"/>
      <w:divBdr>
        <w:top w:val="none" w:sz="0" w:space="0" w:color="auto"/>
        <w:left w:val="none" w:sz="0" w:space="0" w:color="auto"/>
        <w:bottom w:val="none" w:sz="0" w:space="0" w:color="auto"/>
        <w:right w:val="none" w:sz="0" w:space="0" w:color="auto"/>
      </w:divBdr>
    </w:div>
    <w:div w:id="1587497754">
      <w:bodyDiv w:val="1"/>
      <w:marLeft w:val="0"/>
      <w:marRight w:val="0"/>
      <w:marTop w:val="0"/>
      <w:marBottom w:val="0"/>
      <w:divBdr>
        <w:top w:val="none" w:sz="0" w:space="0" w:color="auto"/>
        <w:left w:val="none" w:sz="0" w:space="0" w:color="auto"/>
        <w:bottom w:val="none" w:sz="0" w:space="0" w:color="auto"/>
        <w:right w:val="none" w:sz="0" w:space="0" w:color="auto"/>
      </w:divBdr>
    </w:div>
    <w:div w:id="1590574465">
      <w:bodyDiv w:val="1"/>
      <w:marLeft w:val="0"/>
      <w:marRight w:val="0"/>
      <w:marTop w:val="0"/>
      <w:marBottom w:val="0"/>
      <w:divBdr>
        <w:top w:val="none" w:sz="0" w:space="0" w:color="auto"/>
        <w:left w:val="none" w:sz="0" w:space="0" w:color="auto"/>
        <w:bottom w:val="none" w:sz="0" w:space="0" w:color="auto"/>
        <w:right w:val="none" w:sz="0" w:space="0" w:color="auto"/>
      </w:divBdr>
    </w:div>
    <w:div w:id="1607738018">
      <w:bodyDiv w:val="1"/>
      <w:marLeft w:val="0"/>
      <w:marRight w:val="0"/>
      <w:marTop w:val="0"/>
      <w:marBottom w:val="0"/>
      <w:divBdr>
        <w:top w:val="none" w:sz="0" w:space="0" w:color="auto"/>
        <w:left w:val="none" w:sz="0" w:space="0" w:color="auto"/>
        <w:bottom w:val="none" w:sz="0" w:space="0" w:color="auto"/>
        <w:right w:val="none" w:sz="0" w:space="0" w:color="auto"/>
      </w:divBdr>
    </w:div>
    <w:div w:id="1612981059">
      <w:bodyDiv w:val="1"/>
      <w:marLeft w:val="0"/>
      <w:marRight w:val="0"/>
      <w:marTop w:val="0"/>
      <w:marBottom w:val="0"/>
      <w:divBdr>
        <w:top w:val="none" w:sz="0" w:space="0" w:color="auto"/>
        <w:left w:val="none" w:sz="0" w:space="0" w:color="auto"/>
        <w:bottom w:val="none" w:sz="0" w:space="0" w:color="auto"/>
        <w:right w:val="none" w:sz="0" w:space="0" w:color="auto"/>
      </w:divBdr>
    </w:div>
    <w:div w:id="1632399540">
      <w:bodyDiv w:val="1"/>
      <w:marLeft w:val="0"/>
      <w:marRight w:val="0"/>
      <w:marTop w:val="0"/>
      <w:marBottom w:val="0"/>
      <w:divBdr>
        <w:top w:val="none" w:sz="0" w:space="0" w:color="auto"/>
        <w:left w:val="none" w:sz="0" w:space="0" w:color="auto"/>
        <w:bottom w:val="none" w:sz="0" w:space="0" w:color="auto"/>
        <w:right w:val="none" w:sz="0" w:space="0" w:color="auto"/>
      </w:divBdr>
    </w:div>
    <w:div w:id="1645963814">
      <w:bodyDiv w:val="1"/>
      <w:marLeft w:val="0"/>
      <w:marRight w:val="0"/>
      <w:marTop w:val="0"/>
      <w:marBottom w:val="0"/>
      <w:divBdr>
        <w:top w:val="none" w:sz="0" w:space="0" w:color="auto"/>
        <w:left w:val="none" w:sz="0" w:space="0" w:color="auto"/>
        <w:bottom w:val="none" w:sz="0" w:space="0" w:color="auto"/>
        <w:right w:val="none" w:sz="0" w:space="0" w:color="auto"/>
      </w:divBdr>
    </w:div>
    <w:div w:id="1657950531">
      <w:bodyDiv w:val="1"/>
      <w:marLeft w:val="0"/>
      <w:marRight w:val="0"/>
      <w:marTop w:val="0"/>
      <w:marBottom w:val="0"/>
      <w:divBdr>
        <w:top w:val="none" w:sz="0" w:space="0" w:color="auto"/>
        <w:left w:val="none" w:sz="0" w:space="0" w:color="auto"/>
        <w:bottom w:val="none" w:sz="0" w:space="0" w:color="auto"/>
        <w:right w:val="none" w:sz="0" w:space="0" w:color="auto"/>
      </w:divBdr>
    </w:div>
    <w:div w:id="1768884462">
      <w:bodyDiv w:val="1"/>
      <w:marLeft w:val="0"/>
      <w:marRight w:val="0"/>
      <w:marTop w:val="0"/>
      <w:marBottom w:val="0"/>
      <w:divBdr>
        <w:top w:val="none" w:sz="0" w:space="0" w:color="auto"/>
        <w:left w:val="none" w:sz="0" w:space="0" w:color="auto"/>
        <w:bottom w:val="none" w:sz="0" w:space="0" w:color="auto"/>
        <w:right w:val="none" w:sz="0" w:space="0" w:color="auto"/>
      </w:divBdr>
    </w:div>
    <w:div w:id="1822624521">
      <w:bodyDiv w:val="1"/>
      <w:marLeft w:val="0"/>
      <w:marRight w:val="0"/>
      <w:marTop w:val="0"/>
      <w:marBottom w:val="0"/>
      <w:divBdr>
        <w:top w:val="none" w:sz="0" w:space="0" w:color="auto"/>
        <w:left w:val="none" w:sz="0" w:space="0" w:color="auto"/>
        <w:bottom w:val="none" w:sz="0" w:space="0" w:color="auto"/>
        <w:right w:val="none" w:sz="0" w:space="0" w:color="auto"/>
      </w:divBdr>
    </w:div>
    <w:div w:id="1861889988">
      <w:bodyDiv w:val="1"/>
      <w:marLeft w:val="0"/>
      <w:marRight w:val="0"/>
      <w:marTop w:val="0"/>
      <w:marBottom w:val="0"/>
      <w:divBdr>
        <w:top w:val="none" w:sz="0" w:space="0" w:color="auto"/>
        <w:left w:val="none" w:sz="0" w:space="0" w:color="auto"/>
        <w:bottom w:val="none" w:sz="0" w:space="0" w:color="auto"/>
        <w:right w:val="none" w:sz="0" w:space="0" w:color="auto"/>
      </w:divBdr>
    </w:div>
    <w:div w:id="1875389361">
      <w:bodyDiv w:val="1"/>
      <w:marLeft w:val="0"/>
      <w:marRight w:val="0"/>
      <w:marTop w:val="0"/>
      <w:marBottom w:val="0"/>
      <w:divBdr>
        <w:top w:val="none" w:sz="0" w:space="0" w:color="auto"/>
        <w:left w:val="none" w:sz="0" w:space="0" w:color="auto"/>
        <w:bottom w:val="none" w:sz="0" w:space="0" w:color="auto"/>
        <w:right w:val="none" w:sz="0" w:space="0" w:color="auto"/>
      </w:divBdr>
    </w:div>
    <w:div w:id="1881700229">
      <w:bodyDiv w:val="1"/>
      <w:marLeft w:val="0"/>
      <w:marRight w:val="0"/>
      <w:marTop w:val="0"/>
      <w:marBottom w:val="0"/>
      <w:divBdr>
        <w:top w:val="none" w:sz="0" w:space="0" w:color="auto"/>
        <w:left w:val="none" w:sz="0" w:space="0" w:color="auto"/>
        <w:bottom w:val="none" w:sz="0" w:space="0" w:color="auto"/>
        <w:right w:val="none" w:sz="0" w:space="0" w:color="auto"/>
      </w:divBdr>
    </w:div>
    <w:div w:id="1994673834">
      <w:bodyDiv w:val="1"/>
      <w:marLeft w:val="0"/>
      <w:marRight w:val="0"/>
      <w:marTop w:val="0"/>
      <w:marBottom w:val="0"/>
      <w:divBdr>
        <w:top w:val="none" w:sz="0" w:space="0" w:color="auto"/>
        <w:left w:val="none" w:sz="0" w:space="0" w:color="auto"/>
        <w:bottom w:val="none" w:sz="0" w:space="0" w:color="auto"/>
        <w:right w:val="none" w:sz="0" w:space="0" w:color="auto"/>
      </w:divBdr>
    </w:div>
    <w:div w:id="2016955927">
      <w:bodyDiv w:val="1"/>
      <w:marLeft w:val="0"/>
      <w:marRight w:val="0"/>
      <w:marTop w:val="0"/>
      <w:marBottom w:val="0"/>
      <w:divBdr>
        <w:top w:val="none" w:sz="0" w:space="0" w:color="auto"/>
        <w:left w:val="none" w:sz="0" w:space="0" w:color="auto"/>
        <w:bottom w:val="none" w:sz="0" w:space="0" w:color="auto"/>
        <w:right w:val="none" w:sz="0" w:space="0" w:color="auto"/>
      </w:divBdr>
    </w:div>
    <w:div w:id="2020691365">
      <w:bodyDiv w:val="1"/>
      <w:marLeft w:val="0"/>
      <w:marRight w:val="0"/>
      <w:marTop w:val="0"/>
      <w:marBottom w:val="0"/>
      <w:divBdr>
        <w:top w:val="none" w:sz="0" w:space="0" w:color="auto"/>
        <w:left w:val="none" w:sz="0" w:space="0" w:color="auto"/>
        <w:bottom w:val="none" w:sz="0" w:space="0" w:color="auto"/>
        <w:right w:val="none" w:sz="0" w:space="0" w:color="auto"/>
      </w:divBdr>
    </w:div>
    <w:div w:id="2031684465">
      <w:bodyDiv w:val="1"/>
      <w:marLeft w:val="0"/>
      <w:marRight w:val="0"/>
      <w:marTop w:val="0"/>
      <w:marBottom w:val="0"/>
      <w:divBdr>
        <w:top w:val="none" w:sz="0" w:space="0" w:color="auto"/>
        <w:left w:val="none" w:sz="0" w:space="0" w:color="auto"/>
        <w:bottom w:val="none" w:sz="0" w:space="0" w:color="auto"/>
        <w:right w:val="none" w:sz="0" w:space="0" w:color="auto"/>
      </w:divBdr>
    </w:div>
    <w:div w:id="2052654028">
      <w:bodyDiv w:val="1"/>
      <w:marLeft w:val="0"/>
      <w:marRight w:val="0"/>
      <w:marTop w:val="0"/>
      <w:marBottom w:val="0"/>
      <w:divBdr>
        <w:top w:val="none" w:sz="0" w:space="0" w:color="auto"/>
        <w:left w:val="none" w:sz="0" w:space="0" w:color="auto"/>
        <w:bottom w:val="none" w:sz="0" w:space="0" w:color="auto"/>
        <w:right w:val="none" w:sz="0" w:space="0" w:color="auto"/>
      </w:divBdr>
    </w:div>
    <w:div w:id="2119593065">
      <w:bodyDiv w:val="1"/>
      <w:marLeft w:val="0"/>
      <w:marRight w:val="0"/>
      <w:marTop w:val="0"/>
      <w:marBottom w:val="0"/>
      <w:divBdr>
        <w:top w:val="none" w:sz="0" w:space="0" w:color="auto"/>
        <w:left w:val="none" w:sz="0" w:space="0" w:color="auto"/>
        <w:bottom w:val="none" w:sz="0" w:space="0" w:color="auto"/>
        <w:right w:val="none" w:sz="0" w:space="0" w:color="auto"/>
      </w:divBdr>
    </w:div>
    <w:div w:id="2144808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B1893C-E0FD-43EE-87AF-FF1B2B9DD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4151</TotalTime>
  <Pages>91</Pages>
  <Words>14930</Words>
  <Characters>85103</Characters>
  <Application>Microsoft Office Word</Application>
  <DocSecurity>0</DocSecurity>
  <Lines>709</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Asad</dc:creator>
  <cp:keywords/>
  <dc:description/>
  <cp:lastModifiedBy>Asad Shah</cp:lastModifiedBy>
  <cp:revision>638</cp:revision>
  <dcterms:created xsi:type="dcterms:W3CDTF">2024-11-30T06:46:00Z</dcterms:created>
  <dcterms:modified xsi:type="dcterms:W3CDTF">2025-01-12T21:51:00Z</dcterms:modified>
</cp:coreProperties>
</file>